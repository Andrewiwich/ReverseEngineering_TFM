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8966BE" w14:textId="77777777" w:rsidR="00A3621F" w:rsidRPr="00850C6B" w:rsidRDefault="00A3621F" w:rsidP="00AB5550">
      <w:pPr>
        <w:keepNext/>
        <w:spacing w:after="360" w:line="480" w:lineRule="atLeast"/>
        <w:ind w:right="45" w:firstLine="709"/>
        <w:jc w:val="center"/>
        <w:rPr>
          <w:rFonts w:eastAsia="MS Mincho" w:cs="Arial"/>
          <w:b/>
          <w:spacing w:val="-5"/>
          <w:sz w:val="36"/>
          <w:szCs w:val="36"/>
          <w:lang w:eastAsia="es-ES"/>
        </w:rPr>
      </w:pPr>
      <w:r w:rsidRPr="00850C6B">
        <w:rPr>
          <w:rFonts w:eastAsia="MS Mincho" w:cs="Arial"/>
          <w:b/>
          <w:spacing w:val="-5"/>
          <w:sz w:val="36"/>
          <w:szCs w:val="36"/>
          <w:lang w:eastAsia="es-ES"/>
        </w:rPr>
        <w:t>UNIVERSIDAD POLITÉCNICA DE MADRID</w:t>
      </w:r>
    </w:p>
    <w:p w14:paraId="70377BAF" w14:textId="77777777" w:rsidR="00A3621F" w:rsidRPr="00850C6B" w:rsidRDefault="00A3621F" w:rsidP="00AB5550">
      <w:pPr>
        <w:keepNext/>
        <w:spacing w:after="360" w:line="480" w:lineRule="atLeast"/>
        <w:ind w:right="45" w:firstLine="709"/>
        <w:jc w:val="center"/>
        <w:rPr>
          <w:rFonts w:eastAsia="MS Mincho" w:cs="Arial"/>
          <w:b/>
          <w:spacing w:val="-5"/>
          <w:sz w:val="36"/>
          <w:szCs w:val="36"/>
          <w:lang w:eastAsia="es-ES"/>
        </w:rPr>
      </w:pPr>
    </w:p>
    <w:p w14:paraId="1B90E1A9" w14:textId="7AB30685" w:rsidR="00A3621F" w:rsidRPr="00850C6B" w:rsidRDefault="00A3621F" w:rsidP="00AB5550">
      <w:pPr>
        <w:spacing w:after="240"/>
        <w:ind w:firstLine="709"/>
        <w:jc w:val="center"/>
        <w:rPr>
          <w:rFonts w:eastAsia="Times New Roman" w:cs="Arial"/>
          <w:b/>
          <w:bCs/>
          <w:iCs/>
          <w:spacing w:val="9"/>
          <w:sz w:val="36"/>
          <w:szCs w:val="36"/>
          <w:lang w:eastAsia="es-ES"/>
        </w:rPr>
      </w:pPr>
      <w:r w:rsidRPr="00850C6B">
        <w:rPr>
          <w:rFonts w:eastAsia="Times New Roman" w:cs="Arial"/>
          <w:b/>
          <w:bCs/>
          <w:iCs/>
          <w:noProof/>
          <w:spacing w:val="9"/>
          <w:sz w:val="40"/>
          <w:szCs w:val="24"/>
          <w:lang w:eastAsia="es-ES"/>
        </w:rPr>
        <w:drawing>
          <wp:inline distT="0" distB="0" distL="0" distR="0" wp14:anchorId="555FC806" wp14:editId="120C3DFE">
            <wp:extent cx="2743200" cy="2235200"/>
            <wp:effectExtent l="0" t="0" r="0" b="0"/>
            <wp:docPr id="55" name="Imagen 55" descr="EscU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cUp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3200" cy="2235200"/>
                    </a:xfrm>
                    <a:prstGeom prst="rect">
                      <a:avLst/>
                    </a:prstGeom>
                    <a:noFill/>
                    <a:ln>
                      <a:noFill/>
                    </a:ln>
                  </pic:spPr>
                </pic:pic>
              </a:graphicData>
            </a:graphic>
          </wp:inline>
        </w:drawing>
      </w:r>
    </w:p>
    <w:p w14:paraId="202DD841" w14:textId="77777777" w:rsidR="00A3621F" w:rsidRPr="00850C6B" w:rsidRDefault="00A3621F" w:rsidP="00AB5550">
      <w:pPr>
        <w:spacing w:after="240"/>
        <w:ind w:firstLine="709"/>
        <w:jc w:val="center"/>
        <w:rPr>
          <w:rFonts w:eastAsia="Times New Roman" w:cs="Arial"/>
          <w:b/>
          <w:bCs/>
          <w:iCs/>
          <w:spacing w:val="9"/>
          <w:sz w:val="36"/>
          <w:szCs w:val="36"/>
          <w:lang w:eastAsia="es-ES"/>
        </w:rPr>
      </w:pPr>
    </w:p>
    <w:p w14:paraId="19CDF082" w14:textId="77777777" w:rsidR="00A3621F" w:rsidRPr="00850C6B" w:rsidRDefault="00A3621F" w:rsidP="00AB5550">
      <w:pPr>
        <w:spacing w:after="240"/>
        <w:ind w:firstLine="709"/>
        <w:jc w:val="center"/>
        <w:rPr>
          <w:rFonts w:eastAsia="Times New Roman" w:cs="Arial"/>
          <w:b/>
          <w:bCs/>
          <w:iCs/>
          <w:spacing w:val="9"/>
          <w:sz w:val="40"/>
          <w:szCs w:val="40"/>
          <w:lang w:eastAsia="es-ES"/>
        </w:rPr>
      </w:pPr>
      <w:r w:rsidRPr="00850C6B">
        <w:rPr>
          <w:rFonts w:eastAsia="Times New Roman" w:cs="Arial"/>
          <w:b/>
          <w:bCs/>
          <w:iCs/>
          <w:spacing w:val="9"/>
          <w:sz w:val="40"/>
          <w:szCs w:val="40"/>
          <w:lang w:eastAsia="es-ES"/>
        </w:rPr>
        <w:t>MÁSTER UNIVERSITARIO EN CIBERSEGURIDAD</w:t>
      </w:r>
    </w:p>
    <w:p w14:paraId="0C907C3A" w14:textId="77777777" w:rsidR="00A3621F" w:rsidRPr="00850C6B" w:rsidRDefault="00A3621F" w:rsidP="00AB5550">
      <w:pPr>
        <w:spacing w:after="240"/>
        <w:ind w:firstLine="709"/>
        <w:jc w:val="center"/>
        <w:rPr>
          <w:rFonts w:eastAsia="Times New Roman" w:cs="Arial"/>
          <w:b/>
          <w:bCs/>
          <w:iCs/>
          <w:spacing w:val="9"/>
          <w:sz w:val="36"/>
          <w:szCs w:val="36"/>
          <w:lang w:eastAsia="es-ES"/>
        </w:rPr>
      </w:pPr>
      <w:r w:rsidRPr="00850C6B">
        <w:rPr>
          <w:rFonts w:eastAsia="Times New Roman" w:cs="Arial"/>
          <w:b/>
          <w:bCs/>
          <w:iCs/>
          <w:spacing w:val="9"/>
          <w:sz w:val="36"/>
          <w:szCs w:val="36"/>
          <w:lang w:eastAsia="es-ES"/>
        </w:rPr>
        <w:t>TRABAJO FIN DE MÁSTER</w:t>
      </w:r>
    </w:p>
    <w:p w14:paraId="1DFA7E1C" w14:textId="77777777" w:rsidR="00A3621F" w:rsidRPr="00850C6B" w:rsidRDefault="00A3621F" w:rsidP="00AB5550">
      <w:pPr>
        <w:spacing w:after="240"/>
        <w:ind w:firstLine="709"/>
        <w:jc w:val="center"/>
        <w:rPr>
          <w:rFonts w:eastAsia="Times New Roman" w:cs="Arial"/>
          <w:b/>
          <w:bCs/>
          <w:iCs/>
          <w:spacing w:val="9"/>
          <w:sz w:val="40"/>
          <w:szCs w:val="24"/>
          <w:lang w:eastAsia="es-ES"/>
        </w:rPr>
      </w:pPr>
    </w:p>
    <w:p w14:paraId="2DC4C520" w14:textId="5553C294" w:rsidR="00A3621F" w:rsidRPr="00850C6B" w:rsidRDefault="00AA6F1D" w:rsidP="00AB5550">
      <w:pPr>
        <w:spacing w:after="240"/>
        <w:ind w:firstLine="709"/>
        <w:jc w:val="center"/>
        <w:rPr>
          <w:rFonts w:eastAsia="Times New Roman" w:cs="Arial"/>
          <w:b/>
          <w:bCs/>
          <w:i/>
          <w:iCs/>
          <w:spacing w:val="9"/>
          <w:sz w:val="36"/>
          <w:szCs w:val="36"/>
          <w:lang w:eastAsia="es-ES"/>
        </w:rPr>
      </w:pPr>
      <w:r>
        <w:rPr>
          <w:rFonts w:eastAsia="Times New Roman" w:cs="Arial"/>
          <w:b/>
          <w:bCs/>
          <w:i/>
          <w:iCs/>
          <w:spacing w:val="9"/>
          <w:sz w:val="36"/>
          <w:szCs w:val="36"/>
          <w:lang w:eastAsia="es-ES"/>
        </w:rPr>
        <w:t>Desarrollo de mecanismos para auditoría de tráfico de aplicaciones Android</w:t>
      </w:r>
    </w:p>
    <w:p w14:paraId="3C578309" w14:textId="77777777" w:rsidR="00A3621F" w:rsidRPr="00850C6B" w:rsidRDefault="00A3621F">
      <w:pPr>
        <w:spacing w:after="240"/>
        <w:ind w:firstLine="0"/>
        <w:jc w:val="center"/>
        <w:rPr>
          <w:rFonts w:eastAsia="Times New Roman" w:cs="Arial"/>
          <w:b/>
          <w:bCs/>
          <w:iCs/>
          <w:spacing w:val="9"/>
          <w:sz w:val="36"/>
          <w:szCs w:val="36"/>
          <w:lang w:eastAsia="es-ES"/>
        </w:rPr>
        <w:pPrChange w:id="0" w:author="Andrea del Nido García" w:date="2020-05-12T09:15:00Z">
          <w:pPr>
            <w:spacing w:after="240"/>
            <w:ind w:firstLine="0"/>
          </w:pPr>
        </w:pPrChange>
      </w:pPr>
    </w:p>
    <w:p w14:paraId="044ACADD" w14:textId="73A83112" w:rsidR="00A3621F" w:rsidRPr="00850C6B" w:rsidRDefault="00E55930" w:rsidP="0051027A">
      <w:pPr>
        <w:spacing w:after="240"/>
        <w:ind w:firstLine="709"/>
        <w:jc w:val="center"/>
        <w:rPr>
          <w:rFonts w:eastAsia="Times New Roman" w:cs="Arial"/>
          <w:b/>
          <w:bCs/>
          <w:iCs/>
          <w:spacing w:val="9"/>
          <w:sz w:val="36"/>
          <w:szCs w:val="36"/>
          <w:lang w:eastAsia="es-ES"/>
        </w:rPr>
      </w:pPr>
      <w:r>
        <w:rPr>
          <w:rFonts w:eastAsia="Times New Roman" w:cs="Arial"/>
          <w:b/>
          <w:bCs/>
          <w:iCs/>
          <w:spacing w:val="9"/>
          <w:sz w:val="36"/>
          <w:szCs w:val="36"/>
          <w:lang w:eastAsia="es-ES"/>
        </w:rPr>
        <w:t>Andrea del Nido García</w:t>
      </w:r>
    </w:p>
    <w:p w14:paraId="50D4500B" w14:textId="2E4472B2" w:rsidR="00730657" w:rsidRPr="00850C6B" w:rsidRDefault="002D372A" w:rsidP="00807E97">
      <w:pPr>
        <w:spacing w:after="240"/>
        <w:ind w:firstLine="709"/>
        <w:jc w:val="center"/>
        <w:rPr>
          <w:lang w:eastAsia="es-ES"/>
        </w:rPr>
        <w:sectPr w:rsidR="00730657" w:rsidRPr="00850C6B" w:rsidSect="00730657">
          <w:headerReference w:type="even" r:id="rId9"/>
          <w:headerReference w:type="default" r:id="rId10"/>
          <w:footerReference w:type="even" r:id="rId11"/>
          <w:footerReference w:type="default" r:id="rId12"/>
          <w:pgSz w:w="11906" w:h="16838"/>
          <w:pgMar w:top="1417" w:right="1701" w:bottom="1417" w:left="1701" w:header="709" w:footer="680" w:gutter="0"/>
          <w:cols w:space="708"/>
          <w:titlePg/>
          <w:docGrid w:linePitch="360"/>
        </w:sectPr>
      </w:pPr>
      <w:r>
        <w:rPr>
          <w:rFonts w:eastAsia="Times New Roman" w:cs="Arial"/>
          <w:b/>
          <w:bCs/>
          <w:iCs/>
          <w:spacing w:val="9"/>
          <w:sz w:val="36"/>
          <w:szCs w:val="36"/>
          <w:lang w:eastAsia="es-ES"/>
        </w:rPr>
        <w:t>2020</w:t>
      </w:r>
    </w:p>
    <w:p w14:paraId="5F61759A" w14:textId="77777777" w:rsidR="006328CC" w:rsidRPr="00850C6B" w:rsidRDefault="006328CC">
      <w:pPr>
        <w:spacing w:before="200" w:after="200" w:line="276" w:lineRule="auto"/>
        <w:ind w:firstLine="0"/>
        <w:rPr>
          <w:rFonts w:eastAsia="Times New Roman"/>
          <w:szCs w:val="24"/>
          <w:lang w:eastAsia="es-ES"/>
        </w:rPr>
        <w:pPrChange w:id="1" w:author="Andrea del Nido García" w:date="2020-05-11T12:00:00Z">
          <w:pPr>
            <w:spacing w:before="200" w:after="200" w:line="276" w:lineRule="auto"/>
            <w:ind w:firstLine="0"/>
            <w:jc w:val="left"/>
          </w:pPr>
        </w:pPrChange>
      </w:pPr>
    </w:p>
    <w:p w14:paraId="38E975C1" w14:textId="77777777" w:rsidR="006328CC" w:rsidRPr="00850C6B" w:rsidRDefault="006328CC">
      <w:pPr>
        <w:spacing w:line="259" w:lineRule="auto"/>
        <w:ind w:firstLine="0"/>
        <w:rPr>
          <w:rFonts w:cs="Arial"/>
          <w:b/>
          <w:sz w:val="28"/>
          <w:szCs w:val="32"/>
        </w:rPr>
      </w:pPr>
      <w:r w:rsidRPr="00850C6B">
        <w:rPr>
          <w:rFonts w:cs="Arial"/>
          <w:b/>
          <w:bCs/>
          <w:sz w:val="28"/>
          <w:szCs w:val="32"/>
        </w:rPr>
        <w:t>TRABAJO FIN DE MÁSTER</w:t>
      </w:r>
    </w:p>
    <w:p w14:paraId="6F573AA9" w14:textId="77777777" w:rsidR="006328CC" w:rsidRPr="00850C6B" w:rsidRDefault="006328CC">
      <w:pPr>
        <w:spacing w:after="240"/>
        <w:ind w:firstLine="709"/>
        <w:rPr>
          <w:rFonts w:eastAsia="Times New Roman" w:cs="Arial"/>
          <w:szCs w:val="24"/>
          <w:lang w:eastAsia="es-ES"/>
        </w:rPr>
      </w:pPr>
    </w:p>
    <w:p w14:paraId="00726587" w14:textId="2495ACDC" w:rsidR="006328CC" w:rsidRPr="00850C6B" w:rsidRDefault="006328CC">
      <w:pPr>
        <w:spacing w:line="259" w:lineRule="auto"/>
        <w:ind w:firstLine="0"/>
        <w:rPr>
          <w:rFonts w:cs="Arial"/>
          <w:b/>
          <w:bCs/>
          <w:sz w:val="24"/>
          <w:szCs w:val="24"/>
        </w:rPr>
      </w:pPr>
      <w:r w:rsidRPr="00850C6B">
        <w:rPr>
          <w:rFonts w:cs="Arial"/>
          <w:b/>
          <w:bCs/>
          <w:sz w:val="24"/>
          <w:szCs w:val="24"/>
        </w:rPr>
        <w:t>TÍTULO:</w:t>
      </w:r>
      <w:r w:rsidRPr="00850C6B">
        <w:rPr>
          <w:rFonts w:cs="Arial"/>
          <w:bCs/>
          <w:sz w:val="24"/>
          <w:szCs w:val="24"/>
        </w:rPr>
        <w:t xml:space="preserve"> </w:t>
      </w:r>
      <w:r w:rsidR="00D90E8A">
        <w:rPr>
          <w:rFonts w:cs="Arial"/>
          <w:bCs/>
          <w:sz w:val="24"/>
          <w:szCs w:val="24"/>
        </w:rPr>
        <w:t>Desarrollo de mecanismos para auditoría de tráfico de aplicaciones Android</w:t>
      </w:r>
    </w:p>
    <w:p w14:paraId="3FAD9089" w14:textId="30D0F821" w:rsidR="006328CC" w:rsidRPr="00850C6B" w:rsidRDefault="006328CC">
      <w:pPr>
        <w:spacing w:line="259" w:lineRule="auto"/>
        <w:ind w:left="2552" w:hanging="2552"/>
        <w:rPr>
          <w:rFonts w:cs="Arial"/>
          <w:b/>
          <w:bCs/>
          <w:sz w:val="24"/>
          <w:szCs w:val="24"/>
        </w:rPr>
      </w:pPr>
      <w:r w:rsidRPr="00850C6B">
        <w:rPr>
          <w:rFonts w:cs="Arial"/>
          <w:b/>
          <w:bCs/>
          <w:sz w:val="24"/>
          <w:szCs w:val="24"/>
        </w:rPr>
        <w:t>AUTOR:</w:t>
      </w:r>
      <w:r w:rsidRPr="00850C6B">
        <w:rPr>
          <w:rFonts w:cs="Arial"/>
          <w:bCs/>
          <w:sz w:val="24"/>
          <w:szCs w:val="24"/>
        </w:rPr>
        <w:t xml:space="preserve"> D. </w:t>
      </w:r>
      <w:r w:rsidR="00821D36">
        <w:rPr>
          <w:rFonts w:cs="Arial"/>
          <w:bCs/>
          <w:sz w:val="24"/>
          <w:szCs w:val="24"/>
        </w:rPr>
        <w:t>Andrea del Nido García</w:t>
      </w:r>
    </w:p>
    <w:p w14:paraId="008E9CDC" w14:textId="77777777" w:rsidR="006328CC" w:rsidRPr="00850C6B" w:rsidRDefault="006328CC">
      <w:pPr>
        <w:spacing w:after="240"/>
        <w:ind w:firstLine="709"/>
        <w:rPr>
          <w:rFonts w:eastAsia="Times New Roman"/>
          <w:szCs w:val="24"/>
        </w:rPr>
      </w:pPr>
    </w:p>
    <w:p w14:paraId="5DCF205D" w14:textId="32A7B321" w:rsidR="006328CC" w:rsidRDefault="006328CC">
      <w:pPr>
        <w:spacing w:line="259" w:lineRule="auto"/>
        <w:ind w:left="2552" w:hanging="2552"/>
        <w:rPr>
          <w:rFonts w:cs="Arial"/>
          <w:b/>
          <w:bCs/>
          <w:sz w:val="24"/>
          <w:szCs w:val="24"/>
        </w:rPr>
      </w:pPr>
      <w:r w:rsidRPr="00850C6B">
        <w:rPr>
          <w:rFonts w:cs="Arial"/>
          <w:b/>
          <w:bCs/>
          <w:sz w:val="24"/>
          <w:szCs w:val="24"/>
        </w:rPr>
        <w:t xml:space="preserve">TUTOR 1/DIRECTOR: </w:t>
      </w:r>
      <w:r w:rsidRPr="00850C6B">
        <w:rPr>
          <w:rFonts w:cs="Arial"/>
          <w:bCs/>
          <w:sz w:val="24"/>
          <w:szCs w:val="24"/>
        </w:rPr>
        <w:t xml:space="preserve">D. </w:t>
      </w:r>
      <w:r w:rsidR="00C9185F">
        <w:rPr>
          <w:rFonts w:cs="Arial"/>
          <w:bCs/>
          <w:sz w:val="24"/>
          <w:szCs w:val="24"/>
        </w:rPr>
        <w:t>José</w:t>
      </w:r>
      <w:r w:rsidR="005A31FD">
        <w:rPr>
          <w:rFonts w:cs="Arial"/>
          <w:bCs/>
          <w:sz w:val="24"/>
          <w:szCs w:val="24"/>
        </w:rPr>
        <w:t xml:space="preserve"> María del </w:t>
      </w:r>
      <w:r w:rsidR="00C9185F">
        <w:rPr>
          <w:rFonts w:cs="Arial"/>
          <w:bCs/>
          <w:sz w:val="24"/>
          <w:szCs w:val="24"/>
        </w:rPr>
        <w:t>Álamo</w:t>
      </w:r>
      <w:r w:rsidR="005A31FD">
        <w:rPr>
          <w:rFonts w:cs="Arial"/>
          <w:bCs/>
          <w:sz w:val="24"/>
          <w:szCs w:val="24"/>
        </w:rPr>
        <w:t xml:space="preserve"> Ramiro</w:t>
      </w:r>
    </w:p>
    <w:p w14:paraId="3F170AF1" w14:textId="77777777" w:rsidR="00230C78" w:rsidRPr="00230C78" w:rsidRDefault="00230C78">
      <w:pPr>
        <w:spacing w:line="259" w:lineRule="auto"/>
        <w:ind w:left="2552" w:hanging="2552"/>
        <w:rPr>
          <w:rFonts w:cs="Arial"/>
          <w:b/>
          <w:bCs/>
          <w:sz w:val="24"/>
          <w:szCs w:val="24"/>
        </w:rPr>
      </w:pPr>
    </w:p>
    <w:p w14:paraId="6E1984D2" w14:textId="77777777" w:rsidR="006328CC" w:rsidRPr="00850C6B" w:rsidRDefault="006328CC">
      <w:pPr>
        <w:spacing w:line="259" w:lineRule="auto"/>
        <w:ind w:firstLine="0"/>
        <w:rPr>
          <w:b/>
          <w:iCs/>
          <w:sz w:val="24"/>
          <w:szCs w:val="24"/>
        </w:rPr>
      </w:pPr>
      <w:r w:rsidRPr="00850C6B">
        <w:rPr>
          <w:b/>
          <w:iCs/>
          <w:sz w:val="24"/>
          <w:szCs w:val="24"/>
        </w:rPr>
        <w:t>Escuela Técnica Superior de Ingenieros de Telecomunicación</w:t>
      </w:r>
    </w:p>
    <w:p w14:paraId="640961DA" w14:textId="77777777" w:rsidR="006328CC" w:rsidRPr="00850C6B" w:rsidRDefault="006328CC">
      <w:pPr>
        <w:spacing w:line="259" w:lineRule="auto"/>
        <w:ind w:firstLine="0"/>
        <w:rPr>
          <w:b/>
          <w:iCs/>
          <w:sz w:val="24"/>
          <w:szCs w:val="24"/>
        </w:rPr>
      </w:pPr>
      <w:r w:rsidRPr="00850C6B">
        <w:rPr>
          <w:b/>
          <w:iCs/>
          <w:sz w:val="24"/>
          <w:szCs w:val="24"/>
        </w:rPr>
        <w:t>Escuela Técnica Superior de Ingeniería y Sistemas de Telecomunicación</w:t>
      </w:r>
    </w:p>
    <w:p w14:paraId="56FBC1E2" w14:textId="77777777" w:rsidR="006328CC" w:rsidRPr="00850C6B" w:rsidRDefault="006328CC">
      <w:pPr>
        <w:spacing w:line="259" w:lineRule="auto"/>
        <w:ind w:firstLine="0"/>
        <w:rPr>
          <w:b/>
          <w:iCs/>
          <w:sz w:val="24"/>
          <w:szCs w:val="24"/>
        </w:rPr>
      </w:pPr>
      <w:r w:rsidRPr="00850C6B">
        <w:rPr>
          <w:b/>
          <w:iCs/>
          <w:sz w:val="24"/>
          <w:szCs w:val="24"/>
        </w:rPr>
        <w:t>Escuela Técnica Superior de Ingenieros Informáticos</w:t>
      </w:r>
    </w:p>
    <w:p w14:paraId="1349E534" w14:textId="77777777" w:rsidR="006328CC" w:rsidRPr="00850C6B" w:rsidRDefault="006328CC">
      <w:pPr>
        <w:spacing w:line="259" w:lineRule="auto"/>
        <w:ind w:firstLine="0"/>
        <w:rPr>
          <w:b/>
          <w:iCs/>
          <w:sz w:val="24"/>
          <w:szCs w:val="24"/>
        </w:rPr>
      </w:pPr>
      <w:r w:rsidRPr="00850C6B">
        <w:rPr>
          <w:b/>
          <w:iCs/>
          <w:sz w:val="24"/>
          <w:szCs w:val="24"/>
        </w:rPr>
        <w:t>Escuela Técnica Superior de Ingeniería de Sistemas Informáticos</w:t>
      </w:r>
    </w:p>
    <w:p w14:paraId="14EAB729" w14:textId="77777777" w:rsidR="006328CC" w:rsidRPr="00850C6B" w:rsidRDefault="006328CC">
      <w:pPr>
        <w:spacing w:after="240"/>
        <w:ind w:firstLine="709"/>
        <w:rPr>
          <w:rFonts w:eastAsia="Times New Roman" w:cs="Arial"/>
          <w:szCs w:val="24"/>
          <w:lang w:eastAsia="es-ES"/>
        </w:rPr>
      </w:pPr>
    </w:p>
    <w:p w14:paraId="0B816D60" w14:textId="77777777" w:rsidR="006328CC" w:rsidRPr="00850C6B" w:rsidRDefault="006328CC">
      <w:pPr>
        <w:spacing w:after="240"/>
        <w:ind w:firstLine="709"/>
        <w:rPr>
          <w:rFonts w:eastAsia="Times New Roman" w:cs="Arial"/>
          <w:szCs w:val="24"/>
          <w:lang w:eastAsia="es-ES"/>
        </w:rPr>
      </w:pPr>
    </w:p>
    <w:p w14:paraId="7F4DA84E" w14:textId="77777777" w:rsidR="006328CC" w:rsidRPr="00850C6B" w:rsidRDefault="006328CC">
      <w:pPr>
        <w:spacing w:line="259" w:lineRule="auto"/>
        <w:ind w:firstLine="0"/>
        <w:rPr>
          <w:rFonts w:cs="Arial"/>
          <w:b/>
          <w:bCs/>
          <w:sz w:val="28"/>
          <w:szCs w:val="32"/>
        </w:rPr>
      </w:pPr>
      <w:r w:rsidRPr="00850C6B">
        <w:rPr>
          <w:rFonts w:cs="Arial"/>
          <w:b/>
          <w:bCs/>
          <w:sz w:val="28"/>
          <w:szCs w:val="32"/>
        </w:rPr>
        <w:t>TRIBUNAL:</w:t>
      </w:r>
    </w:p>
    <w:p w14:paraId="613EAD86" w14:textId="77777777" w:rsidR="006328CC" w:rsidRPr="00850C6B" w:rsidRDefault="006328CC">
      <w:pPr>
        <w:spacing w:line="259" w:lineRule="auto"/>
        <w:ind w:left="3261" w:hanging="2552"/>
        <w:rPr>
          <w:rFonts w:cs="Arial"/>
          <w:b/>
          <w:bCs/>
          <w:sz w:val="24"/>
          <w:szCs w:val="24"/>
        </w:rPr>
      </w:pPr>
      <w:r w:rsidRPr="00850C6B">
        <w:rPr>
          <w:rFonts w:cs="Arial"/>
          <w:b/>
          <w:bCs/>
          <w:sz w:val="24"/>
          <w:szCs w:val="24"/>
        </w:rPr>
        <w:t>PRESIDENTE:</w:t>
      </w:r>
    </w:p>
    <w:p w14:paraId="3C93CAD1" w14:textId="77777777" w:rsidR="006328CC" w:rsidRPr="00850C6B" w:rsidRDefault="006328CC">
      <w:pPr>
        <w:spacing w:line="259" w:lineRule="auto"/>
        <w:ind w:left="3261" w:hanging="2552"/>
        <w:rPr>
          <w:rFonts w:cs="Arial"/>
          <w:b/>
          <w:bCs/>
          <w:sz w:val="24"/>
          <w:szCs w:val="24"/>
        </w:rPr>
      </w:pPr>
      <w:r w:rsidRPr="00850C6B">
        <w:rPr>
          <w:rFonts w:cs="Arial"/>
          <w:b/>
          <w:bCs/>
          <w:sz w:val="24"/>
          <w:szCs w:val="24"/>
        </w:rPr>
        <w:t>VOCAL:</w:t>
      </w:r>
      <w:r w:rsidRPr="00850C6B">
        <w:rPr>
          <w:rFonts w:cs="Arial"/>
          <w:bCs/>
          <w:sz w:val="24"/>
          <w:szCs w:val="24"/>
        </w:rPr>
        <w:t xml:space="preserve"> </w:t>
      </w:r>
    </w:p>
    <w:p w14:paraId="0CD8854D" w14:textId="77777777" w:rsidR="006328CC" w:rsidRPr="00850C6B" w:rsidRDefault="006328CC">
      <w:pPr>
        <w:spacing w:line="259" w:lineRule="auto"/>
        <w:ind w:left="3261" w:hanging="2552"/>
        <w:rPr>
          <w:rFonts w:cs="Arial"/>
          <w:b/>
          <w:bCs/>
          <w:sz w:val="24"/>
          <w:szCs w:val="24"/>
        </w:rPr>
      </w:pPr>
      <w:r w:rsidRPr="00850C6B">
        <w:rPr>
          <w:rFonts w:cs="Arial"/>
          <w:b/>
          <w:bCs/>
          <w:sz w:val="24"/>
          <w:szCs w:val="24"/>
        </w:rPr>
        <w:t>SECRETARIO:</w:t>
      </w:r>
      <w:r w:rsidRPr="00850C6B">
        <w:rPr>
          <w:rFonts w:cs="Arial"/>
          <w:bCs/>
          <w:sz w:val="24"/>
          <w:szCs w:val="24"/>
        </w:rPr>
        <w:t xml:space="preserve"> </w:t>
      </w:r>
    </w:p>
    <w:p w14:paraId="697E987D" w14:textId="77777777" w:rsidR="006328CC" w:rsidRPr="00850C6B" w:rsidRDefault="006328CC">
      <w:pPr>
        <w:spacing w:after="240"/>
        <w:ind w:firstLine="709"/>
        <w:rPr>
          <w:rFonts w:eastAsia="Times New Roman" w:cs="Arial"/>
          <w:szCs w:val="24"/>
          <w:lang w:eastAsia="es-ES"/>
        </w:rPr>
      </w:pPr>
    </w:p>
    <w:p w14:paraId="38ACD21F" w14:textId="77777777" w:rsidR="006328CC" w:rsidRPr="00850C6B" w:rsidRDefault="006328CC">
      <w:pPr>
        <w:spacing w:line="259" w:lineRule="auto"/>
        <w:ind w:firstLine="0"/>
        <w:rPr>
          <w:rFonts w:cs="Arial"/>
          <w:bCs/>
          <w:sz w:val="24"/>
          <w:szCs w:val="24"/>
        </w:rPr>
      </w:pPr>
      <w:r w:rsidRPr="00850C6B">
        <w:rPr>
          <w:rFonts w:cs="Arial"/>
          <w:b/>
          <w:bCs/>
          <w:sz w:val="24"/>
          <w:szCs w:val="24"/>
        </w:rPr>
        <w:t xml:space="preserve">FECHA DE LECTURA: </w:t>
      </w:r>
    </w:p>
    <w:p w14:paraId="5905B984" w14:textId="77777777" w:rsidR="006328CC" w:rsidRPr="00850C6B" w:rsidRDefault="006328CC">
      <w:pPr>
        <w:spacing w:after="240"/>
        <w:ind w:firstLine="709"/>
        <w:rPr>
          <w:rFonts w:eastAsia="Times New Roman"/>
          <w:szCs w:val="24"/>
        </w:rPr>
      </w:pPr>
    </w:p>
    <w:p w14:paraId="4BAAD704" w14:textId="77777777" w:rsidR="006328CC" w:rsidRPr="00850C6B" w:rsidRDefault="006328CC">
      <w:pPr>
        <w:spacing w:line="259" w:lineRule="auto"/>
        <w:ind w:firstLine="0"/>
        <w:rPr>
          <w:rFonts w:cs="Arial"/>
          <w:bCs/>
          <w:sz w:val="24"/>
          <w:szCs w:val="24"/>
        </w:rPr>
      </w:pPr>
      <w:r w:rsidRPr="00850C6B">
        <w:rPr>
          <w:rFonts w:cs="Arial"/>
          <w:b/>
          <w:bCs/>
          <w:sz w:val="24"/>
          <w:szCs w:val="24"/>
        </w:rPr>
        <w:t>CALIFICACIÓN:</w:t>
      </w:r>
    </w:p>
    <w:p w14:paraId="74079B07" w14:textId="77777777" w:rsidR="006328CC" w:rsidRPr="00850C6B" w:rsidRDefault="006328CC">
      <w:pPr>
        <w:spacing w:after="240"/>
        <w:ind w:firstLine="709"/>
        <w:rPr>
          <w:rFonts w:eastAsia="Times New Roman"/>
          <w:szCs w:val="24"/>
        </w:rPr>
      </w:pPr>
    </w:p>
    <w:p w14:paraId="62D34EEE" w14:textId="77777777" w:rsidR="006328CC" w:rsidRPr="00850C6B" w:rsidRDefault="006328CC">
      <w:pPr>
        <w:spacing w:after="240"/>
        <w:ind w:firstLine="709"/>
        <w:rPr>
          <w:rFonts w:eastAsia="Times New Roman"/>
          <w:szCs w:val="24"/>
        </w:rPr>
      </w:pPr>
    </w:p>
    <w:p w14:paraId="5F87F62C" w14:textId="461ACD2A" w:rsidR="006328CC" w:rsidRPr="00850C6B" w:rsidRDefault="006328CC">
      <w:pPr>
        <w:spacing w:after="240"/>
        <w:ind w:firstLine="709"/>
        <w:rPr>
          <w:rFonts w:eastAsia="Times New Roman"/>
          <w:szCs w:val="24"/>
        </w:rPr>
        <w:pPrChange w:id="2" w:author="Andrea del Nido García" w:date="2020-05-11T12:00:00Z">
          <w:pPr>
            <w:spacing w:after="240"/>
            <w:ind w:firstLine="709"/>
            <w:jc w:val="center"/>
          </w:pPr>
        </w:pPrChange>
      </w:pPr>
      <w:proofErr w:type="spellStart"/>
      <w:r w:rsidRPr="00850C6B">
        <w:rPr>
          <w:rFonts w:eastAsia="Times New Roman"/>
          <w:szCs w:val="24"/>
        </w:rPr>
        <w:t>Fdo</w:t>
      </w:r>
      <w:proofErr w:type="spellEnd"/>
      <w:r w:rsidRPr="00850C6B">
        <w:rPr>
          <w:rFonts w:eastAsia="Times New Roman"/>
          <w:szCs w:val="24"/>
        </w:rPr>
        <w:t>: El Secretario del T</w:t>
      </w:r>
      <w:r w:rsidR="00850C6B">
        <w:rPr>
          <w:rFonts w:eastAsia="Times New Roman"/>
          <w:szCs w:val="24"/>
        </w:rPr>
        <w:t>r</w:t>
      </w:r>
      <w:r w:rsidRPr="00850C6B">
        <w:rPr>
          <w:rFonts w:eastAsia="Times New Roman"/>
          <w:szCs w:val="24"/>
        </w:rPr>
        <w:t>ibunal</w:t>
      </w:r>
    </w:p>
    <w:p w14:paraId="524D9D6C" w14:textId="77777777" w:rsidR="00400D13" w:rsidRPr="00850C6B" w:rsidRDefault="00400D13">
      <w:pPr>
        <w:rPr>
          <w:lang w:eastAsia="es-ES"/>
        </w:rPr>
      </w:pPr>
    </w:p>
    <w:p w14:paraId="6DDCC1EC" w14:textId="357F7AEB" w:rsidR="00A3621F" w:rsidRPr="00850C6B" w:rsidRDefault="00A3621F">
      <w:pPr>
        <w:spacing w:after="0" w:line="240" w:lineRule="auto"/>
        <w:ind w:firstLine="0"/>
        <w:rPr>
          <w:rFonts w:eastAsia="Times New Roman" w:cs="Arial"/>
          <w:b/>
          <w:lang w:eastAsia="es-ES"/>
        </w:rPr>
        <w:sectPr w:rsidR="00A3621F" w:rsidRPr="00850C6B" w:rsidSect="00242BC2">
          <w:type w:val="oddPage"/>
          <w:pgSz w:w="11906" w:h="16838"/>
          <w:pgMar w:top="1417" w:right="1701" w:bottom="1417" w:left="1701" w:header="709" w:footer="680" w:gutter="0"/>
          <w:cols w:space="708"/>
          <w:titlePg/>
          <w:docGrid w:linePitch="360"/>
        </w:sectPr>
      </w:pPr>
    </w:p>
    <w:p w14:paraId="371DEFF8" w14:textId="77777777" w:rsidR="00440C40" w:rsidRDefault="00440C40"/>
    <w:p w14:paraId="483E291C" w14:textId="4A90E337" w:rsidR="00440C40" w:rsidRDefault="00440C40">
      <w:pPr>
        <w:spacing w:after="0" w:line="240" w:lineRule="auto"/>
        <w:ind w:firstLine="0"/>
        <w:rPr>
          <w:rFonts w:ascii="Arial Black" w:eastAsia="Times New Roman" w:hAnsi="Arial Black"/>
          <w:b/>
          <w:bCs/>
          <w:kern w:val="32"/>
          <w:sz w:val="68"/>
          <w:szCs w:val="32"/>
          <w:lang w:eastAsia="es-ES"/>
        </w:rPr>
        <w:pPrChange w:id="3" w:author="Andrea del Nido García" w:date="2020-05-11T12:00:00Z">
          <w:pPr>
            <w:spacing w:after="0" w:line="240" w:lineRule="auto"/>
            <w:ind w:firstLine="0"/>
            <w:jc w:val="left"/>
          </w:pPr>
        </w:pPrChange>
      </w:pPr>
      <w:r>
        <w:br w:type="page"/>
      </w:r>
    </w:p>
    <w:p w14:paraId="33698947" w14:textId="77777777" w:rsidR="001A518E" w:rsidRPr="001A518E" w:rsidRDefault="001A518E">
      <w:pPr>
        <w:spacing w:after="0"/>
        <w:rPr>
          <w:lang w:eastAsia="es-ES"/>
        </w:rPr>
      </w:pPr>
    </w:p>
    <w:p w14:paraId="6B842D78" w14:textId="717321CA" w:rsidR="00A86CC7" w:rsidRPr="00850C6B" w:rsidRDefault="00A86CC7">
      <w:pPr>
        <w:pStyle w:val="Ttulo0"/>
        <w:jc w:val="both"/>
        <w:pPrChange w:id="4" w:author="Andrea del Nido García" w:date="2020-05-11T12:00:00Z">
          <w:pPr>
            <w:pStyle w:val="Ttulo0"/>
          </w:pPr>
        </w:pPrChange>
      </w:pPr>
      <w:bookmarkStart w:id="5" w:name="_Toc37675360"/>
      <w:bookmarkStart w:id="6" w:name="_Toc40202055"/>
      <w:r>
        <w:t>Agradecimientos</w:t>
      </w:r>
      <w:bookmarkEnd w:id="5"/>
      <w:bookmarkEnd w:id="6"/>
    </w:p>
    <w:p w14:paraId="6BD70046" w14:textId="1E9CA5AB" w:rsidR="001477E7" w:rsidRPr="00850C6B" w:rsidRDefault="00845B00">
      <w:pPr>
        <w:rPr>
          <w:lang w:eastAsia="es-ES"/>
        </w:rPr>
      </w:pPr>
      <w:r w:rsidRPr="00850C6B">
        <w:rPr>
          <w:lang w:eastAsia="es-ES"/>
        </w:rPr>
        <w:t>Opcional</w:t>
      </w:r>
    </w:p>
    <w:p w14:paraId="75B37DD7" w14:textId="5DC2228B" w:rsidR="00624534" w:rsidRDefault="00624534"/>
    <w:p w14:paraId="7BB4233B" w14:textId="6E1DEDF1" w:rsidR="00DF4463" w:rsidRDefault="00DF4463"/>
    <w:p w14:paraId="0D3E2646" w14:textId="78EF92A6" w:rsidR="00DF4463" w:rsidRDefault="00DF4463"/>
    <w:p w14:paraId="19D9E44A" w14:textId="660C5F4F" w:rsidR="00DF4463" w:rsidRDefault="00DF4463"/>
    <w:p w14:paraId="03B13D35" w14:textId="75197773" w:rsidR="00DF4463" w:rsidRDefault="00DF4463"/>
    <w:p w14:paraId="6D086EF6" w14:textId="084A00C1" w:rsidR="00DF4463" w:rsidRDefault="00DF4463"/>
    <w:p w14:paraId="1A0BB3E6" w14:textId="08533881" w:rsidR="00DF4463" w:rsidRDefault="00DF4463"/>
    <w:p w14:paraId="7BAB56F8" w14:textId="033ECBE7" w:rsidR="00DF4463" w:rsidRDefault="00DF4463"/>
    <w:p w14:paraId="1B21175D" w14:textId="280C10BB" w:rsidR="00DF4463" w:rsidRDefault="00DF4463"/>
    <w:p w14:paraId="71EA8DE7" w14:textId="3E8F7E8F" w:rsidR="00DF4463" w:rsidRDefault="00DF4463"/>
    <w:p w14:paraId="21F70A58" w14:textId="408DE738" w:rsidR="00DF4463" w:rsidRDefault="00DF4463"/>
    <w:p w14:paraId="1EEC23A4" w14:textId="22A49284" w:rsidR="00DF4463" w:rsidRDefault="00DF4463"/>
    <w:p w14:paraId="1E9595C4" w14:textId="2FFD1307" w:rsidR="00DF4463" w:rsidRDefault="00DF4463"/>
    <w:p w14:paraId="1ACFC5D1" w14:textId="475B2A09" w:rsidR="00DF4463" w:rsidRDefault="00DF4463"/>
    <w:p w14:paraId="0F687184" w14:textId="767A5B69" w:rsidR="00DF4463" w:rsidRDefault="00DF4463"/>
    <w:p w14:paraId="4F11CCD8" w14:textId="3EFB6A6F" w:rsidR="00DF4463" w:rsidRDefault="00DF4463"/>
    <w:p w14:paraId="4E2F04AE" w14:textId="77777777" w:rsidR="00DF4463" w:rsidRDefault="00DF4463"/>
    <w:p w14:paraId="48020A24" w14:textId="0DFB1DD0" w:rsidR="0029463D" w:rsidRPr="00850C6B" w:rsidRDefault="0029463D">
      <w:pPr>
        <w:pStyle w:val="Ttulo0"/>
        <w:jc w:val="both"/>
        <w:pPrChange w:id="7" w:author="Andrea del Nido García" w:date="2020-05-11T12:00:00Z">
          <w:pPr>
            <w:pStyle w:val="Ttulo0"/>
          </w:pPr>
        </w:pPrChange>
      </w:pPr>
      <w:bookmarkStart w:id="8" w:name="_Toc37675361"/>
      <w:bookmarkStart w:id="9" w:name="_Toc40202056"/>
      <w:commentRangeStart w:id="10"/>
      <w:r>
        <w:t>Resumen</w:t>
      </w:r>
      <w:bookmarkEnd w:id="8"/>
      <w:bookmarkEnd w:id="9"/>
      <w:commentRangeEnd w:id="10"/>
      <w:r w:rsidR="006C224A">
        <w:rPr>
          <w:rStyle w:val="Refdecomentario"/>
          <w:rFonts w:asciiTheme="minorHAnsi" w:eastAsiaTheme="minorHAnsi" w:hAnsiTheme="minorHAnsi" w:cstheme="minorBidi"/>
          <w:b w:val="0"/>
          <w:bCs w:val="0"/>
          <w:kern w:val="0"/>
          <w:lang w:eastAsia="en-US"/>
        </w:rPr>
        <w:commentReference w:id="10"/>
      </w:r>
    </w:p>
    <w:p w14:paraId="6924B2C3" w14:textId="7A44066E" w:rsidR="006D7F95" w:rsidRDefault="00116D89">
      <w:pPr>
        <w:rPr>
          <w:lang w:eastAsia="es-ES"/>
        </w:rPr>
      </w:pPr>
      <w:r>
        <w:rPr>
          <w:lang w:eastAsia="es-ES"/>
        </w:rPr>
        <w:t xml:space="preserve">Cada día más y más usuarios disponen de teléfono móviles, </w:t>
      </w:r>
      <w:r w:rsidR="0022087C">
        <w:rPr>
          <w:lang w:eastAsia="es-ES"/>
        </w:rPr>
        <w:t xml:space="preserve">y </w:t>
      </w:r>
      <w:r>
        <w:rPr>
          <w:lang w:eastAsia="es-ES"/>
        </w:rPr>
        <w:t>hoy en día se asocia a las personas con números de teléfono. Todo este gran desarrollo de tecnología conlleva a que, como bien es sabido por todos, nuestros móviles sean algo fundamental en todo momento. La mayor parte de datos personales de los usuarios se encuentran en sus dispositivos móviles. Es por esto por lo que es realmente necesario definir unos protocolos de seguridad claros y concisos, que permitan poder hacer uso de estas tecnologías sin temer ataques a la privacidad, robo de identidad, etc.</w:t>
      </w:r>
    </w:p>
    <w:p w14:paraId="3DB9CDF0" w14:textId="019F2F11" w:rsidR="00845B00" w:rsidRDefault="006D7F95">
      <w:pPr>
        <w:rPr>
          <w:lang w:eastAsia="es-ES"/>
        </w:rPr>
      </w:pPr>
      <w:r>
        <w:rPr>
          <w:lang w:eastAsia="es-ES"/>
        </w:rPr>
        <w:t>Cada vez hay más y más aplicaciones disponibles en nuestros teléfonos móviles que hacen que nuestra vida sea algo más sencilla o incluso más entretenida en ciertos momentos. Ahora bien, es cierto que dichas aplicaciones hacen uso de datos que se almacenan en los terminales</w:t>
      </w:r>
      <w:r w:rsidR="004D0109">
        <w:rPr>
          <w:lang w:eastAsia="es-ES"/>
        </w:rPr>
        <w:t xml:space="preserve">, como, por ejemplo, posicionamiento GPS, acceso a cámara, contactos, </w:t>
      </w:r>
      <w:r w:rsidR="00B13C7F">
        <w:rPr>
          <w:lang w:eastAsia="es-ES"/>
        </w:rPr>
        <w:t>entre otros</w:t>
      </w:r>
      <w:r w:rsidR="001E1380">
        <w:rPr>
          <w:lang w:eastAsia="es-ES"/>
        </w:rPr>
        <w:t>.</w:t>
      </w:r>
      <w:r w:rsidR="008B29C7">
        <w:rPr>
          <w:lang w:eastAsia="es-ES"/>
        </w:rPr>
        <w:t xml:space="preserve"> </w:t>
      </w:r>
      <w:r w:rsidR="001E1380">
        <w:rPr>
          <w:lang w:eastAsia="es-ES"/>
        </w:rPr>
        <w:t>S</w:t>
      </w:r>
      <w:r w:rsidR="008B29C7">
        <w:rPr>
          <w:lang w:eastAsia="es-ES"/>
        </w:rPr>
        <w:t xml:space="preserve">olicitando permiso al usuario </w:t>
      </w:r>
      <w:r w:rsidR="007936ED">
        <w:rPr>
          <w:lang w:eastAsia="es-ES"/>
        </w:rPr>
        <w:t>claro,</w:t>
      </w:r>
      <w:r w:rsidR="008B29C7">
        <w:rPr>
          <w:lang w:eastAsia="es-ES"/>
        </w:rPr>
        <w:t xml:space="preserve"> pero, ¿quién va a negar el permiso de la cámara a Candy </w:t>
      </w:r>
      <w:proofErr w:type="spellStart"/>
      <w:r w:rsidR="008B29C7" w:rsidRPr="009475CD">
        <w:rPr>
          <w:lang w:eastAsia="es-ES"/>
        </w:rPr>
        <w:t>Crash</w:t>
      </w:r>
      <w:proofErr w:type="spellEnd"/>
      <w:r w:rsidR="008B29C7">
        <w:rPr>
          <w:lang w:eastAsia="es-ES"/>
        </w:rPr>
        <w:t>?</w:t>
      </w:r>
      <w:r w:rsidR="007936ED">
        <w:rPr>
          <w:lang w:eastAsia="es-ES"/>
        </w:rPr>
        <w:t>, si no lo aceptas entonces no te será permitido hacer uso del juego.</w:t>
      </w:r>
    </w:p>
    <w:p w14:paraId="26CDED99" w14:textId="471877BF" w:rsidR="001647C4" w:rsidRPr="00144119" w:rsidRDefault="001647C4">
      <w:pPr>
        <w:rPr>
          <w:lang w:eastAsia="es-ES"/>
        </w:rPr>
      </w:pPr>
      <w:del w:id="11" w:author="Andrea del Nido García" w:date="2020-05-16T09:02:00Z">
        <w:r w:rsidRPr="00144119" w:rsidDel="00144119">
          <w:rPr>
            <w:lang w:eastAsia="es-ES"/>
          </w:rPr>
          <w:delText>El presente trabajo</w:delText>
        </w:r>
      </w:del>
      <w:ins w:id="12" w:author="Andrea del Nido García" w:date="2020-05-16T09:02:00Z">
        <w:r w:rsidR="00144119">
          <w:rPr>
            <w:lang w:eastAsia="es-ES"/>
          </w:rPr>
          <w:t xml:space="preserve">Con el trabajo se quiere </w:t>
        </w:r>
      </w:ins>
      <w:ins w:id="13" w:author="Andrea del Nido García" w:date="2020-05-16T09:03:00Z">
        <w:r w:rsidR="00144119">
          <w:rPr>
            <w:lang w:eastAsia="es-ES"/>
          </w:rPr>
          <w:t xml:space="preserve">conocer lo que hacen las aplicaciones móviles con los datos de los usuarios. </w:t>
        </w:r>
      </w:ins>
      <w:ins w:id="14" w:author="Andrea del Nido García" w:date="2020-05-16T09:07:00Z">
        <w:r w:rsidR="0020206A">
          <w:rPr>
            <w:lang w:eastAsia="es-ES"/>
          </w:rPr>
          <w:t>Analizando los mecanismos que emplean las</w:t>
        </w:r>
      </w:ins>
      <w:ins w:id="15" w:author="Andrea del Nido García" w:date="2020-05-16T09:08:00Z">
        <w:r w:rsidR="0020206A">
          <w:rPr>
            <w:lang w:eastAsia="es-ES"/>
          </w:rPr>
          <w:t xml:space="preserve"> aplicaciones para transmitir información a servidores</w:t>
        </w:r>
      </w:ins>
      <w:ins w:id="16" w:author="Andrea del Nido García" w:date="2020-05-16T09:09:00Z">
        <w:r w:rsidR="00FC6A2B">
          <w:rPr>
            <w:lang w:eastAsia="es-ES"/>
          </w:rPr>
          <w:t xml:space="preserve"> u otros sistemas</w:t>
        </w:r>
      </w:ins>
      <w:ins w:id="17" w:author="Andrea del Nido García" w:date="2020-05-16T09:08:00Z">
        <w:r w:rsidR="0020206A">
          <w:rPr>
            <w:lang w:eastAsia="es-ES"/>
          </w:rPr>
          <w:t xml:space="preserve">, </w:t>
        </w:r>
      </w:ins>
      <w:ins w:id="18" w:author="Andrea del Nido García" w:date="2020-05-16T09:03:00Z">
        <w:r w:rsidR="00144119">
          <w:rPr>
            <w:lang w:eastAsia="es-ES"/>
          </w:rPr>
          <w:t xml:space="preserve">se </w:t>
        </w:r>
      </w:ins>
      <w:ins w:id="19" w:author="Andrea del Nido García" w:date="2020-05-16T09:08:00Z">
        <w:r w:rsidR="0020206A">
          <w:rPr>
            <w:lang w:eastAsia="es-ES"/>
          </w:rPr>
          <w:t>descubre</w:t>
        </w:r>
      </w:ins>
      <w:ins w:id="20" w:author="Andrea del Nido García" w:date="2020-05-16T09:03:00Z">
        <w:r w:rsidR="00144119">
          <w:rPr>
            <w:lang w:eastAsia="es-ES"/>
          </w:rPr>
          <w:t xml:space="preserve"> que las comunicac</w:t>
        </w:r>
      </w:ins>
      <w:ins w:id="21" w:author="Andrea del Nido García" w:date="2020-05-16T09:04:00Z">
        <w:r w:rsidR="00144119">
          <w:rPr>
            <w:lang w:eastAsia="es-ES"/>
          </w:rPr>
          <w:t>iones de las aplicaciones van cifradas por lo que, realmente no es posible conocer que datos de los usuarios están trasmitiendo y a quién los están transmit</w:t>
        </w:r>
      </w:ins>
      <w:ins w:id="22" w:author="Andrea del Nido García" w:date="2020-05-16T09:05:00Z">
        <w:r w:rsidR="00144119">
          <w:rPr>
            <w:lang w:eastAsia="es-ES"/>
          </w:rPr>
          <w:t>iendo.</w:t>
        </w:r>
        <w:r w:rsidR="00AC1F59">
          <w:rPr>
            <w:lang w:eastAsia="es-ES"/>
          </w:rPr>
          <w:t xml:space="preserve"> La solución que se plantea en el trabajo, consiste en desarrollar mecanismos que faciliten la auditoría de trá</w:t>
        </w:r>
      </w:ins>
      <w:ins w:id="23" w:author="Andrea del Nido García" w:date="2020-05-16T09:06:00Z">
        <w:r w:rsidR="00AC1F59">
          <w:rPr>
            <w:lang w:eastAsia="es-ES"/>
          </w:rPr>
          <w:t>fico cifrado en un entorno de laboratorio.</w:t>
        </w:r>
      </w:ins>
      <w:ins w:id="24" w:author="Andrea del Nido García" w:date="2020-05-16T09:05:00Z">
        <w:r w:rsidR="00AC1F59">
          <w:rPr>
            <w:lang w:eastAsia="es-ES"/>
          </w:rPr>
          <w:t xml:space="preserve"> </w:t>
        </w:r>
      </w:ins>
      <w:r w:rsidRPr="00144119">
        <w:rPr>
          <w:lang w:eastAsia="es-ES"/>
        </w:rPr>
        <w:t xml:space="preserve"> </w:t>
      </w:r>
      <w:del w:id="25" w:author="Andrea del Nido García" w:date="2020-05-16T09:02:00Z">
        <w:r w:rsidRPr="00144119" w:rsidDel="00144119">
          <w:rPr>
            <w:lang w:eastAsia="es-ES"/>
            <w:rPrChange w:id="26" w:author="Andrea del Nido García" w:date="2020-05-16T09:02:00Z">
              <w:rPr>
                <w:lang w:eastAsia="es-ES"/>
              </w:rPr>
            </w:rPrChange>
          </w:rPr>
          <w:delText xml:space="preserve">consiste en el análisis de aplicaciones Android, concretamente, el análisis y estudio de los mecanismos de seguridad que implementan las aplicaciones, centrado en el análisis de tráfico, </w:delText>
        </w:r>
        <w:r w:rsidR="002224FF" w:rsidRPr="00144119" w:rsidDel="00144119">
          <w:rPr>
            <w:lang w:eastAsia="es-ES"/>
            <w:rPrChange w:id="27" w:author="Andrea del Nido García" w:date="2020-05-16T09:02:00Z">
              <w:rPr>
                <w:lang w:eastAsia="es-ES"/>
              </w:rPr>
            </w:rPrChange>
          </w:rPr>
          <w:delText xml:space="preserve">además de la implementación y desarrollo de mecanismos capaces de sobrepasar dichos mecanismos de seguridad, </w:delText>
        </w:r>
        <w:r w:rsidRPr="00144119" w:rsidDel="00144119">
          <w:rPr>
            <w:lang w:eastAsia="es-ES"/>
            <w:rPrChange w:id="28" w:author="Andrea del Nido García" w:date="2020-05-16T09:02:00Z">
              <w:rPr>
                <w:lang w:eastAsia="es-ES"/>
              </w:rPr>
            </w:rPrChange>
          </w:rPr>
          <w:delText>ya que, como se ha comentado previamente, si algún atacante fuera capaz de inter</w:delText>
        </w:r>
        <w:r w:rsidR="00DF2B41" w:rsidRPr="00144119" w:rsidDel="00144119">
          <w:rPr>
            <w:lang w:eastAsia="es-ES"/>
            <w:rPrChange w:id="29" w:author="Andrea del Nido García" w:date="2020-05-16T09:02:00Z">
              <w:rPr>
                <w:lang w:eastAsia="es-ES"/>
              </w:rPr>
            </w:rPrChange>
          </w:rPr>
          <w:delText>ceptar las comunicaciones o suplantar las aplicaciones sería capaz de adueñarse de la información del usuario.</w:delText>
        </w:r>
      </w:del>
      <w:ins w:id="30" w:author="Andrea del Nido García" w:date="2020-05-16T09:02:00Z">
        <w:r w:rsidR="00144119">
          <w:rPr>
            <w:lang w:eastAsia="es-ES"/>
          </w:rPr>
          <w:t xml:space="preserve"> </w:t>
        </w:r>
      </w:ins>
    </w:p>
    <w:p w14:paraId="67DDE616" w14:textId="77777777" w:rsidR="00DF4463" w:rsidRPr="00144119" w:rsidRDefault="00DF4463">
      <w:pPr>
        <w:rPr>
          <w:lang w:eastAsia="es-ES"/>
        </w:rPr>
      </w:pPr>
    </w:p>
    <w:p w14:paraId="641C499F" w14:textId="77777777" w:rsidR="0026416D" w:rsidRPr="00333D16" w:rsidRDefault="0026416D">
      <w:pPr>
        <w:rPr>
          <w:lang w:eastAsia="es-ES"/>
        </w:rPr>
      </w:pPr>
    </w:p>
    <w:p w14:paraId="7A3DD03F" w14:textId="6AFCEA8F" w:rsidR="00E302D3" w:rsidRPr="00E302D3" w:rsidRDefault="00E302D3">
      <w:pPr>
        <w:pStyle w:val="Ttulo0"/>
        <w:jc w:val="both"/>
        <w:rPr>
          <w:lang w:val="en-GB"/>
        </w:rPr>
        <w:pPrChange w:id="31" w:author="Andrea del Nido García" w:date="2020-05-11T12:00:00Z">
          <w:pPr>
            <w:pStyle w:val="Ttulo0"/>
          </w:pPr>
        </w:pPrChange>
      </w:pPr>
      <w:bookmarkStart w:id="32" w:name="_Toc37675362"/>
      <w:bookmarkStart w:id="33" w:name="_Toc40202057"/>
      <w:r>
        <w:rPr>
          <w:lang w:val="en-GB"/>
        </w:rPr>
        <w:t>Abstract</w:t>
      </w:r>
      <w:bookmarkEnd w:id="32"/>
      <w:bookmarkEnd w:id="33"/>
    </w:p>
    <w:p w14:paraId="576FDEF0" w14:textId="77777777" w:rsidR="00B13C7F" w:rsidRPr="00B13C7F" w:rsidRDefault="00B13C7F">
      <w:pPr>
        <w:rPr>
          <w:lang w:val="en-US"/>
        </w:rPr>
      </w:pPr>
      <w:r w:rsidRPr="00B13C7F">
        <w:rPr>
          <w:lang w:val="en-US"/>
        </w:rPr>
        <w:t>Every day more and more users have mobile phones, and nowadays people are associated with phone numbers. All this great development of technology means that, as is well known by all, our mobiles are essential at all times. Most of the personal data of users is found on their mobile devices. This is why it is really necessary to define clear and concise security protocols that allow you to make use of these technologies without fear of attacks on privacy, identity theft, etc.</w:t>
      </w:r>
    </w:p>
    <w:p w14:paraId="79C8706E" w14:textId="494FF482" w:rsidR="00B13C7F" w:rsidRDefault="00B13C7F">
      <w:pPr>
        <w:rPr>
          <w:ins w:id="34" w:author="Andrea del Nido García" w:date="2020-05-16T09:11:00Z"/>
          <w:lang w:val="en-US"/>
        </w:rPr>
      </w:pPr>
      <w:r w:rsidRPr="00B13C7F">
        <w:rPr>
          <w:lang w:val="en-US"/>
        </w:rPr>
        <w:t>There are more and more applications available on our mobile phones that make our lives a little easier or even more entertaining at certain times. However, it is true that these applications make use of data that is stored in the terminals, such as, for example, GPS positioning, camera access, contacts, among others. Requesting permission from the user of course, but who is going to deny the permission of the camera to Candy Crash? If you do not accept it then</w:t>
      </w:r>
      <w:ins w:id="35" w:author="Andrea del Nido García" w:date="2020-05-16T09:12:00Z">
        <w:r w:rsidR="001E4308">
          <w:rPr>
            <w:lang w:val="en-US"/>
          </w:rPr>
          <w:t>,</w:t>
        </w:r>
      </w:ins>
      <w:r w:rsidRPr="00B13C7F">
        <w:rPr>
          <w:lang w:val="en-US"/>
        </w:rPr>
        <w:t xml:space="preserve"> you will not be allowed to use the game.</w:t>
      </w:r>
    </w:p>
    <w:p w14:paraId="2327A907" w14:textId="79B87569" w:rsidR="00767265" w:rsidRPr="00B13C7F" w:rsidRDefault="00767265">
      <w:pPr>
        <w:rPr>
          <w:lang w:val="en-US"/>
        </w:rPr>
      </w:pPr>
      <w:ins w:id="36" w:author="Andrea del Nido García" w:date="2020-05-16T09:12:00Z">
        <w:r w:rsidRPr="000955F4">
          <w:rPr>
            <w:lang w:val="en-US"/>
          </w:rPr>
          <w:t xml:space="preserve">With the </w:t>
        </w:r>
        <w:r w:rsidR="008626B7">
          <w:rPr>
            <w:lang w:val="en-US"/>
          </w:rPr>
          <w:t>project</w:t>
        </w:r>
        <w:r w:rsidRPr="000955F4">
          <w:rPr>
            <w:lang w:val="en-US"/>
          </w:rPr>
          <w:t xml:space="preserve"> </w:t>
        </w:r>
      </w:ins>
      <w:ins w:id="37" w:author="Andrea del Nido García" w:date="2020-05-16T09:13:00Z">
        <w:r w:rsidR="00117024">
          <w:rPr>
            <w:lang w:val="en-US"/>
          </w:rPr>
          <w:t>we</w:t>
        </w:r>
      </w:ins>
      <w:ins w:id="38" w:author="Andrea del Nido García" w:date="2020-05-16T09:12:00Z">
        <w:r w:rsidRPr="000955F4">
          <w:rPr>
            <w:lang w:val="en-US"/>
          </w:rPr>
          <w:t xml:space="preserve"> want to know what mobile applications do with user data. Analyzing the mechanisms that applications use to transmit information to servers or other systems, it is discovered that the communications of the applications are encrypted so that it is not really possible to know what user data they are transmitting and to whom they are transmitting it. The solution proposed in the work consists of developing mechanisms that facilitate the audit of encrypted traffic in a laboratory environment.</w:t>
        </w:r>
      </w:ins>
    </w:p>
    <w:p w14:paraId="5F00FCFB" w14:textId="3E9BEA82" w:rsidR="00624534" w:rsidDel="00767265" w:rsidRDefault="00767265">
      <w:pPr>
        <w:rPr>
          <w:del w:id="39" w:author="Andrea del Nido García" w:date="2020-05-16T09:11:00Z"/>
          <w:lang w:val="en-US"/>
        </w:rPr>
      </w:pPr>
      <w:ins w:id="40" w:author="Andrea del Nido García" w:date="2020-05-16T09:11:00Z">
        <w:r w:rsidRPr="00767265">
          <w:rPr>
            <w:lang w:val="en-GB"/>
            <w:rPrChange w:id="41" w:author="Andrea del Nido García" w:date="2020-05-16T09:11:00Z">
              <w:rPr/>
            </w:rPrChange>
          </w:rPr>
          <w:br/>
        </w:r>
      </w:ins>
      <w:del w:id="42" w:author="Andrea del Nido García" w:date="2020-05-16T09:11:00Z">
        <w:r w:rsidR="00B13C7F" w:rsidRPr="00B13C7F" w:rsidDel="00767265">
          <w:rPr>
            <w:lang w:val="en-US"/>
          </w:rPr>
          <w:delText>The present work consists of the analysis of Android applications, specifically, the analysis and study of the security mechanisms that the applications implement, focused on traffic analysis, in addition to the implementation and development of mechanisms capable of bypassing said security mechanisms, since, as previously commented, if an attacker were able to intercept communications or impersonate applications, they would be able to take over user information.</w:delText>
        </w:r>
      </w:del>
    </w:p>
    <w:p w14:paraId="54039622" w14:textId="77777777" w:rsidR="00624534" w:rsidRDefault="00624534">
      <w:pPr>
        <w:rPr>
          <w:lang w:val="en-US"/>
        </w:rPr>
      </w:pPr>
    </w:p>
    <w:p w14:paraId="21BA91F9" w14:textId="77777777" w:rsidR="00624534" w:rsidRDefault="00624534">
      <w:pPr>
        <w:rPr>
          <w:lang w:val="en-US"/>
        </w:rPr>
      </w:pPr>
    </w:p>
    <w:p w14:paraId="54B1E051" w14:textId="77777777" w:rsidR="00624534" w:rsidRDefault="00624534">
      <w:pPr>
        <w:rPr>
          <w:lang w:val="en-US"/>
        </w:rPr>
      </w:pPr>
    </w:p>
    <w:p w14:paraId="1030882E" w14:textId="77777777" w:rsidR="00624534" w:rsidRPr="00E41426" w:rsidRDefault="00624534">
      <w:pPr>
        <w:rPr>
          <w:lang w:val="en-GB"/>
        </w:rPr>
      </w:pPr>
    </w:p>
    <w:bookmarkStart w:id="43" w:name="_Toc40202058" w:displacedByCustomXml="next"/>
    <w:sdt>
      <w:sdtPr>
        <w:rPr>
          <w:rFonts w:ascii="Arial" w:eastAsia="Calibri" w:hAnsi="Arial"/>
          <w:b w:val="0"/>
          <w:bCs w:val="0"/>
          <w:kern w:val="0"/>
          <w:sz w:val="22"/>
          <w:szCs w:val="22"/>
          <w:lang w:eastAsia="en-US"/>
        </w:rPr>
        <w:id w:val="-1161224673"/>
        <w:docPartObj>
          <w:docPartGallery w:val="Table of Contents"/>
          <w:docPartUnique/>
        </w:docPartObj>
      </w:sdtPr>
      <w:sdtContent>
        <w:commentRangeStart w:id="44" w:displacedByCustomXml="prev"/>
        <w:p w14:paraId="7BC4E42B" w14:textId="7B9D5224" w:rsidR="002D6777" w:rsidRDefault="002D6777">
          <w:pPr>
            <w:pStyle w:val="Ttulo0"/>
            <w:jc w:val="both"/>
            <w:pPrChange w:id="45" w:author="Andrea del Nido García" w:date="2020-05-11T12:00:00Z">
              <w:pPr>
                <w:pStyle w:val="Ttulo0"/>
              </w:pPr>
            </w:pPrChange>
          </w:pPr>
          <w:r>
            <w:t>Contenido</w:t>
          </w:r>
          <w:bookmarkEnd w:id="43"/>
          <w:commentRangeEnd w:id="44"/>
          <w:r w:rsidR="006B1040">
            <w:rPr>
              <w:rStyle w:val="Refdecomentario"/>
              <w:rFonts w:asciiTheme="minorHAnsi" w:eastAsiaTheme="minorHAnsi" w:hAnsiTheme="minorHAnsi" w:cstheme="minorBidi"/>
              <w:b w:val="0"/>
              <w:bCs w:val="0"/>
              <w:kern w:val="0"/>
              <w:lang w:eastAsia="en-US"/>
            </w:rPr>
            <w:commentReference w:id="44"/>
          </w:r>
        </w:p>
        <w:p w14:paraId="182DD105" w14:textId="7BA09FE3" w:rsidR="00F07FBF" w:rsidRDefault="00F07FBF">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"1-4" \h \z \u </w:instrText>
          </w:r>
          <w:r>
            <w:fldChar w:fldCharType="separate"/>
          </w:r>
          <w:hyperlink w:anchor="_Toc40202055" w:history="1">
            <w:r w:rsidRPr="0033692B">
              <w:rPr>
                <w:rStyle w:val="Hipervnculo"/>
                <w:noProof/>
              </w:rPr>
              <w:t>Agradecimientos</w:t>
            </w:r>
            <w:r>
              <w:rPr>
                <w:noProof/>
                <w:webHidden/>
              </w:rPr>
              <w:tab/>
            </w:r>
            <w:r>
              <w:rPr>
                <w:noProof/>
                <w:webHidden/>
              </w:rPr>
              <w:fldChar w:fldCharType="begin"/>
            </w:r>
            <w:r>
              <w:rPr>
                <w:noProof/>
                <w:webHidden/>
              </w:rPr>
              <w:instrText xml:space="preserve"> PAGEREF _Toc40202055 \h </w:instrText>
            </w:r>
            <w:r>
              <w:rPr>
                <w:noProof/>
                <w:webHidden/>
              </w:rPr>
            </w:r>
            <w:r>
              <w:rPr>
                <w:noProof/>
                <w:webHidden/>
              </w:rPr>
              <w:fldChar w:fldCharType="separate"/>
            </w:r>
            <w:r>
              <w:rPr>
                <w:noProof/>
                <w:webHidden/>
              </w:rPr>
              <w:t>2</w:t>
            </w:r>
            <w:r>
              <w:rPr>
                <w:noProof/>
                <w:webHidden/>
              </w:rPr>
              <w:fldChar w:fldCharType="end"/>
            </w:r>
          </w:hyperlink>
        </w:p>
        <w:p w14:paraId="30B860BE" w14:textId="08B4D378" w:rsidR="00F07FBF" w:rsidRDefault="007D13AF">
          <w:pPr>
            <w:pStyle w:val="TDC1"/>
            <w:tabs>
              <w:tab w:val="right" w:leader="dot" w:pos="8494"/>
            </w:tabs>
            <w:rPr>
              <w:rFonts w:asciiTheme="minorHAnsi" w:eastAsiaTheme="minorEastAsia" w:hAnsiTheme="minorHAnsi" w:cstheme="minorBidi"/>
              <w:noProof/>
              <w:lang w:eastAsia="es-ES"/>
            </w:rPr>
          </w:pPr>
          <w:hyperlink w:anchor="_Toc40202056" w:history="1">
            <w:r w:rsidR="00F07FBF" w:rsidRPr="0033692B">
              <w:rPr>
                <w:rStyle w:val="Hipervnculo"/>
                <w:noProof/>
              </w:rPr>
              <w:t>Resumen</w:t>
            </w:r>
            <w:r w:rsidR="00F07FBF">
              <w:rPr>
                <w:noProof/>
                <w:webHidden/>
              </w:rPr>
              <w:tab/>
            </w:r>
            <w:r w:rsidR="00F07FBF">
              <w:rPr>
                <w:noProof/>
                <w:webHidden/>
              </w:rPr>
              <w:fldChar w:fldCharType="begin"/>
            </w:r>
            <w:r w:rsidR="00F07FBF">
              <w:rPr>
                <w:noProof/>
                <w:webHidden/>
              </w:rPr>
              <w:instrText xml:space="preserve"> PAGEREF _Toc40202056 \h </w:instrText>
            </w:r>
            <w:r w:rsidR="00F07FBF">
              <w:rPr>
                <w:noProof/>
                <w:webHidden/>
              </w:rPr>
            </w:r>
            <w:r w:rsidR="00F07FBF">
              <w:rPr>
                <w:noProof/>
                <w:webHidden/>
              </w:rPr>
              <w:fldChar w:fldCharType="separate"/>
            </w:r>
            <w:r w:rsidR="00F07FBF">
              <w:rPr>
                <w:noProof/>
                <w:webHidden/>
              </w:rPr>
              <w:t>3</w:t>
            </w:r>
            <w:r w:rsidR="00F07FBF">
              <w:rPr>
                <w:noProof/>
                <w:webHidden/>
              </w:rPr>
              <w:fldChar w:fldCharType="end"/>
            </w:r>
          </w:hyperlink>
        </w:p>
        <w:p w14:paraId="2C642E25" w14:textId="683D74E7" w:rsidR="00F07FBF" w:rsidRDefault="007D13AF">
          <w:pPr>
            <w:pStyle w:val="TDC1"/>
            <w:tabs>
              <w:tab w:val="right" w:leader="dot" w:pos="8494"/>
            </w:tabs>
            <w:rPr>
              <w:rFonts w:asciiTheme="minorHAnsi" w:eastAsiaTheme="minorEastAsia" w:hAnsiTheme="minorHAnsi" w:cstheme="minorBidi"/>
              <w:noProof/>
              <w:lang w:eastAsia="es-ES"/>
            </w:rPr>
          </w:pPr>
          <w:hyperlink w:anchor="_Toc40202057" w:history="1">
            <w:r w:rsidR="00F07FBF" w:rsidRPr="0033692B">
              <w:rPr>
                <w:rStyle w:val="Hipervnculo"/>
                <w:noProof/>
                <w:lang w:val="en-GB"/>
              </w:rPr>
              <w:t>Abstract</w:t>
            </w:r>
            <w:r w:rsidR="00F07FBF">
              <w:rPr>
                <w:noProof/>
                <w:webHidden/>
              </w:rPr>
              <w:tab/>
            </w:r>
            <w:r w:rsidR="00F07FBF">
              <w:rPr>
                <w:noProof/>
                <w:webHidden/>
              </w:rPr>
              <w:fldChar w:fldCharType="begin"/>
            </w:r>
            <w:r w:rsidR="00F07FBF">
              <w:rPr>
                <w:noProof/>
                <w:webHidden/>
              </w:rPr>
              <w:instrText xml:space="preserve"> PAGEREF _Toc40202057 \h </w:instrText>
            </w:r>
            <w:r w:rsidR="00F07FBF">
              <w:rPr>
                <w:noProof/>
                <w:webHidden/>
              </w:rPr>
            </w:r>
            <w:r w:rsidR="00F07FBF">
              <w:rPr>
                <w:noProof/>
                <w:webHidden/>
              </w:rPr>
              <w:fldChar w:fldCharType="separate"/>
            </w:r>
            <w:r w:rsidR="00F07FBF">
              <w:rPr>
                <w:noProof/>
                <w:webHidden/>
              </w:rPr>
              <w:t>4</w:t>
            </w:r>
            <w:r w:rsidR="00F07FBF">
              <w:rPr>
                <w:noProof/>
                <w:webHidden/>
              </w:rPr>
              <w:fldChar w:fldCharType="end"/>
            </w:r>
          </w:hyperlink>
        </w:p>
        <w:p w14:paraId="1A4B021B" w14:textId="34B4215E" w:rsidR="00F07FBF" w:rsidRDefault="007D13AF">
          <w:pPr>
            <w:pStyle w:val="TDC1"/>
            <w:tabs>
              <w:tab w:val="right" w:leader="dot" w:pos="8494"/>
            </w:tabs>
            <w:rPr>
              <w:rFonts w:asciiTheme="minorHAnsi" w:eastAsiaTheme="minorEastAsia" w:hAnsiTheme="minorHAnsi" w:cstheme="minorBidi"/>
              <w:noProof/>
              <w:lang w:eastAsia="es-ES"/>
            </w:rPr>
          </w:pPr>
          <w:hyperlink w:anchor="_Toc40202058" w:history="1">
            <w:r w:rsidR="00F07FBF" w:rsidRPr="0033692B">
              <w:rPr>
                <w:rStyle w:val="Hipervnculo"/>
                <w:noProof/>
              </w:rPr>
              <w:t>Contenido</w:t>
            </w:r>
            <w:r w:rsidR="00F07FBF">
              <w:rPr>
                <w:noProof/>
                <w:webHidden/>
              </w:rPr>
              <w:tab/>
            </w:r>
            <w:r w:rsidR="00F07FBF">
              <w:rPr>
                <w:noProof/>
                <w:webHidden/>
              </w:rPr>
              <w:fldChar w:fldCharType="begin"/>
            </w:r>
            <w:r w:rsidR="00F07FBF">
              <w:rPr>
                <w:noProof/>
                <w:webHidden/>
              </w:rPr>
              <w:instrText xml:space="preserve"> PAGEREF _Toc40202058 \h </w:instrText>
            </w:r>
            <w:r w:rsidR="00F07FBF">
              <w:rPr>
                <w:noProof/>
                <w:webHidden/>
              </w:rPr>
            </w:r>
            <w:r w:rsidR="00F07FBF">
              <w:rPr>
                <w:noProof/>
                <w:webHidden/>
              </w:rPr>
              <w:fldChar w:fldCharType="separate"/>
            </w:r>
            <w:r w:rsidR="00F07FBF">
              <w:rPr>
                <w:noProof/>
                <w:webHidden/>
              </w:rPr>
              <w:t>5</w:t>
            </w:r>
            <w:r w:rsidR="00F07FBF">
              <w:rPr>
                <w:noProof/>
                <w:webHidden/>
              </w:rPr>
              <w:fldChar w:fldCharType="end"/>
            </w:r>
          </w:hyperlink>
        </w:p>
        <w:p w14:paraId="4A9C9648" w14:textId="68D612CF" w:rsidR="00F07FBF" w:rsidRDefault="007D13AF">
          <w:pPr>
            <w:pStyle w:val="TDC1"/>
            <w:tabs>
              <w:tab w:val="right" w:leader="dot" w:pos="8494"/>
            </w:tabs>
            <w:rPr>
              <w:rFonts w:asciiTheme="minorHAnsi" w:eastAsiaTheme="minorEastAsia" w:hAnsiTheme="minorHAnsi" w:cstheme="minorBidi"/>
              <w:noProof/>
              <w:lang w:eastAsia="es-ES"/>
            </w:rPr>
          </w:pPr>
          <w:hyperlink w:anchor="_Toc40202059" w:history="1">
            <w:r w:rsidR="00F07FBF" w:rsidRPr="0033692B">
              <w:rPr>
                <w:rStyle w:val="Hipervnculo"/>
                <w:noProof/>
              </w:rPr>
              <w:t>Listado de figuras</w:t>
            </w:r>
            <w:r w:rsidR="00F07FBF">
              <w:rPr>
                <w:noProof/>
                <w:webHidden/>
              </w:rPr>
              <w:tab/>
            </w:r>
            <w:r w:rsidR="00F07FBF">
              <w:rPr>
                <w:noProof/>
                <w:webHidden/>
              </w:rPr>
              <w:fldChar w:fldCharType="begin"/>
            </w:r>
            <w:r w:rsidR="00F07FBF">
              <w:rPr>
                <w:noProof/>
                <w:webHidden/>
              </w:rPr>
              <w:instrText xml:space="preserve"> PAGEREF _Toc40202059 \h </w:instrText>
            </w:r>
            <w:r w:rsidR="00F07FBF">
              <w:rPr>
                <w:noProof/>
                <w:webHidden/>
              </w:rPr>
            </w:r>
            <w:r w:rsidR="00F07FBF">
              <w:rPr>
                <w:noProof/>
                <w:webHidden/>
              </w:rPr>
              <w:fldChar w:fldCharType="separate"/>
            </w:r>
            <w:r w:rsidR="00F07FBF">
              <w:rPr>
                <w:noProof/>
                <w:webHidden/>
              </w:rPr>
              <w:t>7</w:t>
            </w:r>
            <w:r w:rsidR="00F07FBF">
              <w:rPr>
                <w:noProof/>
                <w:webHidden/>
              </w:rPr>
              <w:fldChar w:fldCharType="end"/>
            </w:r>
          </w:hyperlink>
        </w:p>
        <w:p w14:paraId="743E2524" w14:textId="47690DE2" w:rsidR="00F07FBF" w:rsidRDefault="007D13AF">
          <w:pPr>
            <w:pStyle w:val="TDC1"/>
            <w:tabs>
              <w:tab w:val="right" w:leader="dot" w:pos="8494"/>
            </w:tabs>
            <w:rPr>
              <w:rFonts w:asciiTheme="minorHAnsi" w:eastAsiaTheme="minorEastAsia" w:hAnsiTheme="minorHAnsi" w:cstheme="minorBidi"/>
              <w:noProof/>
              <w:lang w:eastAsia="es-ES"/>
            </w:rPr>
          </w:pPr>
          <w:hyperlink w:anchor="_Toc40202060" w:history="1">
            <w:r w:rsidR="00F07FBF" w:rsidRPr="0033692B">
              <w:rPr>
                <w:rStyle w:val="Hipervnculo"/>
                <w:noProof/>
              </w:rPr>
              <w:t>Listado de tablas</w:t>
            </w:r>
            <w:r w:rsidR="00F07FBF">
              <w:rPr>
                <w:noProof/>
                <w:webHidden/>
              </w:rPr>
              <w:tab/>
            </w:r>
            <w:r w:rsidR="00F07FBF">
              <w:rPr>
                <w:noProof/>
                <w:webHidden/>
              </w:rPr>
              <w:fldChar w:fldCharType="begin"/>
            </w:r>
            <w:r w:rsidR="00F07FBF">
              <w:rPr>
                <w:noProof/>
                <w:webHidden/>
              </w:rPr>
              <w:instrText xml:space="preserve"> PAGEREF _Toc40202060 \h </w:instrText>
            </w:r>
            <w:r w:rsidR="00F07FBF">
              <w:rPr>
                <w:noProof/>
                <w:webHidden/>
              </w:rPr>
            </w:r>
            <w:r w:rsidR="00F07FBF">
              <w:rPr>
                <w:noProof/>
                <w:webHidden/>
              </w:rPr>
              <w:fldChar w:fldCharType="separate"/>
            </w:r>
            <w:r w:rsidR="00F07FBF">
              <w:rPr>
                <w:noProof/>
                <w:webHidden/>
              </w:rPr>
              <w:t>8</w:t>
            </w:r>
            <w:r w:rsidR="00F07FBF">
              <w:rPr>
                <w:noProof/>
                <w:webHidden/>
              </w:rPr>
              <w:fldChar w:fldCharType="end"/>
            </w:r>
          </w:hyperlink>
        </w:p>
        <w:p w14:paraId="0F23BFE1" w14:textId="4B69E8A0" w:rsidR="00F07FBF" w:rsidRDefault="007D13AF">
          <w:pPr>
            <w:pStyle w:val="TDC1"/>
            <w:tabs>
              <w:tab w:val="right" w:leader="dot" w:pos="8494"/>
            </w:tabs>
            <w:rPr>
              <w:rFonts w:asciiTheme="minorHAnsi" w:eastAsiaTheme="minorEastAsia" w:hAnsiTheme="minorHAnsi" w:cstheme="minorBidi"/>
              <w:noProof/>
              <w:lang w:eastAsia="es-ES"/>
            </w:rPr>
          </w:pPr>
          <w:hyperlink w:anchor="_Toc40202061" w:history="1">
            <w:r w:rsidR="00F07FBF" w:rsidRPr="0033692B">
              <w:rPr>
                <w:rStyle w:val="Hipervnculo"/>
                <w:noProof/>
              </w:rPr>
              <w:t>Acrónimos</w:t>
            </w:r>
            <w:r w:rsidR="00F07FBF">
              <w:rPr>
                <w:noProof/>
                <w:webHidden/>
              </w:rPr>
              <w:tab/>
            </w:r>
            <w:r w:rsidR="00F07FBF">
              <w:rPr>
                <w:noProof/>
                <w:webHidden/>
              </w:rPr>
              <w:fldChar w:fldCharType="begin"/>
            </w:r>
            <w:r w:rsidR="00F07FBF">
              <w:rPr>
                <w:noProof/>
                <w:webHidden/>
              </w:rPr>
              <w:instrText xml:space="preserve"> PAGEREF _Toc40202061 \h </w:instrText>
            </w:r>
            <w:r w:rsidR="00F07FBF">
              <w:rPr>
                <w:noProof/>
                <w:webHidden/>
              </w:rPr>
            </w:r>
            <w:r w:rsidR="00F07FBF">
              <w:rPr>
                <w:noProof/>
                <w:webHidden/>
              </w:rPr>
              <w:fldChar w:fldCharType="separate"/>
            </w:r>
            <w:r w:rsidR="00F07FBF">
              <w:rPr>
                <w:noProof/>
                <w:webHidden/>
              </w:rPr>
              <w:t>9</w:t>
            </w:r>
            <w:r w:rsidR="00F07FBF">
              <w:rPr>
                <w:noProof/>
                <w:webHidden/>
              </w:rPr>
              <w:fldChar w:fldCharType="end"/>
            </w:r>
          </w:hyperlink>
        </w:p>
        <w:p w14:paraId="6984E07F" w14:textId="5324E5EB" w:rsidR="00F07FBF" w:rsidRDefault="007D13AF">
          <w:pPr>
            <w:pStyle w:val="TDC1"/>
            <w:tabs>
              <w:tab w:val="right" w:leader="dot" w:pos="8494"/>
            </w:tabs>
            <w:rPr>
              <w:rFonts w:asciiTheme="minorHAnsi" w:eastAsiaTheme="minorEastAsia" w:hAnsiTheme="minorHAnsi" w:cstheme="minorBidi"/>
              <w:noProof/>
              <w:lang w:eastAsia="es-ES"/>
            </w:rPr>
          </w:pPr>
          <w:hyperlink w:anchor="_Toc40202062" w:history="1">
            <w:r w:rsidR="00F07FBF" w:rsidRPr="0033692B">
              <w:rPr>
                <w:rStyle w:val="Hipervnculo"/>
                <w:noProof/>
              </w:rPr>
              <w:t>Definiciones previas</w:t>
            </w:r>
            <w:r w:rsidR="00F07FBF">
              <w:rPr>
                <w:noProof/>
                <w:webHidden/>
              </w:rPr>
              <w:tab/>
            </w:r>
            <w:r w:rsidR="00F07FBF">
              <w:rPr>
                <w:noProof/>
                <w:webHidden/>
              </w:rPr>
              <w:fldChar w:fldCharType="begin"/>
            </w:r>
            <w:r w:rsidR="00F07FBF">
              <w:rPr>
                <w:noProof/>
                <w:webHidden/>
              </w:rPr>
              <w:instrText xml:space="preserve"> PAGEREF _Toc40202062 \h </w:instrText>
            </w:r>
            <w:r w:rsidR="00F07FBF">
              <w:rPr>
                <w:noProof/>
                <w:webHidden/>
              </w:rPr>
            </w:r>
            <w:r w:rsidR="00F07FBF">
              <w:rPr>
                <w:noProof/>
                <w:webHidden/>
              </w:rPr>
              <w:fldChar w:fldCharType="separate"/>
            </w:r>
            <w:r w:rsidR="00F07FBF">
              <w:rPr>
                <w:noProof/>
                <w:webHidden/>
              </w:rPr>
              <w:t>10</w:t>
            </w:r>
            <w:r w:rsidR="00F07FBF">
              <w:rPr>
                <w:noProof/>
                <w:webHidden/>
              </w:rPr>
              <w:fldChar w:fldCharType="end"/>
            </w:r>
          </w:hyperlink>
        </w:p>
        <w:p w14:paraId="29A54619" w14:textId="48A9A183" w:rsidR="00F07FBF" w:rsidRDefault="007D13AF">
          <w:pPr>
            <w:pStyle w:val="TDC1"/>
            <w:tabs>
              <w:tab w:val="left" w:pos="440"/>
              <w:tab w:val="right" w:leader="dot" w:pos="8494"/>
            </w:tabs>
            <w:rPr>
              <w:rFonts w:asciiTheme="minorHAnsi" w:eastAsiaTheme="minorEastAsia" w:hAnsiTheme="minorHAnsi" w:cstheme="minorBidi"/>
              <w:noProof/>
              <w:lang w:eastAsia="es-ES"/>
            </w:rPr>
          </w:pPr>
          <w:hyperlink w:anchor="_Toc40202063" w:history="1">
            <w:r w:rsidR="00F07FBF" w:rsidRPr="0033692B">
              <w:rPr>
                <w:rStyle w:val="Hipervnculo"/>
                <w:noProof/>
              </w:rPr>
              <w:t>1</w:t>
            </w:r>
            <w:r w:rsidR="00F07FBF">
              <w:rPr>
                <w:rFonts w:asciiTheme="minorHAnsi" w:eastAsiaTheme="minorEastAsia" w:hAnsiTheme="minorHAnsi" w:cstheme="minorBidi"/>
                <w:noProof/>
                <w:lang w:eastAsia="es-ES"/>
              </w:rPr>
              <w:tab/>
            </w:r>
            <w:r w:rsidR="00F07FBF" w:rsidRPr="0033692B">
              <w:rPr>
                <w:rStyle w:val="Hipervnculo"/>
                <w:noProof/>
              </w:rPr>
              <w:t>Introducción</w:t>
            </w:r>
            <w:r w:rsidR="00F07FBF">
              <w:rPr>
                <w:noProof/>
                <w:webHidden/>
              </w:rPr>
              <w:tab/>
            </w:r>
            <w:r w:rsidR="00F07FBF">
              <w:rPr>
                <w:noProof/>
                <w:webHidden/>
              </w:rPr>
              <w:fldChar w:fldCharType="begin"/>
            </w:r>
            <w:r w:rsidR="00F07FBF">
              <w:rPr>
                <w:noProof/>
                <w:webHidden/>
              </w:rPr>
              <w:instrText xml:space="preserve"> PAGEREF _Toc40202063 \h </w:instrText>
            </w:r>
            <w:r w:rsidR="00F07FBF">
              <w:rPr>
                <w:noProof/>
                <w:webHidden/>
              </w:rPr>
            </w:r>
            <w:r w:rsidR="00F07FBF">
              <w:rPr>
                <w:noProof/>
                <w:webHidden/>
              </w:rPr>
              <w:fldChar w:fldCharType="separate"/>
            </w:r>
            <w:r w:rsidR="00F07FBF">
              <w:rPr>
                <w:noProof/>
                <w:webHidden/>
              </w:rPr>
              <w:t>13</w:t>
            </w:r>
            <w:r w:rsidR="00F07FBF">
              <w:rPr>
                <w:noProof/>
                <w:webHidden/>
              </w:rPr>
              <w:fldChar w:fldCharType="end"/>
            </w:r>
          </w:hyperlink>
        </w:p>
        <w:p w14:paraId="447EFE61" w14:textId="229D42D7" w:rsidR="00F07FBF" w:rsidRDefault="007D13AF">
          <w:pPr>
            <w:pStyle w:val="TDC2"/>
            <w:tabs>
              <w:tab w:val="left" w:pos="880"/>
              <w:tab w:val="right" w:leader="dot" w:pos="8494"/>
            </w:tabs>
            <w:rPr>
              <w:rFonts w:asciiTheme="minorHAnsi" w:eastAsiaTheme="minorEastAsia" w:hAnsiTheme="minorHAnsi" w:cstheme="minorBidi"/>
              <w:noProof/>
              <w:lang w:eastAsia="es-ES"/>
            </w:rPr>
          </w:pPr>
          <w:hyperlink w:anchor="_Toc40202064" w:history="1">
            <w:r w:rsidR="00F07FBF" w:rsidRPr="0033692B">
              <w:rPr>
                <w:rStyle w:val="Hipervnculo"/>
                <w:noProof/>
                <w:lang w:eastAsia="es-ES"/>
              </w:rPr>
              <w:t>1.1</w:t>
            </w:r>
            <w:r w:rsidR="00F07FBF">
              <w:rPr>
                <w:rFonts w:asciiTheme="minorHAnsi" w:eastAsiaTheme="minorEastAsia" w:hAnsiTheme="minorHAnsi" w:cstheme="minorBidi"/>
                <w:noProof/>
                <w:lang w:eastAsia="es-ES"/>
              </w:rPr>
              <w:tab/>
            </w:r>
            <w:r w:rsidR="00F07FBF" w:rsidRPr="0033692B">
              <w:rPr>
                <w:rStyle w:val="Hipervnculo"/>
                <w:noProof/>
                <w:lang w:eastAsia="es-ES"/>
              </w:rPr>
              <w:t>Introducción</w:t>
            </w:r>
            <w:r w:rsidR="00F07FBF">
              <w:rPr>
                <w:noProof/>
                <w:webHidden/>
              </w:rPr>
              <w:tab/>
            </w:r>
            <w:r w:rsidR="00F07FBF">
              <w:rPr>
                <w:noProof/>
                <w:webHidden/>
              </w:rPr>
              <w:fldChar w:fldCharType="begin"/>
            </w:r>
            <w:r w:rsidR="00F07FBF">
              <w:rPr>
                <w:noProof/>
                <w:webHidden/>
              </w:rPr>
              <w:instrText xml:space="preserve"> PAGEREF _Toc40202064 \h </w:instrText>
            </w:r>
            <w:r w:rsidR="00F07FBF">
              <w:rPr>
                <w:noProof/>
                <w:webHidden/>
              </w:rPr>
            </w:r>
            <w:r w:rsidR="00F07FBF">
              <w:rPr>
                <w:noProof/>
                <w:webHidden/>
              </w:rPr>
              <w:fldChar w:fldCharType="separate"/>
            </w:r>
            <w:r w:rsidR="00F07FBF">
              <w:rPr>
                <w:noProof/>
                <w:webHidden/>
              </w:rPr>
              <w:t>13</w:t>
            </w:r>
            <w:r w:rsidR="00F07FBF">
              <w:rPr>
                <w:noProof/>
                <w:webHidden/>
              </w:rPr>
              <w:fldChar w:fldCharType="end"/>
            </w:r>
          </w:hyperlink>
        </w:p>
        <w:p w14:paraId="56F1AC26" w14:textId="1B7CAC9A" w:rsidR="00F07FBF" w:rsidRDefault="007D13AF">
          <w:pPr>
            <w:pStyle w:val="TDC2"/>
            <w:tabs>
              <w:tab w:val="left" w:pos="880"/>
              <w:tab w:val="right" w:leader="dot" w:pos="8494"/>
            </w:tabs>
            <w:rPr>
              <w:rFonts w:asciiTheme="minorHAnsi" w:eastAsiaTheme="minorEastAsia" w:hAnsiTheme="minorHAnsi" w:cstheme="minorBidi"/>
              <w:noProof/>
              <w:lang w:eastAsia="es-ES"/>
            </w:rPr>
          </w:pPr>
          <w:hyperlink w:anchor="_Toc40202065" w:history="1">
            <w:r w:rsidR="00F07FBF" w:rsidRPr="0033692B">
              <w:rPr>
                <w:rStyle w:val="Hipervnculo"/>
                <w:noProof/>
                <w:lang w:eastAsia="es-ES"/>
              </w:rPr>
              <w:t>1.2</w:t>
            </w:r>
            <w:r w:rsidR="00F07FBF">
              <w:rPr>
                <w:rFonts w:asciiTheme="minorHAnsi" w:eastAsiaTheme="minorEastAsia" w:hAnsiTheme="minorHAnsi" w:cstheme="minorBidi"/>
                <w:noProof/>
                <w:lang w:eastAsia="es-ES"/>
              </w:rPr>
              <w:tab/>
            </w:r>
            <w:r w:rsidR="00F07FBF" w:rsidRPr="0033692B">
              <w:rPr>
                <w:rStyle w:val="Hipervnculo"/>
                <w:noProof/>
                <w:lang w:eastAsia="es-ES"/>
              </w:rPr>
              <w:t>Objetivos</w:t>
            </w:r>
            <w:r w:rsidR="00F07FBF">
              <w:rPr>
                <w:noProof/>
                <w:webHidden/>
              </w:rPr>
              <w:tab/>
            </w:r>
            <w:r w:rsidR="00F07FBF">
              <w:rPr>
                <w:noProof/>
                <w:webHidden/>
              </w:rPr>
              <w:fldChar w:fldCharType="begin"/>
            </w:r>
            <w:r w:rsidR="00F07FBF">
              <w:rPr>
                <w:noProof/>
                <w:webHidden/>
              </w:rPr>
              <w:instrText xml:space="preserve"> PAGEREF _Toc40202065 \h </w:instrText>
            </w:r>
            <w:r w:rsidR="00F07FBF">
              <w:rPr>
                <w:noProof/>
                <w:webHidden/>
              </w:rPr>
            </w:r>
            <w:r w:rsidR="00F07FBF">
              <w:rPr>
                <w:noProof/>
                <w:webHidden/>
              </w:rPr>
              <w:fldChar w:fldCharType="separate"/>
            </w:r>
            <w:r w:rsidR="00F07FBF">
              <w:rPr>
                <w:noProof/>
                <w:webHidden/>
              </w:rPr>
              <w:t>14</w:t>
            </w:r>
            <w:r w:rsidR="00F07FBF">
              <w:rPr>
                <w:noProof/>
                <w:webHidden/>
              </w:rPr>
              <w:fldChar w:fldCharType="end"/>
            </w:r>
          </w:hyperlink>
        </w:p>
        <w:p w14:paraId="106610A3" w14:textId="46433CEF" w:rsidR="00F07FBF" w:rsidRDefault="007D13AF">
          <w:pPr>
            <w:pStyle w:val="TDC1"/>
            <w:tabs>
              <w:tab w:val="left" w:pos="440"/>
              <w:tab w:val="right" w:leader="dot" w:pos="8494"/>
            </w:tabs>
            <w:rPr>
              <w:rFonts w:asciiTheme="minorHAnsi" w:eastAsiaTheme="minorEastAsia" w:hAnsiTheme="minorHAnsi" w:cstheme="minorBidi"/>
              <w:noProof/>
              <w:lang w:eastAsia="es-ES"/>
            </w:rPr>
          </w:pPr>
          <w:hyperlink w:anchor="_Toc40202066" w:history="1">
            <w:r w:rsidR="00F07FBF" w:rsidRPr="0033692B">
              <w:rPr>
                <w:rStyle w:val="Hipervnculo"/>
                <w:noProof/>
              </w:rPr>
              <w:t>2</w:t>
            </w:r>
            <w:r w:rsidR="00F07FBF">
              <w:rPr>
                <w:rFonts w:asciiTheme="minorHAnsi" w:eastAsiaTheme="minorEastAsia" w:hAnsiTheme="minorHAnsi" w:cstheme="minorBidi"/>
                <w:noProof/>
                <w:lang w:eastAsia="es-ES"/>
              </w:rPr>
              <w:tab/>
            </w:r>
            <w:r w:rsidR="00F07FBF" w:rsidRPr="0033692B">
              <w:rPr>
                <w:rStyle w:val="Hipervnculo"/>
                <w:noProof/>
              </w:rPr>
              <w:t>Estado del arte</w:t>
            </w:r>
            <w:r w:rsidR="00F07FBF">
              <w:rPr>
                <w:noProof/>
                <w:webHidden/>
              </w:rPr>
              <w:tab/>
            </w:r>
            <w:r w:rsidR="00F07FBF">
              <w:rPr>
                <w:noProof/>
                <w:webHidden/>
              </w:rPr>
              <w:fldChar w:fldCharType="begin"/>
            </w:r>
            <w:r w:rsidR="00F07FBF">
              <w:rPr>
                <w:noProof/>
                <w:webHidden/>
              </w:rPr>
              <w:instrText xml:space="preserve"> PAGEREF _Toc40202066 \h </w:instrText>
            </w:r>
            <w:r w:rsidR="00F07FBF">
              <w:rPr>
                <w:noProof/>
                <w:webHidden/>
              </w:rPr>
            </w:r>
            <w:r w:rsidR="00F07FBF">
              <w:rPr>
                <w:noProof/>
                <w:webHidden/>
              </w:rPr>
              <w:fldChar w:fldCharType="separate"/>
            </w:r>
            <w:r w:rsidR="00F07FBF">
              <w:rPr>
                <w:noProof/>
                <w:webHidden/>
              </w:rPr>
              <w:t>17</w:t>
            </w:r>
            <w:r w:rsidR="00F07FBF">
              <w:rPr>
                <w:noProof/>
                <w:webHidden/>
              </w:rPr>
              <w:fldChar w:fldCharType="end"/>
            </w:r>
          </w:hyperlink>
        </w:p>
        <w:p w14:paraId="36990718" w14:textId="06904FB4" w:rsidR="00F07FBF" w:rsidRDefault="007D13AF">
          <w:pPr>
            <w:pStyle w:val="TDC2"/>
            <w:tabs>
              <w:tab w:val="left" w:pos="880"/>
              <w:tab w:val="right" w:leader="dot" w:pos="8494"/>
            </w:tabs>
            <w:rPr>
              <w:rFonts w:asciiTheme="minorHAnsi" w:eastAsiaTheme="minorEastAsia" w:hAnsiTheme="minorHAnsi" w:cstheme="minorBidi"/>
              <w:noProof/>
              <w:lang w:eastAsia="es-ES"/>
            </w:rPr>
          </w:pPr>
          <w:hyperlink w:anchor="_Toc40202067" w:history="1">
            <w:r w:rsidR="00F07FBF" w:rsidRPr="0033692B">
              <w:rPr>
                <w:rStyle w:val="Hipervnculo"/>
                <w:noProof/>
                <w:lang w:eastAsia="es-ES"/>
              </w:rPr>
              <w:t>2.1</w:t>
            </w:r>
            <w:r w:rsidR="00F07FBF">
              <w:rPr>
                <w:rFonts w:asciiTheme="minorHAnsi" w:eastAsiaTheme="minorEastAsia" w:hAnsiTheme="minorHAnsi" w:cstheme="minorBidi"/>
                <w:noProof/>
                <w:lang w:eastAsia="es-ES"/>
              </w:rPr>
              <w:tab/>
            </w:r>
            <w:r w:rsidR="00F07FBF" w:rsidRPr="0033692B">
              <w:rPr>
                <w:rStyle w:val="Hipervnculo"/>
                <w:noProof/>
                <w:lang w:eastAsia="es-ES"/>
              </w:rPr>
              <w:t>Introducción</w:t>
            </w:r>
            <w:r w:rsidR="00F07FBF">
              <w:rPr>
                <w:noProof/>
                <w:webHidden/>
              </w:rPr>
              <w:tab/>
            </w:r>
            <w:r w:rsidR="00F07FBF">
              <w:rPr>
                <w:noProof/>
                <w:webHidden/>
              </w:rPr>
              <w:fldChar w:fldCharType="begin"/>
            </w:r>
            <w:r w:rsidR="00F07FBF">
              <w:rPr>
                <w:noProof/>
                <w:webHidden/>
              </w:rPr>
              <w:instrText xml:space="preserve"> PAGEREF _Toc40202067 \h </w:instrText>
            </w:r>
            <w:r w:rsidR="00F07FBF">
              <w:rPr>
                <w:noProof/>
                <w:webHidden/>
              </w:rPr>
            </w:r>
            <w:r w:rsidR="00F07FBF">
              <w:rPr>
                <w:noProof/>
                <w:webHidden/>
              </w:rPr>
              <w:fldChar w:fldCharType="separate"/>
            </w:r>
            <w:r w:rsidR="00F07FBF">
              <w:rPr>
                <w:noProof/>
                <w:webHidden/>
              </w:rPr>
              <w:t>17</w:t>
            </w:r>
            <w:r w:rsidR="00F07FBF">
              <w:rPr>
                <w:noProof/>
                <w:webHidden/>
              </w:rPr>
              <w:fldChar w:fldCharType="end"/>
            </w:r>
          </w:hyperlink>
        </w:p>
        <w:p w14:paraId="27B2014E" w14:textId="72278381" w:rsidR="00F07FBF" w:rsidRDefault="007D13AF">
          <w:pPr>
            <w:pStyle w:val="TDC2"/>
            <w:tabs>
              <w:tab w:val="left" w:pos="880"/>
              <w:tab w:val="right" w:leader="dot" w:pos="8494"/>
            </w:tabs>
            <w:rPr>
              <w:rFonts w:asciiTheme="minorHAnsi" w:eastAsiaTheme="minorEastAsia" w:hAnsiTheme="minorHAnsi" w:cstheme="minorBidi"/>
              <w:noProof/>
              <w:lang w:eastAsia="es-ES"/>
            </w:rPr>
          </w:pPr>
          <w:hyperlink w:anchor="_Toc40202068" w:history="1">
            <w:r w:rsidR="00F07FBF" w:rsidRPr="0033692B">
              <w:rPr>
                <w:rStyle w:val="Hipervnculo"/>
                <w:noProof/>
                <w:lang w:eastAsia="es-ES"/>
              </w:rPr>
              <w:t>2.2</w:t>
            </w:r>
            <w:r w:rsidR="00F07FBF">
              <w:rPr>
                <w:rFonts w:asciiTheme="minorHAnsi" w:eastAsiaTheme="minorEastAsia" w:hAnsiTheme="minorHAnsi" w:cstheme="minorBidi"/>
                <w:noProof/>
                <w:lang w:eastAsia="es-ES"/>
              </w:rPr>
              <w:tab/>
            </w:r>
            <w:r w:rsidR="00F07FBF" w:rsidRPr="0033692B">
              <w:rPr>
                <w:rStyle w:val="Hipervnculo"/>
                <w:noProof/>
                <w:lang w:eastAsia="es-ES"/>
              </w:rPr>
              <w:t>Certificados</w:t>
            </w:r>
            <w:r w:rsidR="00F07FBF">
              <w:rPr>
                <w:noProof/>
                <w:webHidden/>
              </w:rPr>
              <w:tab/>
            </w:r>
            <w:r w:rsidR="00F07FBF">
              <w:rPr>
                <w:noProof/>
                <w:webHidden/>
              </w:rPr>
              <w:fldChar w:fldCharType="begin"/>
            </w:r>
            <w:r w:rsidR="00F07FBF">
              <w:rPr>
                <w:noProof/>
                <w:webHidden/>
              </w:rPr>
              <w:instrText xml:space="preserve"> PAGEREF _Toc40202068 \h </w:instrText>
            </w:r>
            <w:r w:rsidR="00F07FBF">
              <w:rPr>
                <w:noProof/>
                <w:webHidden/>
              </w:rPr>
            </w:r>
            <w:r w:rsidR="00F07FBF">
              <w:rPr>
                <w:noProof/>
                <w:webHidden/>
              </w:rPr>
              <w:fldChar w:fldCharType="separate"/>
            </w:r>
            <w:r w:rsidR="00F07FBF">
              <w:rPr>
                <w:noProof/>
                <w:webHidden/>
              </w:rPr>
              <w:t>18</w:t>
            </w:r>
            <w:r w:rsidR="00F07FBF">
              <w:rPr>
                <w:noProof/>
                <w:webHidden/>
              </w:rPr>
              <w:fldChar w:fldCharType="end"/>
            </w:r>
          </w:hyperlink>
        </w:p>
        <w:p w14:paraId="72E8E227" w14:textId="24775325" w:rsidR="00F07FBF" w:rsidRDefault="007D13AF">
          <w:pPr>
            <w:pStyle w:val="TDC2"/>
            <w:tabs>
              <w:tab w:val="left" w:pos="880"/>
              <w:tab w:val="right" w:leader="dot" w:pos="8494"/>
            </w:tabs>
            <w:rPr>
              <w:rFonts w:asciiTheme="minorHAnsi" w:eastAsiaTheme="minorEastAsia" w:hAnsiTheme="minorHAnsi" w:cstheme="minorBidi"/>
              <w:noProof/>
              <w:lang w:eastAsia="es-ES"/>
            </w:rPr>
          </w:pPr>
          <w:hyperlink w:anchor="_Toc40202069" w:history="1">
            <w:r w:rsidR="00F07FBF" w:rsidRPr="0033692B">
              <w:rPr>
                <w:rStyle w:val="Hipervnculo"/>
                <w:noProof/>
                <w:lang w:eastAsia="es-ES"/>
              </w:rPr>
              <w:t>2.3</w:t>
            </w:r>
            <w:r w:rsidR="00F07FBF">
              <w:rPr>
                <w:rFonts w:asciiTheme="minorHAnsi" w:eastAsiaTheme="minorEastAsia" w:hAnsiTheme="minorHAnsi" w:cstheme="minorBidi"/>
                <w:noProof/>
                <w:lang w:eastAsia="es-ES"/>
              </w:rPr>
              <w:tab/>
            </w:r>
            <w:r w:rsidR="00F07FBF" w:rsidRPr="0033692B">
              <w:rPr>
                <w:rStyle w:val="Hipervnculo"/>
                <w:noProof/>
                <w:lang w:eastAsia="es-ES"/>
              </w:rPr>
              <w:t>Comunicación segura: SSL/TLS</w:t>
            </w:r>
            <w:r w:rsidR="00F07FBF">
              <w:rPr>
                <w:noProof/>
                <w:webHidden/>
              </w:rPr>
              <w:tab/>
            </w:r>
            <w:r w:rsidR="00F07FBF">
              <w:rPr>
                <w:noProof/>
                <w:webHidden/>
              </w:rPr>
              <w:fldChar w:fldCharType="begin"/>
            </w:r>
            <w:r w:rsidR="00F07FBF">
              <w:rPr>
                <w:noProof/>
                <w:webHidden/>
              </w:rPr>
              <w:instrText xml:space="preserve"> PAGEREF _Toc40202069 \h </w:instrText>
            </w:r>
            <w:r w:rsidR="00F07FBF">
              <w:rPr>
                <w:noProof/>
                <w:webHidden/>
              </w:rPr>
            </w:r>
            <w:r w:rsidR="00F07FBF">
              <w:rPr>
                <w:noProof/>
                <w:webHidden/>
              </w:rPr>
              <w:fldChar w:fldCharType="separate"/>
            </w:r>
            <w:r w:rsidR="00F07FBF">
              <w:rPr>
                <w:noProof/>
                <w:webHidden/>
              </w:rPr>
              <w:t>20</w:t>
            </w:r>
            <w:r w:rsidR="00F07FBF">
              <w:rPr>
                <w:noProof/>
                <w:webHidden/>
              </w:rPr>
              <w:fldChar w:fldCharType="end"/>
            </w:r>
          </w:hyperlink>
        </w:p>
        <w:p w14:paraId="6B38E3AF" w14:textId="0831BBCD" w:rsidR="00F07FBF" w:rsidRDefault="007D13AF">
          <w:pPr>
            <w:pStyle w:val="TDC2"/>
            <w:tabs>
              <w:tab w:val="left" w:pos="880"/>
              <w:tab w:val="right" w:leader="dot" w:pos="8494"/>
            </w:tabs>
            <w:rPr>
              <w:rFonts w:asciiTheme="minorHAnsi" w:eastAsiaTheme="minorEastAsia" w:hAnsiTheme="minorHAnsi" w:cstheme="minorBidi"/>
              <w:noProof/>
              <w:lang w:eastAsia="es-ES"/>
            </w:rPr>
          </w:pPr>
          <w:hyperlink w:anchor="_Toc40202070" w:history="1">
            <w:r w:rsidR="00F07FBF" w:rsidRPr="0033692B">
              <w:rPr>
                <w:rStyle w:val="Hipervnculo"/>
                <w:noProof/>
                <w:lang w:eastAsia="es-ES"/>
              </w:rPr>
              <w:t>2.4</w:t>
            </w:r>
            <w:r w:rsidR="00F07FBF">
              <w:rPr>
                <w:rFonts w:asciiTheme="minorHAnsi" w:eastAsiaTheme="minorEastAsia" w:hAnsiTheme="minorHAnsi" w:cstheme="minorBidi"/>
                <w:noProof/>
                <w:lang w:eastAsia="es-ES"/>
              </w:rPr>
              <w:tab/>
            </w:r>
            <w:r w:rsidR="00F07FBF" w:rsidRPr="0033692B">
              <w:rPr>
                <w:rStyle w:val="Hipervnculo"/>
                <w:noProof/>
                <w:lang w:eastAsia="es-ES"/>
              </w:rPr>
              <w:t>Mecanismos de seguridad de comunicación en Android</w:t>
            </w:r>
            <w:r w:rsidR="00F07FBF">
              <w:rPr>
                <w:noProof/>
                <w:webHidden/>
              </w:rPr>
              <w:tab/>
            </w:r>
            <w:r w:rsidR="00F07FBF">
              <w:rPr>
                <w:noProof/>
                <w:webHidden/>
              </w:rPr>
              <w:fldChar w:fldCharType="begin"/>
            </w:r>
            <w:r w:rsidR="00F07FBF">
              <w:rPr>
                <w:noProof/>
                <w:webHidden/>
              </w:rPr>
              <w:instrText xml:space="preserve"> PAGEREF _Toc40202070 \h </w:instrText>
            </w:r>
            <w:r w:rsidR="00F07FBF">
              <w:rPr>
                <w:noProof/>
                <w:webHidden/>
              </w:rPr>
            </w:r>
            <w:r w:rsidR="00F07FBF">
              <w:rPr>
                <w:noProof/>
                <w:webHidden/>
              </w:rPr>
              <w:fldChar w:fldCharType="separate"/>
            </w:r>
            <w:r w:rsidR="00F07FBF">
              <w:rPr>
                <w:noProof/>
                <w:webHidden/>
              </w:rPr>
              <w:t>22</w:t>
            </w:r>
            <w:r w:rsidR="00F07FBF">
              <w:rPr>
                <w:noProof/>
                <w:webHidden/>
              </w:rPr>
              <w:fldChar w:fldCharType="end"/>
            </w:r>
          </w:hyperlink>
        </w:p>
        <w:p w14:paraId="0083919C" w14:textId="0AAC0A50" w:rsidR="00F07FBF" w:rsidRDefault="007D13AF">
          <w:pPr>
            <w:pStyle w:val="TDC3"/>
            <w:tabs>
              <w:tab w:val="left" w:pos="1540"/>
              <w:tab w:val="right" w:leader="dot" w:pos="8494"/>
            </w:tabs>
            <w:rPr>
              <w:rFonts w:asciiTheme="minorHAnsi" w:eastAsiaTheme="minorEastAsia" w:hAnsiTheme="minorHAnsi" w:cstheme="minorBidi"/>
              <w:noProof/>
              <w:lang w:eastAsia="es-ES"/>
            </w:rPr>
          </w:pPr>
          <w:hyperlink w:anchor="_Toc40202071" w:history="1">
            <w:r w:rsidR="00F07FBF" w:rsidRPr="0033692B">
              <w:rPr>
                <w:rStyle w:val="Hipervnculo"/>
                <w:noProof/>
                <w:lang w:eastAsia="es-ES"/>
              </w:rPr>
              <w:t>2.4.1</w:t>
            </w:r>
            <w:r w:rsidR="00F07FBF">
              <w:rPr>
                <w:rFonts w:asciiTheme="minorHAnsi" w:eastAsiaTheme="minorEastAsia" w:hAnsiTheme="minorHAnsi" w:cstheme="minorBidi"/>
                <w:noProof/>
                <w:lang w:eastAsia="es-ES"/>
              </w:rPr>
              <w:tab/>
            </w:r>
            <w:r w:rsidR="00F07FBF" w:rsidRPr="0033692B">
              <w:rPr>
                <w:rStyle w:val="Hipervnculo"/>
                <w:noProof/>
                <w:lang w:eastAsia="es-ES"/>
              </w:rPr>
              <w:t>Fijación de certificados</w:t>
            </w:r>
            <w:r w:rsidR="00F07FBF">
              <w:rPr>
                <w:noProof/>
                <w:webHidden/>
              </w:rPr>
              <w:tab/>
            </w:r>
            <w:r w:rsidR="00F07FBF">
              <w:rPr>
                <w:noProof/>
                <w:webHidden/>
              </w:rPr>
              <w:fldChar w:fldCharType="begin"/>
            </w:r>
            <w:r w:rsidR="00F07FBF">
              <w:rPr>
                <w:noProof/>
                <w:webHidden/>
              </w:rPr>
              <w:instrText xml:space="preserve"> PAGEREF _Toc40202071 \h </w:instrText>
            </w:r>
            <w:r w:rsidR="00F07FBF">
              <w:rPr>
                <w:noProof/>
                <w:webHidden/>
              </w:rPr>
            </w:r>
            <w:r w:rsidR="00F07FBF">
              <w:rPr>
                <w:noProof/>
                <w:webHidden/>
              </w:rPr>
              <w:fldChar w:fldCharType="separate"/>
            </w:r>
            <w:r w:rsidR="00F07FBF">
              <w:rPr>
                <w:noProof/>
                <w:webHidden/>
              </w:rPr>
              <w:t>22</w:t>
            </w:r>
            <w:r w:rsidR="00F07FBF">
              <w:rPr>
                <w:noProof/>
                <w:webHidden/>
              </w:rPr>
              <w:fldChar w:fldCharType="end"/>
            </w:r>
          </w:hyperlink>
        </w:p>
        <w:p w14:paraId="5275C9D7" w14:textId="56F06020" w:rsidR="00F07FBF" w:rsidRDefault="007D13AF">
          <w:pPr>
            <w:pStyle w:val="TDC2"/>
            <w:tabs>
              <w:tab w:val="left" w:pos="880"/>
              <w:tab w:val="right" w:leader="dot" w:pos="8494"/>
            </w:tabs>
            <w:rPr>
              <w:rFonts w:asciiTheme="minorHAnsi" w:eastAsiaTheme="minorEastAsia" w:hAnsiTheme="minorHAnsi" w:cstheme="minorBidi"/>
              <w:noProof/>
              <w:lang w:eastAsia="es-ES"/>
            </w:rPr>
          </w:pPr>
          <w:hyperlink w:anchor="_Toc40202072" w:history="1">
            <w:r w:rsidR="00F07FBF" w:rsidRPr="0033692B">
              <w:rPr>
                <w:rStyle w:val="Hipervnculo"/>
                <w:noProof/>
                <w:lang w:eastAsia="es-ES"/>
              </w:rPr>
              <w:t>2.5</w:t>
            </w:r>
            <w:r w:rsidR="00F07FBF">
              <w:rPr>
                <w:rFonts w:asciiTheme="minorHAnsi" w:eastAsiaTheme="minorEastAsia" w:hAnsiTheme="minorHAnsi" w:cstheme="minorBidi"/>
                <w:noProof/>
                <w:lang w:eastAsia="es-ES"/>
              </w:rPr>
              <w:tab/>
            </w:r>
            <w:r w:rsidR="00F07FBF" w:rsidRPr="0033692B">
              <w:rPr>
                <w:rStyle w:val="Hipervnculo"/>
                <w:noProof/>
                <w:lang w:eastAsia="es-ES"/>
              </w:rPr>
              <w:t>Captura de tráfico</w:t>
            </w:r>
            <w:r w:rsidR="00F07FBF">
              <w:rPr>
                <w:noProof/>
                <w:webHidden/>
              </w:rPr>
              <w:tab/>
            </w:r>
            <w:r w:rsidR="00F07FBF">
              <w:rPr>
                <w:noProof/>
                <w:webHidden/>
              </w:rPr>
              <w:fldChar w:fldCharType="begin"/>
            </w:r>
            <w:r w:rsidR="00F07FBF">
              <w:rPr>
                <w:noProof/>
                <w:webHidden/>
              </w:rPr>
              <w:instrText xml:space="preserve"> PAGEREF _Toc40202072 \h </w:instrText>
            </w:r>
            <w:r w:rsidR="00F07FBF">
              <w:rPr>
                <w:noProof/>
                <w:webHidden/>
              </w:rPr>
            </w:r>
            <w:r w:rsidR="00F07FBF">
              <w:rPr>
                <w:noProof/>
                <w:webHidden/>
              </w:rPr>
              <w:fldChar w:fldCharType="separate"/>
            </w:r>
            <w:r w:rsidR="00F07FBF">
              <w:rPr>
                <w:noProof/>
                <w:webHidden/>
              </w:rPr>
              <w:t>25</w:t>
            </w:r>
            <w:r w:rsidR="00F07FBF">
              <w:rPr>
                <w:noProof/>
                <w:webHidden/>
              </w:rPr>
              <w:fldChar w:fldCharType="end"/>
            </w:r>
          </w:hyperlink>
        </w:p>
        <w:p w14:paraId="0BCD117B" w14:textId="0BF92B26" w:rsidR="00F07FBF" w:rsidRDefault="007D13AF">
          <w:pPr>
            <w:pStyle w:val="TDC2"/>
            <w:tabs>
              <w:tab w:val="left" w:pos="880"/>
              <w:tab w:val="right" w:leader="dot" w:pos="8494"/>
            </w:tabs>
            <w:rPr>
              <w:rFonts w:asciiTheme="minorHAnsi" w:eastAsiaTheme="minorEastAsia" w:hAnsiTheme="minorHAnsi" w:cstheme="minorBidi"/>
              <w:noProof/>
              <w:lang w:eastAsia="es-ES"/>
            </w:rPr>
          </w:pPr>
          <w:hyperlink w:anchor="_Toc40202073" w:history="1">
            <w:r w:rsidR="00F07FBF" w:rsidRPr="0033692B">
              <w:rPr>
                <w:rStyle w:val="Hipervnculo"/>
                <w:noProof/>
                <w:lang w:eastAsia="es-ES"/>
              </w:rPr>
              <w:t>2.6</w:t>
            </w:r>
            <w:r w:rsidR="00F07FBF">
              <w:rPr>
                <w:rFonts w:asciiTheme="minorHAnsi" w:eastAsiaTheme="minorEastAsia" w:hAnsiTheme="minorHAnsi" w:cstheme="minorBidi"/>
                <w:noProof/>
                <w:lang w:eastAsia="es-ES"/>
              </w:rPr>
              <w:tab/>
            </w:r>
            <w:r w:rsidR="00F07FBF" w:rsidRPr="0033692B">
              <w:rPr>
                <w:rStyle w:val="Hipervnculo"/>
                <w:noProof/>
                <w:lang w:eastAsia="es-ES"/>
              </w:rPr>
              <w:t>Análisis de las aplicaciones Android</w:t>
            </w:r>
            <w:r w:rsidR="00F07FBF">
              <w:rPr>
                <w:noProof/>
                <w:webHidden/>
              </w:rPr>
              <w:tab/>
            </w:r>
            <w:r w:rsidR="00F07FBF">
              <w:rPr>
                <w:noProof/>
                <w:webHidden/>
              </w:rPr>
              <w:fldChar w:fldCharType="begin"/>
            </w:r>
            <w:r w:rsidR="00F07FBF">
              <w:rPr>
                <w:noProof/>
                <w:webHidden/>
              </w:rPr>
              <w:instrText xml:space="preserve"> PAGEREF _Toc40202073 \h </w:instrText>
            </w:r>
            <w:r w:rsidR="00F07FBF">
              <w:rPr>
                <w:noProof/>
                <w:webHidden/>
              </w:rPr>
            </w:r>
            <w:r w:rsidR="00F07FBF">
              <w:rPr>
                <w:noProof/>
                <w:webHidden/>
              </w:rPr>
              <w:fldChar w:fldCharType="separate"/>
            </w:r>
            <w:r w:rsidR="00F07FBF">
              <w:rPr>
                <w:noProof/>
                <w:webHidden/>
              </w:rPr>
              <w:t>26</w:t>
            </w:r>
            <w:r w:rsidR="00F07FBF">
              <w:rPr>
                <w:noProof/>
                <w:webHidden/>
              </w:rPr>
              <w:fldChar w:fldCharType="end"/>
            </w:r>
          </w:hyperlink>
        </w:p>
        <w:p w14:paraId="5524487D" w14:textId="4F2CD5E2" w:rsidR="00F07FBF" w:rsidRDefault="007D13AF">
          <w:pPr>
            <w:pStyle w:val="TDC1"/>
            <w:tabs>
              <w:tab w:val="left" w:pos="440"/>
              <w:tab w:val="right" w:leader="dot" w:pos="8494"/>
            </w:tabs>
            <w:rPr>
              <w:rFonts w:asciiTheme="minorHAnsi" w:eastAsiaTheme="minorEastAsia" w:hAnsiTheme="minorHAnsi" w:cstheme="minorBidi"/>
              <w:noProof/>
              <w:lang w:eastAsia="es-ES"/>
            </w:rPr>
          </w:pPr>
          <w:hyperlink w:anchor="_Toc40202074" w:history="1">
            <w:r w:rsidR="00F07FBF" w:rsidRPr="0033692B">
              <w:rPr>
                <w:rStyle w:val="Hipervnculo"/>
                <w:noProof/>
              </w:rPr>
              <w:t>3</w:t>
            </w:r>
            <w:r w:rsidR="00F07FBF">
              <w:rPr>
                <w:rFonts w:asciiTheme="minorHAnsi" w:eastAsiaTheme="minorEastAsia" w:hAnsiTheme="minorHAnsi" w:cstheme="minorBidi"/>
                <w:noProof/>
                <w:lang w:eastAsia="es-ES"/>
              </w:rPr>
              <w:tab/>
            </w:r>
            <w:r w:rsidR="00F07FBF" w:rsidRPr="0033692B">
              <w:rPr>
                <w:rStyle w:val="Hipervnculo"/>
                <w:noProof/>
              </w:rPr>
              <w:t>Desarrollo</w:t>
            </w:r>
            <w:r w:rsidR="00F07FBF">
              <w:rPr>
                <w:noProof/>
                <w:webHidden/>
              </w:rPr>
              <w:tab/>
            </w:r>
            <w:r w:rsidR="00F07FBF">
              <w:rPr>
                <w:noProof/>
                <w:webHidden/>
              </w:rPr>
              <w:fldChar w:fldCharType="begin"/>
            </w:r>
            <w:r w:rsidR="00F07FBF">
              <w:rPr>
                <w:noProof/>
                <w:webHidden/>
              </w:rPr>
              <w:instrText xml:space="preserve"> PAGEREF _Toc40202074 \h </w:instrText>
            </w:r>
            <w:r w:rsidR="00F07FBF">
              <w:rPr>
                <w:noProof/>
                <w:webHidden/>
              </w:rPr>
            </w:r>
            <w:r w:rsidR="00F07FBF">
              <w:rPr>
                <w:noProof/>
                <w:webHidden/>
              </w:rPr>
              <w:fldChar w:fldCharType="separate"/>
            </w:r>
            <w:r w:rsidR="00F07FBF">
              <w:rPr>
                <w:noProof/>
                <w:webHidden/>
              </w:rPr>
              <w:t>28</w:t>
            </w:r>
            <w:r w:rsidR="00F07FBF">
              <w:rPr>
                <w:noProof/>
                <w:webHidden/>
              </w:rPr>
              <w:fldChar w:fldCharType="end"/>
            </w:r>
          </w:hyperlink>
        </w:p>
        <w:p w14:paraId="6BFDD513" w14:textId="31A879D2" w:rsidR="00F07FBF" w:rsidRDefault="007D13AF">
          <w:pPr>
            <w:pStyle w:val="TDC2"/>
            <w:tabs>
              <w:tab w:val="left" w:pos="880"/>
              <w:tab w:val="right" w:leader="dot" w:pos="8494"/>
            </w:tabs>
            <w:rPr>
              <w:rFonts w:asciiTheme="minorHAnsi" w:eastAsiaTheme="minorEastAsia" w:hAnsiTheme="minorHAnsi" w:cstheme="minorBidi"/>
              <w:noProof/>
              <w:lang w:eastAsia="es-ES"/>
            </w:rPr>
          </w:pPr>
          <w:hyperlink w:anchor="_Toc40202075" w:history="1">
            <w:r w:rsidR="00F07FBF" w:rsidRPr="0033692B">
              <w:rPr>
                <w:rStyle w:val="Hipervnculo"/>
                <w:noProof/>
                <w:lang w:eastAsia="es-ES"/>
              </w:rPr>
              <w:t>3.1</w:t>
            </w:r>
            <w:r w:rsidR="00F07FBF">
              <w:rPr>
                <w:rFonts w:asciiTheme="minorHAnsi" w:eastAsiaTheme="minorEastAsia" w:hAnsiTheme="minorHAnsi" w:cstheme="minorBidi"/>
                <w:noProof/>
                <w:lang w:eastAsia="es-ES"/>
              </w:rPr>
              <w:tab/>
            </w:r>
            <w:r w:rsidR="00F07FBF" w:rsidRPr="0033692B">
              <w:rPr>
                <w:rStyle w:val="Hipervnculo"/>
                <w:noProof/>
                <w:lang w:eastAsia="es-ES"/>
              </w:rPr>
              <w:t>Introducción</w:t>
            </w:r>
            <w:r w:rsidR="00F07FBF">
              <w:rPr>
                <w:noProof/>
                <w:webHidden/>
              </w:rPr>
              <w:tab/>
            </w:r>
            <w:r w:rsidR="00F07FBF">
              <w:rPr>
                <w:noProof/>
                <w:webHidden/>
              </w:rPr>
              <w:fldChar w:fldCharType="begin"/>
            </w:r>
            <w:r w:rsidR="00F07FBF">
              <w:rPr>
                <w:noProof/>
                <w:webHidden/>
              </w:rPr>
              <w:instrText xml:space="preserve"> PAGEREF _Toc40202075 \h </w:instrText>
            </w:r>
            <w:r w:rsidR="00F07FBF">
              <w:rPr>
                <w:noProof/>
                <w:webHidden/>
              </w:rPr>
            </w:r>
            <w:r w:rsidR="00F07FBF">
              <w:rPr>
                <w:noProof/>
                <w:webHidden/>
              </w:rPr>
              <w:fldChar w:fldCharType="separate"/>
            </w:r>
            <w:r w:rsidR="00F07FBF">
              <w:rPr>
                <w:noProof/>
                <w:webHidden/>
              </w:rPr>
              <w:t>28</w:t>
            </w:r>
            <w:r w:rsidR="00F07FBF">
              <w:rPr>
                <w:noProof/>
                <w:webHidden/>
              </w:rPr>
              <w:fldChar w:fldCharType="end"/>
            </w:r>
          </w:hyperlink>
        </w:p>
        <w:p w14:paraId="03E428CD" w14:textId="59AE66D3" w:rsidR="00F07FBF" w:rsidRDefault="007D13AF">
          <w:pPr>
            <w:pStyle w:val="TDC2"/>
            <w:tabs>
              <w:tab w:val="left" w:pos="880"/>
              <w:tab w:val="right" w:leader="dot" w:pos="8494"/>
            </w:tabs>
            <w:rPr>
              <w:rFonts w:asciiTheme="minorHAnsi" w:eastAsiaTheme="minorEastAsia" w:hAnsiTheme="minorHAnsi" w:cstheme="minorBidi"/>
              <w:noProof/>
              <w:lang w:eastAsia="es-ES"/>
            </w:rPr>
          </w:pPr>
          <w:hyperlink w:anchor="_Toc40202076" w:history="1">
            <w:r w:rsidR="00F07FBF" w:rsidRPr="0033692B">
              <w:rPr>
                <w:rStyle w:val="Hipervnculo"/>
                <w:noProof/>
                <w:lang w:eastAsia="es-ES"/>
              </w:rPr>
              <w:t>3.2</w:t>
            </w:r>
            <w:r w:rsidR="00F07FBF">
              <w:rPr>
                <w:rFonts w:asciiTheme="minorHAnsi" w:eastAsiaTheme="minorEastAsia" w:hAnsiTheme="minorHAnsi" w:cstheme="minorBidi"/>
                <w:noProof/>
                <w:lang w:eastAsia="es-ES"/>
              </w:rPr>
              <w:tab/>
            </w:r>
            <w:r w:rsidR="00F07FBF" w:rsidRPr="0033692B">
              <w:rPr>
                <w:rStyle w:val="Hipervnculo"/>
                <w:noProof/>
                <w:lang w:eastAsia="es-ES"/>
              </w:rPr>
              <w:t>Herramientas</w:t>
            </w:r>
            <w:r w:rsidR="00F07FBF">
              <w:rPr>
                <w:noProof/>
                <w:webHidden/>
              </w:rPr>
              <w:tab/>
            </w:r>
            <w:r w:rsidR="00F07FBF">
              <w:rPr>
                <w:noProof/>
                <w:webHidden/>
              </w:rPr>
              <w:fldChar w:fldCharType="begin"/>
            </w:r>
            <w:r w:rsidR="00F07FBF">
              <w:rPr>
                <w:noProof/>
                <w:webHidden/>
              </w:rPr>
              <w:instrText xml:space="preserve"> PAGEREF _Toc40202076 \h </w:instrText>
            </w:r>
            <w:r w:rsidR="00F07FBF">
              <w:rPr>
                <w:noProof/>
                <w:webHidden/>
              </w:rPr>
            </w:r>
            <w:r w:rsidR="00F07FBF">
              <w:rPr>
                <w:noProof/>
                <w:webHidden/>
              </w:rPr>
              <w:fldChar w:fldCharType="separate"/>
            </w:r>
            <w:r w:rsidR="00F07FBF">
              <w:rPr>
                <w:noProof/>
                <w:webHidden/>
              </w:rPr>
              <w:t>29</w:t>
            </w:r>
            <w:r w:rsidR="00F07FBF">
              <w:rPr>
                <w:noProof/>
                <w:webHidden/>
              </w:rPr>
              <w:fldChar w:fldCharType="end"/>
            </w:r>
          </w:hyperlink>
        </w:p>
        <w:p w14:paraId="62FDED5A" w14:textId="264B3083" w:rsidR="00F07FBF" w:rsidRDefault="007D13AF">
          <w:pPr>
            <w:pStyle w:val="TDC2"/>
            <w:tabs>
              <w:tab w:val="left" w:pos="880"/>
              <w:tab w:val="right" w:leader="dot" w:pos="8494"/>
            </w:tabs>
            <w:rPr>
              <w:rFonts w:asciiTheme="minorHAnsi" w:eastAsiaTheme="minorEastAsia" w:hAnsiTheme="minorHAnsi" w:cstheme="minorBidi"/>
              <w:noProof/>
              <w:lang w:eastAsia="es-ES"/>
            </w:rPr>
          </w:pPr>
          <w:hyperlink w:anchor="_Toc40202077" w:history="1">
            <w:r w:rsidR="00F07FBF" w:rsidRPr="0033692B">
              <w:rPr>
                <w:rStyle w:val="Hipervnculo"/>
                <w:noProof/>
                <w:lang w:eastAsia="es-ES"/>
              </w:rPr>
              <w:t>3.3</w:t>
            </w:r>
            <w:r w:rsidR="00F07FBF">
              <w:rPr>
                <w:rFonts w:asciiTheme="minorHAnsi" w:eastAsiaTheme="minorEastAsia" w:hAnsiTheme="minorHAnsi" w:cstheme="minorBidi"/>
                <w:noProof/>
                <w:lang w:eastAsia="es-ES"/>
              </w:rPr>
              <w:tab/>
            </w:r>
            <w:r w:rsidR="00F07FBF" w:rsidRPr="0033692B">
              <w:rPr>
                <w:rStyle w:val="Hipervnculo"/>
                <w:noProof/>
                <w:lang w:eastAsia="es-ES"/>
              </w:rPr>
              <w:t>Entorno</w:t>
            </w:r>
            <w:r w:rsidR="00F07FBF">
              <w:rPr>
                <w:noProof/>
                <w:webHidden/>
              </w:rPr>
              <w:tab/>
            </w:r>
            <w:r w:rsidR="00F07FBF">
              <w:rPr>
                <w:noProof/>
                <w:webHidden/>
              </w:rPr>
              <w:fldChar w:fldCharType="begin"/>
            </w:r>
            <w:r w:rsidR="00F07FBF">
              <w:rPr>
                <w:noProof/>
                <w:webHidden/>
              </w:rPr>
              <w:instrText xml:space="preserve"> PAGEREF _Toc40202077 \h </w:instrText>
            </w:r>
            <w:r w:rsidR="00F07FBF">
              <w:rPr>
                <w:noProof/>
                <w:webHidden/>
              </w:rPr>
            </w:r>
            <w:r w:rsidR="00F07FBF">
              <w:rPr>
                <w:noProof/>
                <w:webHidden/>
              </w:rPr>
              <w:fldChar w:fldCharType="separate"/>
            </w:r>
            <w:r w:rsidR="00F07FBF">
              <w:rPr>
                <w:noProof/>
                <w:webHidden/>
              </w:rPr>
              <w:t>31</w:t>
            </w:r>
            <w:r w:rsidR="00F07FBF">
              <w:rPr>
                <w:noProof/>
                <w:webHidden/>
              </w:rPr>
              <w:fldChar w:fldCharType="end"/>
            </w:r>
          </w:hyperlink>
        </w:p>
        <w:p w14:paraId="42878E54" w14:textId="304EC0C6" w:rsidR="00F07FBF" w:rsidRDefault="007D13AF">
          <w:pPr>
            <w:pStyle w:val="TDC3"/>
            <w:tabs>
              <w:tab w:val="left" w:pos="1540"/>
              <w:tab w:val="right" w:leader="dot" w:pos="8494"/>
            </w:tabs>
            <w:rPr>
              <w:rFonts w:asciiTheme="minorHAnsi" w:eastAsiaTheme="minorEastAsia" w:hAnsiTheme="minorHAnsi" w:cstheme="minorBidi"/>
              <w:noProof/>
              <w:lang w:eastAsia="es-ES"/>
            </w:rPr>
          </w:pPr>
          <w:hyperlink w:anchor="_Toc40202078" w:history="1">
            <w:r w:rsidR="00F07FBF" w:rsidRPr="0033692B">
              <w:rPr>
                <w:rStyle w:val="Hipervnculo"/>
                <w:noProof/>
                <w:lang w:eastAsia="es-ES"/>
              </w:rPr>
              <w:t>3.3.1</w:t>
            </w:r>
            <w:r w:rsidR="00F07FBF">
              <w:rPr>
                <w:rFonts w:asciiTheme="minorHAnsi" w:eastAsiaTheme="minorEastAsia" w:hAnsiTheme="minorHAnsi" w:cstheme="minorBidi"/>
                <w:noProof/>
                <w:lang w:eastAsia="es-ES"/>
              </w:rPr>
              <w:tab/>
            </w:r>
            <w:r w:rsidR="00F07FBF" w:rsidRPr="0033692B">
              <w:rPr>
                <w:rStyle w:val="Hipervnculo"/>
                <w:noProof/>
                <w:lang w:eastAsia="es-ES"/>
              </w:rPr>
              <w:t>Sistemas operativos y despliegue</w:t>
            </w:r>
            <w:r w:rsidR="00F07FBF">
              <w:rPr>
                <w:noProof/>
                <w:webHidden/>
              </w:rPr>
              <w:tab/>
            </w:r>
            <w:r w:rsidR="00F07FBF">
              <w:rPr>
                <w:noProof/>
                <w:webHidden/>
              </w:rPr>
              <w:fldChar w:fldCharType="begin"/>
            </w:r>
            <w:r w:rsidR="00F07FBF">
              <w:rPr>
                <w:noProof/>
                <w:webHidden/>
              </w:rPr>
              <w:instrText xml:space="preserve"> PAGEREF _Toc40202078 \h </w:instrText>
            </w:r>
            <w:r w:rsidR="00F07FBF">
              <w:rPr>
                <w:noProof/>
                <w:webHidden/>
              </w:rPr>
            </w:r>
            <w:r w:rsidR="00F07FBF">
              <w:rPr>
                <w:noProof/>
                <w:webHidden/>
              </w:rPr>
              <w:fldChar w:fldCharType="separate"/>
            </w:r>
            <w:r w:rsidR="00F07FBF">
              <w:rPr>
                <w:noProof/>
                <w:webHidden/>
              </w:rPr>
              <w:t>31</w:t>
            </w:r>
            <w:r w:rsidR="00F07FBF">
              <w:rPr>
                <w:noProof/>
                <w:webHidden/>
              </w:rPr>
              <w:fldChar w:fldCharType="end"/>
            </w:r>
          </w:hyperlink>
        </w:p>
        <w:p w14:paraId="656C1749" w14:textId="5E8FA7EF" w:rsidR="00F07FBF" w:rsidRDefault="007D13AF">
          <w:pPr>
            <w:pStyle w:val="TDC3"/>
            <w:tabs>
              <w:tab w:val="left" w:pos="1540"/>
              <w:tab w:val="right" w:leader="dot" w:pos="8494"/>
            </w:tabs>
            <w:rPr>
              <w:rFonts w:asciiTheme="minorHAnsi" w:eastAsiaTheme="minorEastAsia" w:hAnsiTheme="minorHAnsi" w:cstheme="minorBidi"/>
              <w:noProof/>
              <w:lang w:eastAsia="es-ES"/>
            </w:rPr>
          </w:pPr>
          <w:hyperlink w:anchor="_Toc40202079" w:history="1">
            <w:r w:rsidR="00F07FBF" w:rsidRPr="0033692B">
              <w:rPr>
                <w:rStyle w:val="Hipervnculo"/>
                <w:noProof/>
                <w:lang w:eastAsia="es-ES"/>
              </w:rPr>
              <w:t>3.3.2</w:t>
            </w:r>
            <w:r w:rsidR="00F07FBF">
              <w:rPr>
                <w:rFonts w:asciiTheme="minorHAnsi" w:eastAsiaTheme="minorEastAsia" w:hAnsiTheme="minorHAnsi" w:cstheme="minorBidi"/>
                <w:noProof/>
                <w:lang w:eastAsia="es-ES"/>
              </w:rPr>
              <w:tab/>
            </w:r>
            <w:r w:rsidR="00F07FBF" w:rsidRPr="0033692B">
              <w:rPr>
                <w:rStyle w:val="Hipervnculo"/>
                <w:noProof/>
                <w:lang w:eastAsia="es-ES"/>
              </w:rPr>
              <w:t>Componentes de las máquinas</w:t>
            </w:r>
            <w:r w:rsidR="00F07FBF">
              <w:rPr>
                <w:noProof/>
                <w:webHidden/>
              </w:rPr>
              <w:tab/>
            </w:r>
            <w:r w:rsidR="00F07FBF">
              <w:rPr>
                <w:noProof/>
                <w:webHidden/>
              </w:rPr>
              <w:fldChar w:fldCharType="begin"/>
            </w:r>
            <w:r w:rsidR="00F07FBF">
              <w:rPr>
                <w:noProof/>
                <w:webHidden/>
              </w:rPr>
              <w:instrText xml:space="preserve"> PAGEREF _Toc40202079 \h </w:instrText>
            </w:r>
            <w:r w:rsidR="00F07FBF">
              <w:rPr>
                <w:noProof/>
                <w:webHidden/>
              </w:rPr>
            </w:r>
            <w:r w:rsidR="00F07FBF">
              <w:rPr>
                <w:noProof/>
                <w:webHidden/>
              </w:rPr>
              <w:fldChar w:fldCharType="separate"/>
            </w:r>
            <w:r w:rsidR="00F07FBF">
              <w:rPr>
                <w:noProof/>
                <w:webHidden/>
              </w:rPr>
              <w:t>33</w:t>
            </w:r>
            <w:r w:rsidR="00F07FBF">
              <w:rPr>
                <w:noProof/>
                <w:webHidden/>
              </w:rPr>
              <w:fldChar w:fldCharType="end"/>
            </w:r>
          </w:hyperlink>
        </w:p>
        <w:p w14:paraId="7EC64580" w14:textId="0DBF9983" w:rsidR="00F07FBF" w:rsidRDefault="007D13AF">
          <w:pPr>
            <w:pStyle w:val="TDC4"/>
            <w:tabs>
              <w:tab w:val="left" w:pos="1760"/>
              <w:tab w:val="right" w:leader="dot" w:pos="8494"/>
            </w:tabs>
            <w:rPr>
              <w:noProof/>
            </w:rPr>
          </w:pPr>
          <w:hyperlink w:anchor="_Toc40202080" w:history="1">
            <w:r w:rsidR="00F07FBF" w:rsidRPr="0033692B">
              <w:rPr>
                <w:rStyle w:val="Hipervnculo"/>
                <w:noProof/>
              </w:rPr>
              <w:t>3.3.2.1.</w:t>
            </w:r>
            <w:r w:rsidR="00F07FBF">
              <w:rPr>
                <w:noProof/>
              </w:rPr>
              <w:tab/>
            </w:r>
            <w:r w:rsidR="00F07FBF" w:rsidRPr="0033692B">
              <w:rPr>
                <w:rStyle w:val="Hipervnculo"/>
                <w:noProof/>
              </w:rPr>
              <w:t>Proxy de intercepción</w:t>
            </w:r>
            <w:r w:rsidR="00F07FBF">
              <w:rPr>
                <w:noProof/>
                <w:webHidden/>
              </w:rPr>
              <w:tab/>
            </w:r>
            <w:r w:rsidR="00F07FBF">
              <w:rPr>
                <w:noProof/>
                <w:webHidden/>
              </w:rPr>
              <w:fldChar w:fldCharType="begin"/>
            </w:r>
            <w:r w:rsidR="00F07FBF">
              <w:rPr>
                <w:noProof/>
                <w:webHidden/>
              </w:rPr>
              <w:instrText xml:space="preserve"> PAGEREF _Toc40202080 \h </w:instrText>
            </w:r>
            <w:r w:rsidR="00F07FBF">
              <w:rPr>
                <w:noProof/>
                <w:webHidden/>
              </w:rPr>
            </w:r>
            <w:r w:rsidR="00F07FBF">
              <w:rPr>
                <w:noProof/>
                <w:webHidden/>
              </w:rPr>
              <w:fldChar w:fldCharType="separate"/>
            </w:r>
            <w:r w:rsidR="00F07FBF">
              <w:rPr>
                <w:noProof/>
                <w:webHidden/>
              </w:rPr>
              <w:t>33</w:t>
            </w:r>
            <w:r w:rsidR="00F07FBF">
              <w:rPr>
                <w:noProof/>
                <w:webHidden/>
              </w:rPr>
              <w:fldChar w:fldCharType="end"/>
            </w:r>
          </w:hyperlink>
        </w:p>
        <w:p w14:paraId="1765349E" w14:textId="1DC2E796" w:rsidR="00F07FBF" w:rsidRDefault="007D13AF">
          <w:pPr>
            <w:pStyle w:val="TDC4"/>
            <w:tabs>
              <w:tab w:val="left" w:pos="1760"/>
              <w:tab w:val="right" w:leader="dot" w:pos="8494"/>
            </w:tabs>
            <w:rPr>
              <w:noProof/>
            </w:rPr>
          </w:pPr>
          <w:hyperlink w:anchor="_Toc40202081" w:history="1">
            <w:r w:rsidR="00F07FBF" w:rsidRPr="0033692B">
              <w:rPr>
                <w:rStyle w:val="Hipervnculo"/>
                <w:noProof/>
              </w:rPr>
              <w:t>3.3.2.2.</w:t>
            </w:r>
            <w:r w:rsidR="00F07FBF">
              <w:rPr>
                <w:noProof/>
              </w:rPr>
              <w:tab/>
            </w:r>
            <w:r w:rsidR="00F07FBF" w:rsidRPr="0033692B">
              <w:rPr>
                <w:rStyle w:val="Hipervnculo"/>
                <w:noProof/>
              </w:rPr>
              <w:t>Entorno de ejecución</w:t>
            </w:r>
            <w:r w:rsidR="00F07FBF">
              <w:rPr>
                <w:noProof/>
                <w:webHidden/>
              </w:rPr>
              <w:tab/>
            </w:r>
            <w:r w:rsidR="00F07FBF">
              <w:rPr>
                <w:noProof/>
                <w:webHidden/>
              </w:rPr>
              <w:fldChar w:fldCharType="begin"/>
            </w:r>
            <w:r w:rsidR="00F07FBF">
              <w:rPr>
                <w:noProof/>
                <w:webHidden/>
              </w:rPr>
              <w:instrText xml:space="preserve"> PAGEREF _Toc40202081 \h </w:instrText>
            </w:r>
            <w:r w:rsidR="00F07FBF">
              <w:rPr>
                <w:noProof/>
                <w:webHidden/>
              </w:rPr>
            </w:r>
            <w:r w:rsidR="00F07FBF">
              <w:rPr>
                <w:noProof/>
                <w:webHidden/>
              </w:rPr>
              <w:fldChar w:fldCharType="separate"/>
            </w:r>
            <w:r w:rsidR="00F07FBF">
              <w:rPr>
                <w:noProof/>
                <w:webHidden/>
              </w:rPr>
              <w:t>33</w:t>
            </w:r>
            <w:r w:rsidR="00F07FBF">
              <w:rPr>
                <w:noProof/>
                <w:webHidden/>
              </w:rPr>
              <w:fldChar w:fldCharType="end"/>
            </w:r>
          </w:hyperlink>
        </w:p>
        <w:p w14:paraId="20A04148" w14:textId="2E77871C" w:rsidR="00F07FBF" w:rsidRDefault="007D13AF">
          <w:pPr>
            <w:pStyle w:val="TDC2"/>
            <w:tabs>
              <w:tab w:val="left" w:pos="880"/>
              <w:tab w:val="right" w:leader="dot" w:pos="8494"/>
            </w:tabs>
            <w:rPr>
              <w:rFonts w:asciiTheme="minorHAnsi" w:eastAsiaTheme="minorEastAsia" w:hAnsiTheme="minorHAnsi" w:cstheme="minorBidi"/>
              <w:noProof/>
              <w:lang w:eastAsia="es-ES"/>
            </w:rPr>
          </w:pPr>
          <w:hyperlink w:anchor="_Toc40202082" w:history="1">
            <w:r w:rsidR="00F07FBF" w:rsidRPr="0033692B">
              <w:rPr>
                <w:rStyle w:val="Hipervnculo"/>
                <w:noProof/>
                <w:lang w:eastAsia="es-ES"/>
              </w:rPr>
              <w:t>3.4</w:t>
            </w:r>
            <w:r w:rsidR="00F07FBF">
              <w:rPr>
                <w:rFonts w:asciiTheme="minorHAnsi" w:eastAsiaTheme="minorEastAsia" w:hAnsiTheme="minorHAnsi" w:cstheme="minorBidi"/>
                <w:noProof/>
                <w:lang w:eastAsia="es-ES"/>
              </w:rPr>
              <w:tab/>
            </w:r>
            <w:r w:rsidR="00F07FBF" w:rsidRPr="0033692B">
              <w:rPr>
                <w:rStyle w:val="Hipervnculo"/>
                <w:noProof/>
                <w:lang w:eastAsia="es-ES"/>
              </w:rPr>
              <w:t>Método de identificación de bibliotecas de fijación de certificados</w:t>
            </w:r>
            <w:r w:rsidR="00F07FBF">
              <w:rPr>
                <w:noProof/>
                <w:webHidden/>
              </w:rPr>
              <w:tab/>
            </w:r>
            <w:r w:rsidR="00F07FBF">
              <w:rPr>
                <w:noProof/>
                <w:webHidden/>
              </w:rPr>
              <w:fldChar w:fldCharType="begin"/>
            </w:r>
            <w:r w:rsidR="00F07FBF">
              <w:rPr>
                <w:noProof/>
                <w:webHidden/>
              </w:rPr>
              <w:instrText xml:space="preserve"> PAGEREF _Toc40202082 \h </w:instrText>
            </w:r>
            <w:r w:rsidR="00F07FBF">
              <w:rPr>
                <w:noProof/>
                <w:webHidden/>
              </w:rPr>
            </w:r>
            <w:r w:rsidR="00F07FBF">
              <w:rPr>
                <w:noProof/>
                <w:webHidden/>
              </w:rPr>
              <w:fldChar w:fldCharType="separate"/>
            </w:r>
            <w:r w:rsidR="00F07FBF">
              <w:rPr>
                <w:noProof/>
                <w:webHidden/>
              </w:rPr>
              <w:t>34</w:t>
            </w:r>
            <w:r w:rsidR="00F07FBF">
              <w:rPr>
                <w:noProof/>
                <w:webHidden/>
              </w:rPr>
              <w:fldChar w:fldCharType="end"/>
            </w:r>
          </w:hyperlink>
        </w:p>
        <w:p w14:paraId="3EF51D41" w14:textId="783ECE46" w:rsidR="00F07FBF" w:rsidRDefault="007D13AF">
          <w:pPr>
            <w:pStyle w:val="TDC3"/>
            <w:tabs>
              <w:tab w:val="left" w:pos="1540"/>
              <w:tab w:val="right" w:leader="dot" w:pos="8494"/>
            </w:tabs>
            <w:rPr>
              <w:rFonts w:asciiTheme="minorHAnsi" w:eastAsiaTheme="minorEastAsia" w:hAnsiTheme="minorHAnsi" w:cstheme="minorBidi"/>
              <w:noProof/>
              <w:lang w:eastAsia="es-ES"/>
            </w:rPr>
          </w:pPr>
          <w:hyperlink w:anchor="_Toc40202083" w:history="1">
            <w:r w:rsidR="00F07FBF" w:rsidRPr="0033692B">
              <w:rPr>
                <w:rStyle w:val="Hipervnculo"/>
                <w:noProof/>
                <w:lang w:eastAsia="es-ES"/>
              </w:rPr>
              <w:t>3.4.1</w:t>
            </w:r>
            <w:r w:rsidR="00F07FBF">
              <w:rPr>
                <w:rFonts w:asciiTheme="minorHAnsi" w:eastAsiaTheme="minorEastAsia" w:hAnsiTheme="minorHAnsi" w:cstheme="minorBidi"/>
                <w:noProof/>
                <w:lang w:eastAsia="es-ES"/>
              </w:rPr>
              <w:tab/>
            </w:r>
            <w:r w:rsidR="00F07FBF" w:rsidRPr="0033692B">
              <w:rPr>
                <w:rStyle w:val="Hipervnculo"/>
                <w:noProof/>
                <w:lang w:eastAsia="es-ES"/>
              </w:rPr>
              <w:t>Requisitos</w:t>
            </w:r>
            <w:r w:rsidR="00F07FBF">
              <w:rPr>
                <w:noProof/>
                <w:webHidden/>
              </w:rPr>
              <w:tab/>
            </w:r>
            <w:r w:rsidR="00F07FBF">
              <w:rPr>
                <w:noProof/>
                <w:webHidden/>
              </w:rPr>
              <w:fldChar w:fldCharType="begin"/>
            </w:r>
            <w:r w:rsidR="00F07FBF">
              <w:rPr>
                <w:noProof/>
                <w:webHidden/>
              </w:rPr>
              <w:instrText xml:space="preserve"> PAGEREF _Toc40202083 \h </w:instrText>
            </w:r>
            <w:r w:rsidR="00F07FBF">
              <w:rPr>
                <w:noProof/>
                <w:webHidden/>
              </w:rPr>
            </w:r>
            <w:r w:rsidR="00F07FBF">
              <w:rPr>
                <w:noProof/>
                <w:webHidden/>
              </w:rPr>
              <w:fldChar w:fldCharType="separate"/>
            </w:r>
            <w:r w:rsidR="00F07FBF">
              <w:rPr>
                <w:noProof/>
                <w:webHidden/>
              </w:rPr>
              <w:t>36</w:t>
            </w:r>
            <w:r w:rsidR="00F07FBF">
              <w:rPr>
                <w:noProof/>
                <w:webHidden/>
              </w:rPr>
              <w:fldChar w:fldCharType="end"/>
            </w:r>
          </w:hyperlink>
        </w:p>
        <w:p w14:paraId="5C7025FF" w14:textId="2AA5A3CC" w:rsidR="00F07FBF" w:rsidRDefault="007D13AF">
          <w:pPr>
            <w:pStyle w:val="TDC3"/>
            <w:tabs>
              <w:tab w:val="left" w:pos="1540"/>
              <w:tab w:val="right" w:leader="dot" w:pos="8494"/>
            </w:tabs>
            <w:rPr>
              <w:rFonts w:asciiTheme="minorHAnsi" w:eastAsiaTheme="minorEastAsia" w:hAnsiTheme="minorHAnsi" w:cstheme="minorBidi"/>
              <w:noProof/>
              <w:lang w:eastAsia="es-ES"/>
            </w:rPr>
          </w:pPr>
          <w:hyperlink w:anchor="_Toc40202084" w:history="1">
            <w:r w:rsidR="00F07FBF" w:rsidRPr="0033692B">
              <w:rPr>
                <w:rStyle w:val="Hipervnculo"/>
                <w:noProof/>
                <w:lang w:eastAsia="es-ES"/>
              </w:rPr>
              <w:t>3.4.2</w:t>
            </w:r>
            <w:r w:rsidR="00F07FBF">
              <w:rPr>
                <w:rFonts w:asciiTheme="minorHAnsi" w:eastAsiaTheme="minorEastAsia" w:hAnsiTheme="minorHAnsi" w:cstheme="minorBidi"/>
                <w:noProof/>
                <w:lang w:eastAsia="es-ES"/>
              </w:rPr>
              <w:tab/>
            </w:r>
            <w:r w:rsidR="00F07FBF" w:rsidRPr="0033692B">
              <w:rPr>
                <w:rStyle w:val="Hipervnculo"/>
                <w:noProof/>
                <w:lang w:eastAsia="es-ES"/>
              </w:rPr>
              <w:t>Ejecución</w:t>
            </w:r>
            <w:r w:rsidR="00F07FBF">
              <w:rPr>
                <w:noProof/>
                <w:webHidden/>
              </w:rPr>
              <w:tab/>
            </w:r>
            <w:r w:rsidR="00F07FBF">
              <w:rPr>
                <w:noProof/>
                <w:webHidden/>
              </w:rPr>
              <w:fldChar w:fldCharType="begin"/>
            </w:r>
            <w:r w:rsidR="00F07FBF">
              <w:rPr>
                <w:noProof/>
                <w:webHidden/>
              </w:rPr>
              <w:instrText xml:space="preserve"> PAGEREF _Toc40202084 \h </w:instrText>
            </w:r>
            <w:r w:rsidR="00F07FBF">
              <w:rPr>
                <w:noProof/>
                <w:webHidden/>
              </w:rPr>
            </w:r>
            <w:r w:rsidR="00F07FBF">
              <w:rPr>
                <w:noProof/>
                <w:webHidden/>
              </w:rPr>
              <w:fldChar w:fldCharType="separate"/>
            </w:r>
            <w:r w:rsidR="00F07FBF">
              <w:rPr>
                <w:noProof/>
                <w:webHidden/>
              </w:rPr>
              <w:t>36</w:t>
            </w:r>
            <w:r w:rsidR="00F07FBF">
              <w:rPr>
                <w:noProof/>
                <w:webHidden/>
              </w:rPr>
              <w:fldChar w:fldCharType="end"/>
            </w:r>
          </w:hyperlink>
        </w:p>
        <w:p w14:paraId="556E8A3E" w14:textId="435B7117" w:rsidR="00F07FBF" w:rsidRDefault="007D13AF">
          <w:pPr>
            <w:pStyle w:val="TDC3"/>
            <w:tabs>
              <w:tab w:val="left" w:pos="1540"/>
              <w:tab w:val="right" w:leader="dot" w:pos="8494"/>
            </w:tabs>
            <w:rPr>
              <w:rFonts w:asciiTheme="minorHAnsi" w:eastAsiaTheme="minorEastAsia" w:hAnsiTheme="minorHAnsi" w:cstheme="minorBidi"/>
              <w:noProof/>
              <w:lang w:eastAsia="es-ES"/>
            </w:rPr>
          </w:pPr>
          <w:hyperlink w:anchor="_Toc40202085" w:history="1">
            <w:r w:rsidR="00F07FBF" w:rsidRPr="0033692B">
              <w:rPr>
                <w:rStyle w:val="Hipervnculo"/>
                <w:noProof/>
                <w:lang w:eastAsia="es-ES"/>
              </w:rPr>
              <w:t>3.4.3</w:t>
            </w:r>
            <w:r w:rsidR="00F07FBF">
              <w:rPr>
                <w:rFonts w:asciiTheme="minorHAnsi" w:eastAsiaTheme="minorEastAsia" w:hAnsiTheme="minorHAnsi" w:cstheme="minorBidi"/>
                <w:noProof/>
                <w:lang w:eastAsia="es-ES"/>
              </w:rPr>
              <w:tab/>
            </w:r>
            <w:r w:rsidR="00F07FBF" w:rsidRPr="0033692B">
              <w:rPr>
                <w:rStyle w:val="Hipervnculo"/>
                <w:noProof/>
                <w:lang w:eastAsia="es-ES"/>
              </w:rPr>
              <w:t>Salida</w:t>
            </w:r>
            <w:r w:rsidR="00F07FBF">
              <w:rPr>
                <w:noProof/>
                <w:webHidden/>
              </w:rPr>
              <w:tab/>
            </w:r>
            <w:r w:rsidR="00F07FBF">
              <w:rPr>
                <w:noProof/>
                <w:webHidden/>
              </w:rPr>
              <w:fldChar w:fldCharType="begin"/>
            </w:r>
            <w:r w:rsidR="00F07FBF">
              <w:rPr>
                <w:noProof/>
                <w:webHidden/>
              </w:rPr>
              <w:instrText xml:space="preserve"> PAGEREF _Toc40202085 \h </w:instrText>
            </w:r>
            <w:r w:rsidR="00F07FBF">
              <w:rPr>
                <w:noProof/>
                <w:webHidden/>
              </w:rPr>
            </w:r>
            <w:r w:rsidR="00F07FBF">
              <w:rPr>
                <w:noProof/>
                <w:webHidden/>
              </w:rPr>
              <w:fldChar w:fldCharType="separate"/>
            </w:r>
            <w:r w:rsidR="00F07FBF">
              <w:rPr>
                <w:noProof/>
                <w:webHidden/>
              </w:rPr>
              <w:t>38</w:t>
            </w:r>
            <w:r w:rsidR="00F07FBF">
              <w:rPr>
                <w:noProof/>
                <w:webHidden/>
              </w:rPr>
              <w:fldChar w:fldCharType="end"/>
            </w:r>
          </w:hyperlink>
        </w:p>
        <w:p w14:paraId="0CBA47DD" w14:textId="2AA51578" w:rsidR="00F07FBF" w:rsidRDefault="007D13AF">
          <w:pPr>
            <w:pStyle w:val="TDC2"/>
            <w:tabs>
              <w:tab w:val="left" w:pos="880"/>
              <w:tab w:val="right" w:leader="dot" w:pos="8494"/>
            </w:tabs>
            <w:rPr>
              <w:rFonts w:asciiTheme="minorHAnsi" w:eastAsiaTheme="minorEastAsia" w:hAnsiTheme="minorHAnsi" w:cstheme="minorBidi"/>
              <w:noProof/>
              <w:lang w:eastAsia="es-ES"/>
            </w:rPr>
          </w:pPr>
          <w:hyperlink w:anchor="_Toc40202086" w:history="1">
            <w:r w:rsidR="00F07FBF" w:rsidRPr="0033692B">
              <w:rPr>
                <w:rStyle w:val="Hipervnculo"/>
                <w:noProof/>
                <w:lang w:eastAsia="es-ES"/>
              </w:rPr>
              <w:t>3.5</w:t>
            </w:r>
            <w:r w:rsidR="00F07FBF">
              <w:rPr>
                <w:rFonts w:asciiTheme="minorHAnsi" w:eastAsiaTheme="minorEastAsia" w:hAnsiTheme="minorHAnsi" w:cstheme="minorBidi"/>
                <w:noProof/>
                <w:lang w:eastAsia="es-ES"/>
              </w:rPr>
              <w:tab/>
            </w:r>
            <w:r w:rsidR="00F07FBF" w:rsidRPr="0033692B">
              <w:rPr>
                <w:rStyle w:val="Hipervnculo"/>
                <w:noProof/>
                <w:lang w:eastAsia="es-ES"/>
              </w:rPr>
              <w:t>Método de inyección de código</w:t>
            </w:r>
            <w:r w:rsidR="00F07FBF">
              <w:rPr>
                <w:noProof/>
                <w:webHidden/>
              </w:rPr>
              <w:tab/>
            </w:r>
            <w:r w:rsidR="00F07FBF">
              <w:rPr>
                <w:noProof/>
                <w:webHidden/>
              </w:rPr>
              <w:fldChar w:fldCharType="begin"/>
            </w:r>
            <w:r w:rsidR="00F07FBF">
              <w:rPr>
                <w:noProof/>
                <w:webHidden/>
              </w:rPr>
              <w:instrText xml:space="preserve"> PAGEREF _Toc40202086 \h </w:instrText>
            </w:r>
            <w:r w:rsidR="00F07FBF">
              <w:rPr>
                <w:noProof/>
                <w:webHidden/>
              </w:rPr>
            </w:r>
            <w:r w:rsidR="00F07FBF">
              <w:rPr>
                <w:noProof/>
                <w:webHidden/>
              </w:rPr>
              <w:fldChar w:fldCharType="separate"/>
            </w:r>
            <w:r w:rsidR="00F07FBF">
              <w:rPr>
                <w:noProof/>
                <w:webHidden/>
              </w:rPr>
              <w:t>39</w:t>
            </w:r>
            <w:r w:rsidR="00F07FBF">
              <w:rPr>
                <w:noProof/>
                <w:webHidden/>
              </w:rPr>
              <w:fldChar w:fldCharType="end"/>
            </w:r>
          </w:hyperlink>
        </w:p>
        <w:p w14:paraId="6163ACDE" w14:textId="6ACEFD91" w:rsidR="00F07FBF" w:rsidRDefault="007D13AF">
          <w:pPr>
            <w:pStyle w:val="TDC3"/>
            <w:tabs>
              <w:tab w:val="left" w:pos="1540"/>
              <w:tab w:val="right" w:leader="dot" w:pos="8494"/>
            </w:tabs>
            <w:rPr>
              <w:rFonts w:asciiTheme="minorHAnsi" w:eastAsiaTheme="minorEastAsia" w:hAnsiTheme="minorHAnsi" w:cstheme="minorBidi"/>
              <w:noProof/>
              <w:lang w:eastAsia="es-ES"/>
            </w:rPr>
          </w:pPr>
          <w:hyperlink w:anchor="_Toc40202087" w:history="1">
            <w:r w:rsidR="00F07FBF" w:rsidRPr="0033692B">
              <w:rPr>
                <w:rStyle w:val="Hipervnculo"/>
                <w:noProof/>
                <w:lang w:eastAsia="es-ES"/>
              </w:rPr>
              <w:t>3.5.1</w:t>
            </w:r>
            <w:r w:rsidR="00F07FBF">
              <w:rPr>
                <w:rFonts w:asciiTheme="minorHAnsi" w:eastAsiaTheme="minorEastAsia" w:hAnsiTheme="minorHAnsi" w:cstheme="minorBidi"/>
                <w:noProof/>
                <w:lang w:eastAsia="es-ES"/>
              </w:rPr>
              <w:tab/>
            </w:r>
            <w:r w:rsidR="00F07FBF" w:rsidRPr="0033692B">
              <w:rPr>
                <w:rStyle w:val="Hipervnculo"/>
                <w:noProof/>
                <w:lang w:eastAsia="es-ES"/>
              </w:rPr>
              <w:t>Caso 1: Inyección de código con nuevas librerías</w:t>
            </w:r>
            <w:r w:rsidR="00F07FBF">
              <w:rPr>
                <w:noProof/>
                <w:webHidden/>
              </w:rPr>
              <w:tab/>
            </w:r>
            <w:r w:rsidR="00F07FBF">
              <w:rPr>
                <w:noProof/>
                <w:webHidden/>
              </w:rPr>
              <w:fldChar w:fldCharType="begin"/>
            </w:r>
            <w:r w:rsidR="00F07FBF">
              <w:rPr>
                <w:noProof/>
                <w:webHidden/>
              </w:rPr>
              <w:instrText xml:space="preserve"> PAGEREF _Toc40202087 \h </w:instrText>
            </w:r>
            <w:r w:rsidR="00F07FBF">
              <w:rPr>
                <w:noProof/>
                <w:webHidden/>
              </w:rPr>
            </w:r>
            <w:r w:rsidR="00F07FBF">
              <w:rPr>
                <w:noProof/>
                <w:webHidden/>
              </w:rPr>
              <w:fldChar w:fldCharType="separate"/>
            </w:r>
            <w:r w:rsidR="00F07FBF">
              <w:rPr>
                <w:noProof/>
                <w:webHidden/>
              </w:rPr>
              <w:t>40</w:t>
            </w:r>
            <w:r w:rsidR="00F07FBF">
              <w:rPr>
                <w:noProof/>
                <w:webHidden/>
              </w:rPr>
              <w:fldChar w:fldCharType="end"/>
            </w:r>
          </w:hyperlink>
        </w:p>
        <w:p w14:paraId="47EBBAB5" w14:textId="6F10436B" w:rsidR="00F07FBF" w:rsidRDefault="007D13AF">
          <w:pPr>
            <w:pStyle w:val="TDC3"/>
            <w:tabs>
              <w:tab w:val="left" w:pos="1540"/>
              <w:tab w:val="right" w:leader="dot" w:pos="8494"/>
            </w:tabs>
            <w:rPr>
              <w:rFonts w:asciiTheme="minorHAnsi" w:eastAsiaTheme="minorEastAsia" w:hAnsiTheme="minorHAnsi" w:cstheme="minorBidi"/>
              <w:noProof/>
              <w:lang w:eastAsia="es-ES"/>
            </w:rPr>
          </w:pPr>
          <w:hyperlink w:anchor="_Toc40202088" w:history="1">
            <w:r w:rsidR="00F07FBF" w:rsidRPr="0033692B">
              <w:rPr>
                <w:rStyle w:val="Hipervnculo"/>
                <w:noProof/>
                <w:lang w:eastAsia="es-ES"/>
              </w:rPr>
              <w:t>3.5.2</w:t>
            </w:r>
            <w:r w:rsidR="00F07FBF">
              <w:rPr>
                <w:rFonts w:asciiTheme="minorHAnsi" w:eastAsiaTheme="minorEastAsia" w:hAnsiTheme="minorHAnsi" w:cstheme="minorBidi"/>
                <w:noProof/>
                <w:lang w:eastAsia="es-ES"/>
              </w:rPr>
              <w:tab/>
            </w:r>
            <w:r w:rsidR="00F07FBF" w:rsidRPr="0033692B">
              <w:rPr>
                <w:rStyle w:val="Hipervnculo"/>
                <w:noProof/>
                <w:lang w:eastAsia="es-ES"/>
              </w:rPr>
              <w:t>Caso 2: Inyección de código nuevo de librerías ya conocidas (APKs simples)</w:t>
            </w:r>
            <w:r w:rsidR="00F07FBF">
              <w:rPr>
                <w:rStyle w:val="Hipervnculo"/>
                <w:noProof/>
                <w:lang w:eastAsia="es-ES"/>
              </w:rPr>
              <w:t>….</w:t>
            </w:r>
            <w:r w:rsidR="00F07FBF">
              <w:rPr>
                <w:noProof/>
                <w:webHidden/>
              </w:rPr>
              <w:tab/>
            </w:r>
            <w:r w:rsidR="00F07FBF">
              <w:rPr>
                <w:noProof/>
                <w:webHidden/>
              </w:rPr>
              <w:fldChar w:fldCharType="begin"/>
            </w:r>
            <w:r w:rsidR="00F07FBF">
              <w:rPr>
                <w:noProof/>
                <w:webHidden/>
              </w:rPr>
              <w:instrText xml:space="preserve"> PAGEREF _Toc40202088 \h </w:instrText>
            </w:r>
            <w:r w:rsidR="00F07FBF">
              <w:rPr>
                <w:noProof/>
                <w:webHidden/>
              </w:rPr>
            </w:r>
            <w:r w:rsidR="00F07FBF">
              <w:rPr>
                <w:noProof/>
                <w:webHidden/>
              </w:rPr>
              <w:fldChar w:fldCharType="separate"/>
            </w:r>
            <w:r w:rsidR="00F07FBF">
              <w:rPr>
                <w:noProof/>
                <w:webHidden/>
              </w:rPr>
              <w:t>40</w:t>
            </w:r>
            <w:r w:rsidR="00F07FBF">
              <w:rPr>
                <w:noProof/>
                <w:webHidden/>
              </w:rPr>
              <w:fldChar w:fldCharType="end"/>
            </w:r>
          </w:hyperlink>
        </w:p>
        <w:p w14:paraId="39668779" w14:textId="2E63AD4E" w:rsidR="00F07FBF" w:rsidRDefault="007D13AF">
          <w:pPr>
            <w:pStyle w:val="TDC3"/>
            <w:tabs>
              <w:tab w:val="left" w:pos="1540"/>
              <w:tab w:val="right" w:leader="dot" w:pos="8494"/>
            </w:tabs>
            <w:rPr>
              <w:rFonts w:asciiTheme="minorHAnsi" w:eastAsiaTheme="minorEastAsia" w:hAnsiTheme="minorHAnsi" w:cstheme="minorBidi"/>
              <w:noProof/>
              <w:lang w:eastAsia="es-ES"/>
            </w:rPr>
          </w:pPr>
          <w:hyperlink w:anchor="_Toc40202089" w:history="1">
            <w:r w:rsidR="00F07FBF" w:rsidRPr="0033692B">
              <w:rPr>
                <w:rStyle w:val="Hipervnculo"/>
                <w:noProof/>
                <w:lang w:eastAsia="es-ES"/>
              </w:rPr>
              <w:t>3.5.3</w:t>
            </w:r>
            <w:r w:rsidR="00F07FBF">
              <w:rPr>
                <w:rFonts w:asciiTheme="minorHAnsi" w:eastAsiaTheme="minorEastAsia" w:hAnsiTheme="minorHAnsi" w:cstheme="minorBidi"/>
                <w:noProof/>
                <w:lang w:eastAsia="es-ES"/>
              </w:rPr>
              <w:tab/>
            </w:r>
            <w:r w:rsidR="00F07FBF" w:rsidRPr="0033692B">
              <w:rPr>
                <w:rStyle w:val="Hipervnculo"/>
                <w:noProof/>
                <w:lang w:eastAsia="es-ES"/>
              </w:rPr>
              <w:t>Caso 3: Inyección de código nuevo de librerías ya conocidas (Bundle APKs)</w:t>
            </w:r>
            <w:r w:rsidR="00F07FBF">
              <w:rPr>
                <w:rStyle w:val="Hipervnculo"/>
                <w:noProof/>
                <w:lang w:eastAsia="es-ES"/>
              </w:rPr>
              <w:t>…….</w:t>
            </w:r>
            <w:r w:rsidR="00F07FBF">
              <w:rPr>
                <w:noProof/>
                <w:webHidden/>
              </w:rPr>
              <w:tab/>
            </w:r>
            <w:r w:rsidR="00F07FBF">
              <w:rPr>
                <w:noProof/>
                <w:webHidden/>
              </w:rPr>
              <w:fldChar w:fldCharType="begin"/>
            </w:r>
            <w:r w:rsidR="00F07FBF">
              <w:rPr>
                <w:noProof/>
                <w:webHidden/>
              </w:rPr>
              <w:instrText xml:space="preserve"> PAGEREF _Toc40202089 \h </w:instrText>
            </w:r>
            <w:r w:rsidR="00F07FBF">
              <w:rPr>
                <w:noProof/>
                <w:webHidden/>
              </w:rPr>
            </w:r>
            <w:r w:rsidR="00F07FBF">
              <w:rPr>
                <w:noProof/>
                <w:webHidden/>
              </w:rPr>
              <w:fldChar w:fldCharType="separate"/>
            </w:r>
            <w:r w:rsidR="00F07FBF">
              <w:rPr>
                <w:noProof/>
                <w:webHidden/>
              </w:rPr>
              <w:t>40</w:t>
            </w:r>
            <w:r w:rsidR="00F07FBF">
              <w:rPr>
                <w:noProof/>
                <w:webHidden/>
              </w:rPr>
              <w:fldChar w:fldCharType="end"/>
            </w:r>
          </w:hyperlink>
        </w:p>
        <w:p w14:paraId="2D67FF01" w14:textId="119EC6F9" w:rsidR="00F07FBF" w:rsidRDefault="007D13AF">
          <w:pPr>
            <w:pStyle w:val="TDC2"/>
            <w:tabs>
              <w:tab w:val="left" w:pos="880"/>
              <w:tab w:val="right" w:leader="dot" w:pos="8494"/>
            </w:tabs>
            <w:rPr>
              <w:rFonts w:asciiTheme="minorHAnsi" w:eastAsiaTheme="minorEastAsia" w:hAnsiTheme="minorHAnsi" w:cstheme="minorBidi"/>
              <w:noProof/>
              <w:lang w:eastAsia="es-ES"/>
            </w:rPr>
          </w:pPr>
          <w:hyperlink w:anchor="_Toc40202090" w:history="1">
            <w:r w:rsidR="00F07FBF" w:rsidRPr="0033692B">
              <w:rPr>
                <w:rStyle w:val="Hipervnculo"/>
                <w:noProof/>
                <w:lang w:eastAsia="es-ES"/>
              </w:rPr>
              <w:t>3.6</w:t>
            </w:r>
            <w:r w:rsidR="00F07FBF">
              <w:rPr>
                <w:rFonts w:asciiTheme="minorHAnsi" w:eastAsiaTheme="minorEastAsia" w:hAnsiTheme="minorHAnsi" w:cstheme="minorBidi"/>
                <w:noProof/>
                <w:lang w:eastAsia="es-ES"/>
              </w:rPr>
              <w:tab/>
            </w:r>
            <w:r w:rsidR="00F07FBF" w:rsidRPr="0033692B">
              <w:rPr>
                <w:rStyle w:val="Hipervnculo"/>
                <w:noProof/>
                <w:lang w:eastAsia="es-ES"/>
              </w:rPr>
              <w:t>Método de ejecución de múltiples APKs</w:t>
            </w:r>
            <w:r w:rsidR="00F07FBF">
              <w:rPr>
                <w:noProof/>
                <w:webHidden/>
              </w:rPr>
              <w:tab/>
            </w:r>
            <w:r w:rsidR="00F07FBF">
              <w:rPr>
                <w:noProof/>
                <w:webHidden/>
              </w:rPr>
              <w:fldChar w:fldCharType="begin"/>
            </w:r>
            <w:r w:rsidR="00F07FBF">
              <w:rPr>
                <w:noProof/>
                <w:webHidden/>
              </w:rPr>
              <w:instrText xml:space="preserve"> PAGEREF _Toc40202090 \h </w:instrText>
            </w:r>
            <w:r w:rsidR="00F07FBF">
              <w:rPr>
                <w:noProof/>
                <w:webHidden/>
              </w:rPr>
            </w:r>
            <w:r w:rsidR="00F07FBF">
              <w:rPr>
                <w:noProof/>
                <w:webHidden/>
              </w:rPr>
              <w:fldChar w:fldCharType="separate"/>
            </w:r>
            <w:r w:rsidR="00F07FBF">
              <w:rPr>
                <w:noProof/>
                <w:webHidden/>
              </w:rPr>
              <w:t>41</w:t>
            </w:r>
            <w:r w:rsidR="00F07FBF">
              <w:rPr>
                <w:noProof/>
                <w:webHidden/>
              </w:rPr>
              <w:fldChar w:fldCharType="end"/>
            </w:r>
          </w:hyperlink>
        </w:p>
        <w:p w14:paraId="09AE9F3C" w14:textId="142ECBB5" w:rsidR="00F07FBF" w:rsidRDefault="007D13AF">
          <w:pPr>
            <w:pStyle w:val="TDC1"/>
            <w:tabs>
              <w:tab w:val="left" w:pos="440"/>
              <w:tab w:val="right" w:leader="dot" w:pos="8494"/>
            </w:tabs>
            <w:rPr>
              <w:rFonts w:asciiTheme="minorHAnsi" w:eastAsiaTheme="minorEastAsia" w:hAnsiTheme="minorHAnsi" w:cstheme="minorBidi"/>
              <w:noProof/>
              <w:lang w:eastAsia="es-ES"/>
            </w:rPr>
          </w:pPr>
          <w:hyperlink w:anchor="_Toc40202091" w:history="1">
            <w:r w:rsidR="00F07FBF" w:rsidRPr="0033692B">
              <w:rPr>
                <w:rStyle w:val="Hipervnculo"/>
                <w:noProof/>
              </w:rPr>
              <w:t>4</w:t>
            </w:r>
            <w:r w:rsidR="00F07FBF">
              <w:rPr>
                <w:rFonts w:asciiTheme="minorHAnsi" w:eastAsiaTheme="minorEastAsia" w:hAnsiTheme="minorHAnsi" w:cstheme="minorBidi"/>
                <w:noProof/>
                <w:lang w:eastAsia="es-ES"/>
              </w:rPr>
              <w:tab/>
            </w:r>
            <w:r w:rsidR="00F07FBF" w:rsidRPr="0033692B">
              <w:rPr>
                <w:rStyle w:val="Hipervnculo"/>
                <w:noProof/>
              </w:rPr>
              <w:t>Resultados</w:t>
            </w:r>
            <w:r w:rsidR="00F07FBF">
              <w:rPr>
                <w:noProof/>
                <w:webHidden/>
              </w:rPr>
              <w:tab/>
            </w:r>
            <w:r w:rsidR="00F07FBF">
              <w:rPr>
                <w:noProof/>
                <w:webHidden/>
              </w:rPr>
              <w:fldChar w:fldCharType="begin"/>
            </w:r>
            <w:r w:rsidR="00F07FBF">
              <w:rPr>
                <w:noProof/>
                <w:webHidden/>
              </w:rPr>
              <w:instrText xml:space="preserve"> PAGEREF _Toc40202091 \h </w:instrText>
            </w:r>
            <w:r w:rsidR="00F07FBF">
              <w:rPr>
                <w:noProof/>
                <w:webHidden/>
              </w:rPr>
            </w:r>
            <w:r w:rsidR="00F07FBF">
              <w:rPr>
                <w:noProof/>
                <w:webHidden/>
              </w:rPr>
              <w:fldChar w:fldCharType="separate"/>
            </w:r>
            <w:r w:rsidR="00F07FBF">
              <w:rPr>
                <w:noProof/>
                <w:webHidden/>
              </w:rPr>
              <w:t>42</w:t>
            </w:r>
            <w:r w:rsidR="00F07FBF">
              <w:rPr>
                <w:noProof/>
                <w:webHidden/>
              </w:rPr>
              <w:fldChar w:fldCharType="end"/>
            </w:r>
          </w:hyperlink>
        </w:p>
        <w:p w14:paraId="0B1F7A6C" w14:textId="1A2128D2" w:rsidR="00F07FBF" w:rsidRDefault="007D13AF">
          <w:pPr>
            <w:pStyle w:val="TDC2"/>
            <w:tabs>
              <w:tab w:val="left" w:pos="880"/>
              <w:tab w:val="right" w:leader="dot" w:pos="8494"/>
            </w:tabs>
            <w:rPr>
              <w:rFonts w:asciiTheme="minorHAnsi" w:eastAsiaTheme="minorEastAsia" w:hAnsiTheme="minorHAnsi" w:cstheme="minorBidi"/>
              <w:noProof/>
              <w:lang w:eastAsia="es-ES"/>
            </w:rPr>
          </w:pPr>
          <w:hyperlink w:anchor="_Toc40202092" w:history="1">
            <w:r w:rsidR="00F07FBF" w:rsidRPr="0033692B">
              <w:rPr>
                <w:rStyle w:val="Hipervnculo"/>
                <w:noProof/>
                <w:lang w:eastAsia="es-ES"/>
              </w:rPr>
              <w:t>4.1</w:t>
            </w:r>
            <w:r w:rsidR="00F07FBF">
              <w:rPr>
                <w:rFonts w:asciiTheme="minorHAnsi" w:eastAsiaTheme="minorEastAsia" w:hAnsiTheme="minorHAnsi" w:cstheme="minorBidi"/>
                <w:noProof/>
                <w:lang w:eastAsia="es-ES"/>
              </w:rPr>
              <w:tab/>
            </w:r>
            <w:r w:rsidR="00F07FBF" w:rsidRPr="0033692B">
              <w:rPr>
                <w:rStyle w:val="Hipervnculo"/>
                <w:noProof/>
                <w:lang w:eastAsia="es-ES"/>
              </w:rPr>
              <w:t>Introducción</w:t>
            </w:r>
            <w:r w:rsidR="00F07FBF">
              <w:rPr>
                <w:noProof/>
                <w:webHidden/>
              </w:rPr>
              <w:tab/>
            </w:r>
            <w:r w:rsidR="00F07FBF">
              <w:rPr>
                <w:noProof/>
                <w:webHidden/>
              </w:rPr>
              <w:fldChar w:fldCharType="begin"/>
            </w:r>
            <w:r w:rsidR="00F07FBF">
              <w:rPr>
                <w:noProof/>
                <w:webHidden/>
              </w:rPr>
              <w:instrText xml:space="preserve"> PAGEREF _Toc40202092 \h </w:instrText>
            </w:r>
            <w:r w:rsidR="00F07FBF">
              <w:rPr>
                <w:noProof/>
                <w:webHidden/>
              </w:rPr>
            </w:r>
            <w:r w:rsidR="00F07FBF">
              <w:rPr>
                <w:noProof/>
                <w:webHidden/>
              </w:rPr>
              <w:fldChar w:fldCharType="separate"/>
            </w:r>
            <w:r w:rsidR="00F07FBF">
              <w:rPr>
                <w:noProof/>
                <w:webHidden/>
              </w:rPr>
              <w:t>42</w:t>
            </w:r>
            <w:r w:rsidR="00F07FBF">
              <w:rPr>
                <w:noProof/>
                <w:webHidden/>
              </w:rPr>
              <w:fldChar w:fldCharType="end"/>
            </w:r>
          </w:hyperlink>
        </w:p>
        <w:p w14:paraId="51A8287F" w14:textId="1185274A" w:rsidR="00F07FBF" w:rsidRDefault="007D13AF">
          <w:pPr>
            <w:pStyle w:val="TDC2"/>
            <w:tabs>
              <w:tab w:val="left" w:pos="880"/>
              <w:tab w:val="right" w:leader="dot" w:pos="8494"/>
            </w:tabs>
            <w:rPr>
              <w:rFonts w:asciiTheme="minorHAnsi" w:eastAsiaTheme="minorEastAsia" w:hAnsiTheme="minorHAnsi" w:cstheme="minorBidi"/>
              <w:noProof/>
              <w:lang w:eastAsia="es-ES"/>
            </w:rPr>
          </w:pPr>
          <w:hyperlink w:anchor="_Toc40202093" w:history="1">
            <w:r w:rsidR="00F07FBF" w:rsidRPr="0033692B">
              <w:rPr>
                <w:rStyle w:val="Hipervnculo"/>
                <w:noProof/>
                <w:lang w:eastAsia="es-ES"/>
              </w:rPr>
              <w:t>4.2</w:t>
            </w:r>
            <w:r w:rsidR="00F07FBF">
              <w:rPr>
                <w:rFonts w:asciiTheme="minorHAnsi" w:eastAsiaTheme="minorEastAsia" w:hAnsiTheme="minorHAnsi" w:cstheme="minorBidi"/>
                <w:noProof/>
                <w:lang w:eastAsia="es-ES"/>
              </w:rPr>
              <w:tab/>
            </w:r>
            <w:r w:rsidR="00F07FBF" w:rsidRPr="0033692B">
              <w:rPr>
                <w:rStyle w:val="Hipervnculo"/>
                <w:noProof/>
                <w:lang w:eastAsia="es-ES"/>
              </w:rPr>
              <w:t>Análisis resultados inyección de código</w:t>
            </w:r>
            <w:r w:rsidR="00F07FBF">
              <w:rPr>
                <w:noProof/>
                <w:webHidden/>
              </w:rPr>
              <w:tab/>
            </w:r>
            <w:r w:rsidR="00F07FBF">
              <w:rPr>
                <w:noProof/>
                <w:webHidden/>
              </w:rPr>
              <w:fldChar w:fldCharType="begin"/>
            </w:r>
            <w:r w:rsidR="00F07FBF">
              <w:rPr>
                <w:noProof/>
                <w:webHidden/>
              </w:rPr>
              <w:instrText xml:space="preserve"> PAGEREF _Toc40202093 \h </w:instrText>
            </w:r>
            <w:r w:rsidR="00F07FBF">
              <w:rPr>
                <w:noProof/>
                <w:webHidden/>
              </w:rPr>
            </w:r>
            <w:r w:rsidR="00F07FBF">
              <w:rPr>
                <w:noProof/>
                <w:webHidden/>
              </w:rPr>
              <w:fldChar w:fldCharType="separate"/>
            </w:r>
            <w:r w:rsidR="00F07FBF">
              <w:rPr>
                <w:noProof/>
                <w:webHidden/>
              </w:rPr>
              <w:t>42</w:t>
            </w:r>
            <w:r w:rsidR="00F07FBF">
              <w:rPr>
                <w:noProof/>
                <w:webHidden/>
              </w:rPr>
              <w:fldChar w:fldCharType="end"/>
            </w:r>
          </w:hyperlink>
        </w:p>
        <w:p w14:paraId="3B2670DF" w14:textId="78EA4293" w:rsidR="00F07FBF" w:rsidRDefault="007D13AF">
          <w:pPr>
            <w:pStyle w:val="TDC2"/>
            <w:tabs>
              <w:tab w:val="left" w:pos="880"/>
              <w:tab w:val="right" w:leader="dot" w:pos="8494"/>
            </w:tabs>
            <w:rPr>
              <w:rFonts w:asciiTheme="minorHAnsi" w:eastAsiaTheme="minorEastAsia" w:hAnsiTheme="minorHAnsi" w:cstheme="minorBidi"/>
              <w:noProof/>
              <w:lang w:eastAsia="es-ES"/>
            </w:rPr>
          </w:pPr>
          <w:hyperlink w:anchor="_Toc40202094" w:history="1">
            <w:r w:rsidR="00F07FBF" w:rsidRPr="0033692B">
              <w:rPr>
                <w:rStyle w:val="Hipervnculo"/>
                <w:noProof/>
                <w:lang w:eastAsia="es-ES"/>
              </w:rPr>
              <w:t>4.3</w:t>
            </w:r>
            <w:r w:rsidR="00F07FBF">
              <w:rPr>
                <w:rFonts w:asciiTheme="minorHAnsi" w:eastAsiaTheme="minorEastAsia" w:hAnsiTheme="minorHAnsi" w:cstheme="minorBidi"/>
                <w:noProof/>
                <w:lang w:eastAsia="es-ES"/>
              </w:rPr>
              <w:tab/>
            </w:r>
            <w:r w:rsidR="00F07FBF" w:rsidRPr="0033692B">
              <w:rPr>
                <w:rStyle w:val="Hipervnculo"/>
                <w:noProof/>
                <w:lang w:eastAsia="es-ES"/>
              </w:rPr>
              <w:t>Gestión de registros</w:t>
            </w:r>
            <w:r w:rsidR="00F07FBF">
              <w:rPr>
                <w:noProof/>
                <w:webHidden/>
              </w:rPr>
              <w:tab/>
            </w:r>
            <w:r w:rsidR="00F07FBF">
              <w:rPr>
                <w:noProof/>
                <w:webHidden/>
              </w:rPr>
              <w:fldChar w:fldCharType="begin"/>
            </w:r>
            <w:r w:rsidR="00F07FBF">
              <w:rPr>
                <w:noProof/>
                <w:webHidden/>
              </w:rPr>
              <w:instrText xml:space="preserve"> PAGEREF _Toc40202094 \h </w:instrText>
            </w:r>
            <w:r w:rsidR="00F07FBF">
              <w:rPr>
                <w:noProof/>
                <w:webHidden/>
              </w:rPr>
            </w:r>
            <w:r w:rsidR="00F07FBF">
              <w:rPr>
                <w:noProof/>
                <w:webHidden/>
              </w:rPr>
              <w:fldChar w:fldCharType="separate"/>
            </w:r>
            <w:r w:rsidR="00F07FBF">
              <w:rPr>
                <w:noProof/>
                <w:webHidden/>
              </w:rPr>
              <w:t>46</w:t>
            </w:r>
            <w:r w:rsidR="00F07FBF">
              <w:rPr>
                <w:noProof/>
                <w:webHidden/>
              </w:rPr>
              <w:fldChar w:fldCharType="end"/>
            </w:r>
          </w:hyperlink>
        </w:p>
        <w:p w14:paraId="4CC4E198" w14:textId="70CE577C" w:rsidR="00F07FBF" w:rsidRDefault="007D13AF">
          <w:pPr>
            <w:pStyle w:val="TDC1"/>
            <w:tabs>
              <w:tab w:val="left" w:pos="440"/>
              <w:tab w:val="right" w:leader="dot" w:pos="8494"/>
            </w:tabs>
            <w:rPr>
              <w:rFonts w:asciiTheme="minorHAnsi" w:eastAsiaTheme="minorEastAsia" w:hAnsiTheme="minorHAnsi" w:cstheme="minorBidi"/>
              <w:noProof/>
              <w:lang w:eastAsia="es-ES"/>
            </w:rPr>
          </w:pPr>
          <w:hyperlink w:anchor="_Toc40202095" w:history="1">
            <w:r w:rsidR="00F07FBF" w:rsidRPr="0033692B">
              <w:rPr>
                <w:rStyle w:val="Hipervnculo"/>
                <w:noProof/>
              </w:rPr>
              <w:t>5</w:t>
            </w:r>
            <w:r w:rsidR="00F07FBF">
              <w:rPr>
                <w:rFonts w:asciiTheme="minorHAnsi" w:eastAsiaTheme="minorEastAsia" w:hAnsiTheme="minorHAnsi" w:cstheme="minorBidi"/>
                <w:noProof/>
                <w:lang w:eastAsia="es-ES"/>
              </w:rPr>
              <w:tab/>
            </w:r>
            <w:r w:rsidR="00F07FBF" w:rsidRPr="0033692B">
              <w:rPr>
                <w:rStyle w:val="Hipervnculo"/>
                <w:noProof/>
              </w:rPr>
              <w:t>Conclusiones y líneas futuras</w:t>
            </w:r>
            <w:r w:rsidR="00F07FBF">
              <w:rPr>
                <w:noProof/>
                <w:webHidden/>
              </w:rPr>
              <w:tab/>
            </w:r>
            <w:r w:rsidR="00F07FBF">
              <w:rPr>
                <w:noProof/>
                <w:webHidden/>
              </w:rPr>
              <w:fldChar w:fldCharType="begin"/>
            </w:r>
            <w:r w:rsidR="00F07FBF">
              <w:rPr>
                <w:noProof/>
                <w:webHidden/>
              </w:rPr>
              <w:instrText xml:space="preserve"> PAGEREF _Toc40202095 \h </w:instrText>
            </w:r>
            <w:r w:rsidR="00F07FBF">
              <w:rPr>
                <w:noProof/>
                <w:webHidden/>
              </w:rPr>
            </w:r>
            <w:r w:rsidR="00F07FBF">
              <w:rPr>
                <w:noProof/>
                <w:webHidden/>
              </w:rPr>
              <w:fldChar w:fldCharType="separate"/>
            </w:r>
            <w:r w:rsidR="00F07FBF">
              <w:rPr>
                <w:noProof/>
                <w:webHidden/>
              </w:rPr>
              <w:t>49</w:t>
            </w:r>
            <w:r w:rsidR="00F07FBF">
              <w:rPr>
                <w:noProof/>
                <w:webHidden/>
              </w:rPr>
              <w:fldChar w:fldCharType="end"/>
            </w:r>
          </w:hyperlink>
        </w:p>
        <w:p w14:paraId="380F621B" w14:textId="5730EB1A" w:rsidR="00F07FBF" w:rsidRDefault="007D13AF">
          <w:pPr>
            <w:pStyle w:val="TDC1"/>
            <w:tabs>
              <w:tab w:val="right" w:leader="dot" w:pos="8494"/>
            </w:tabs>
            <w:rPr>
              <w:rFonts w:asciiTheme="minorHAnsi" w:eastAsiaTheme="minorEastAsia" w:hAnsiTheme="minorHAnsi" w:cstheme="minorBidi"/>
              <w:noProof/>
              <w:lang w:eastAsia="es-ES"/>
            </w:rPr>
          </w:pPr>
          <w:hyperlink w:anchor="_Toc40202096" w:history="1">
            <w:r w:rsidR="00F07FBF" w:rsidRPr="0033692B">
              <w:rPr>
                <w:rStyle w:val="Hipervnculo"/>
                <w:noProof/>
              </w:rPr>
              <w:t>Apéndices y/o anexos</w:t>
            </w:r>
            <w:r w:rsidR="00F07FBF">
              <w:rPr>
                <w:noProof/>
                <w:webHidden/>
              </w:rPr>
              <w:tab/>
            </w:r>
            <w:r w:rsidR="00F07FBF">
              <w:rPr>
                <w:noProof/>
                <w:webHidden/>
              </w:rPr>
              <w:fldChar w:fldCharType="begin"/>
            </w:r>
            <w:r w:rsidR="00F07FBF">
              <w:rPr>
                <w:noProof/>
                <w:webHidden/>
              </w:rPr>
              <w:instrText xml:space="preserve"> PAGEREF _Toc40202096 \h </w:instrText>
            </w:r>
            <w:r w:rsidR="00F07FBF">
              <w:rPr>
                <w:noProof/>
                <w:webHidden/>
              </w:rPr>
            </w:r>
            <w:r w:rsidR="00F07FBF">
              <w:rPr>
                <w:noProof/>
                <w:webHidden/>
              </w:rPr>
              <w:fldChar w:fldCharType="separate"/>
            </w:r>
            <w:r w:rsidR="00F07FBF">
              <w:rPr>
                <w:noProof/>
                <w:webHidden/>
              </w:rPr>
              <w:t>50</w:t>
            </w:r>
            <w:r w:rsidR="00F07FBF">
              <w:rPr>
                <w:noProof/>
                <w:webHidden/>
              </w:rPr>
              <w:fldChar w:fldCharType="end"/>
            </w:r>
          </w:hyperlink>
        </w:p>
        <w:p w14:paraId="41337023" w14:textId="12AF5B16" w:rsidR="00F07FBF" w:rsidRDefault="007D13AF">
          <w:pPr>
            <w:pStyle w:val="TDC1"/>
            <w:tabs>
              <w:tab w:val="right" w:leader="dot" w:pos="8494"/>
            </w:tabs>
            <w:rPr>
              <w:rFonts w:asciiTheme="minorHAnsi" w:eastAsiaTheme="minorEastAsia" w:hAnsiTheme="minorHAnsi" w:cstheme="minorBidi"/>
              <w:noProof/>
              <w:lang w:eastAsia="es-ES"/>
            </w:rPr>
          </w:pPr>
          <w:hyperlink w:anchor="_Toc40202097" w:history="1">
            <w:r w:rsidR="00F07FBF" w:rsidRPr="0033692B">
              <w:rPr>
                <w:rStyle w:val="Hipervnculo"/>
                <w:noProof/>
              </w:rPr>
              <w:t>Bibliografía</w:t>
            </w:r>
            <w:r w:rsidR="00F07FBF">
              <w:rPr>
                <w:noProof/>
                <w:webHidden/>
              </w:rPr>
              <w:tab/>
            </w:r>
            <w:r w:rsidR="00F07FBF">
              <w:rPr>
                <w:noProof/>
                <w:webHidden/>
              </w:rPr>
              <w:fldChar w:fldCharType="begin"/>
            </w:r>
            <w:r w:rsidR="00F07FBF">
              <w:rPr>
                <w:noProof/>
                <w:webHidden/>
              </w:rPr>
              <w:instrText xml:space="preserve"> PAGEREF _Toc40202097 \h </w:instrText>
            </w:r>
            <w:r w:rsidR="00F07FBF">
              <w:rPr>
                <w:noProof/>
                <w:webHidden/>
              </w:rPr>
            </w:r>
            <w:r w:rsidR="00F07FBF">
              <w:rPr>
                <w:noProof/>
                <w:webHidden/>
              </w:rPr>
              <w:fldChar w:fldCharType="separate"/>
            </w:r>
            <w:r w:rsidR="00F07FBF">
              <w:rPr>
                <w:noProof/>
                <w:webHidden/>
              </w:rPr>
              <w:t>51</w:t>
            </w:r>
            <w:r w:rsidR="00F07FBF">
              <w:rPr>
                <w:noProof/>
                <w:webHidden/>
              </w:rPr>
              <w:fldChar w:fldCharType="end"/>
            </w:r>
          </w:hyperlink>
        </w:p>
        <w:p w14:paraId="3495534D" w14:textId="7139296C" w:rsidR="00427D4E" w:rsidDel="00915DD8" w:rsidRDefault="00F07FBF" w:rsidP="008033F8">
          <w:pPr>
            <w:rPr>
              <w:del w:id="46" w:author="Andrea del Nido García" w:date="2020-05-11T12:02:00Z"/>
            </w:rPr>
          </w:pPr>
          <w:r>
            <w:lastRenderedPageBreak/>
            <w:fldChar w:fldCharType="end"/>
          </w:r>
        </w:p>
      </w:sdtContent>
    </w:sdt>
    <w:p w14:paraId="2613B68D" w14:textId="6600C5F1" w:rsidR="00427D4E" w:rsidDel="00915DD8" w:rsidRDefault="00427D4E">
      <w:pPr>
        <w:ind w:firstLine="0"/>
        <w:rPr>
          <w:del w:id="47" w:author="Andrea del Nido García" w:date="2020-05-11T12:02:00Z"/>
        </w:rPr>
        <w:pPrChange w:id="48" w:author="Andrea del Nido García" w:date="2020-05-11T12:02:00Z">
          <w:pPr/>
        </w:pPrChange>
      </w:pPr>
    </w:p>
    <w:p w14:paraId="6FFD538C" w14:textId="46B69B92" w:rsidR="00427D4E" w:rsidDel="00915DD8" w:rsidRDefault="00427D4E">
      <w:pPr>
        <w:ind w:firstLine="0"/>
        <w:rPr>
          <w:del w:id="49" w:author="Andrea del Nido García" w:date="2020-05-11T12:02:00Z"/>
        </w:rPr>
        <w:pPrChange w:id="50" w:author="Andrea del Nido García" w:date="2020-05-11T12:02:00Z">
          <w:pPr/>
        </w:pPrChange>
      </w:pPr>
    </w:p>
    <w:p w14:paraId="6DEE9EDF" w14:textId="667B14E4" w:rsidR="00427D4E" w:rsidDel="00915DD8" w:rsidRDefault="00427D4E">
      <w:pPr>
        <w:ind w:firstLine="0"/>
        <w:rPr>
          <w:del w:id="51" w:author="Andrea del Nido García" w:date="2020-05-11T12:02:00Z"/>
        </w:rPr>
        <w:pPrChange w:id="52" w:author="Andrea del Nido García" w:date="2020-05-11T12:02:00Z">
          <w:pPr/>
        </w:pPrChange>
      </w:pPr>
    </w:p>
    <w:p w14:paraId="74210845" w14:textId="1ADD5B67" w:rsidR="00427D4E" w:rsidDel="00915DD8" w:rsidRDefault="00427D4E">
      <w:pPr>
        <w:ind w:firstLine="0"/>
        <w:rPr>
          <w:del w:id="53" w:author="Andrea del Nido García" w:date="2020-05-11T12:02:00Z"/>
        </w:rPr>
        <w:pPrChange w:id="54" w:author="Andrea del Nido García" w:date="2020-05-11T12:02:00Z">
          <w:pPr/>
        </w:pPrChange>
      </w:pPr>
    </w:p>
    <w:p w14:paraId="2F81D867" w14:textId="30BD6580" w:rsidR="00427D4E" w:rsidDel="00915DD8" w:rsidRDefault="00427D4E">
      <w:pPr>
        <w:ind w:firstLine="0"/>
        <w:rPr>
          <w:del w:id="55" w:author="Andrea del Nido García" w:date="2020-05-11T12:02:00Z"/>
        </w:rPr>
        <w:pPrChange w:id="56" w:author="Andrea del Nido García" w:date="2020-05-11T12:02:00Z">
          <w:pPr/>
        </w:pPrChange>
      </w:pPr>
    </w:p>
    <w:p w14:paraId="6CEBA21C" w14:textId="77DFB370" w:rsidR="00427D4E" w:rsidDel="00915DD8" w:rsidRDefault="00427D4E">
      <w:pPr>
        <w:rPr>
          <w:del w:id="57" w:author="Andrea del Nido García" w:date="2020-05-11T12:02:00Z"/>
        </w:rPr>
      </w:pPr>
    </w:p>
    <w:p w14:paraId="5BF3D356" w14:textId="2B433E46" w:rsidR="00427D4E" w:rsidDel="00915DD8" w:rsidRDefault="00427D4E">
      <w:pPr>
        <w:ind w:firstLine="0"/>
        <w:rPr>
          <w:del w:id="58" w:author="Andrea del Nido García" w:date="2020-05-11T12:02:00Z"/>
        </w:rPr>
        <w:pPrChange w:id="59" w:author="Andrea del Nido García" w:date="2020-05-11T12:02:00Z">
          <w:pPr/>
        </w:pPrChange>
      </w:pPr>
    </w:p>
    <w:p w14:paraId="0C150510" w14:textId="39083976" w:rsidR="00427D4E" w:rsidDel="00915DD8" w:rsidRDefault="00427D4E" w:rsidP="00915DD8">
      <w:pPr>
        <w:ind w:firstLine="0"/>
        <w:rPr>
          <w:del w:id="60" w:author="Andrea del Nido García" w:date="2020-05-11T12:03:00Z"/>
        </w:rPr>
      </w:pPr>
    </w:p>
    <w:p w14:paraId="0B9142CE" w14:textId="77777777" w:rsidR="00915DD8" w:rsidRDefault="00915DD8">
      <w:pPr>
        <w:ind w:firstLine="0"/>
        <w:rPr>
          <w:ins w:id="61" w:author="Andrea del Nido García" w:date="2020-05-11T12:03:00Z"/>
        </w:rPr>
      </w:pPr>
    </w:p>
    <w:p w14:paraId="2581D2E2" w14:textId="77777777" w:rsidR="00427D4E" w:rsidRDefault="00427D4E">
      <w:pPr>
        <w:ind w:firstLine="0"/>
        <w:pPrChange w:id="62" w:author="Andrea del Nido García" w:date="2020-05-11T12:02:00Z">
          <w:pPr/>
        </w:pPrChange>
      </w:pPr>
    </w:p>
    <w:p w14:paraId="18F25EE4" w14:textId="77777777" w:rsidR="0056605A" w:rsidRPr="00850C6B" w:rsidRDefault="0056605A">
      <w:pPr>
        <w:pStyle w:val="Ttulo0"/>
        <w:jc w:val="both"/>
        <w:pPrChange w:id="63" w:author="Andrea del Nido García" w:date="2020-05-11T12:00:00Z">
          <w:pPr>
            <w:pStyle w:val="Ttulo0"/>
          </w:pPr>
        </w:pPrChange>
      </w:pPr>
      <w:bookmarkStart w:id="64" w:name="_Toc37675364"/>
      <w:bookmarkStart w:id="65" w:name="_Toc40202059"/>
      <w:r>
        <w:t>Listado de figuras</w:t>
      </w:r>
      <w:bookmarkEnd w:id="64"/>
      <w:bookmarkEnd w:id="65"/>
    </w:p>
    <w:p w14:paraId="0AF8EE29" w14:textId="2161848A" w:rsidR="006C7AC3" w:rsidRDefault="00186716">
      <w:pPr>
        <w:pStyle w:val="Tabladeilustraciones"/>
        <w:tabs>
          <w:tab w:val="right" w:leader="dot" w:pos="8494"/>
        </w:tabs>
        <w:rPr>
          <w:ins w:id="66" w:author="Andrea del Nido García" w:date="2020-05-12T12:35:00Z"/>
          <w:rFonts w:asciiTheme="minorHAnsi" w:eastAsiaTheme="minorEastAsia" w:hAnsiTheme="minorHAnsi" w:cstheme="minorBidi"/>
          <w:noProof/>
          <w:lang w:eastAsia="es-ES"/>
        </w:rPr>
      </w:pPr>
      <w:r w:rsidRPr="00850C6B">
        <w:rPr>
          <w:lang w:eastAsia="es-ES"/>
        </w:rPr>
        <w:fldChar w:fldCharType="begin"/>
      </w:r>
      <w:r w:rsidRPr="00850C6B">
        <w:rPr>
          <w:lang w:eastAsia="es-ES"/>
        </w:rPr>
        <w:instrText xml:space="preserve"> TOC \h \z \c "Figura" </w:instrText>
      </w:r>
      <w:r w:rsidRPr="00850C6B">
        <w:rPr>
          <w:lang w:eastAsia="es-ES"/>
        </w:rPr>
        <w:fldChar w:fldCharType="separate"/>
      </w:r>
      <w:ins w:id="67" w:author="Andrea del Nido García" w:date="2020-05-12T12:35:00Z">
        <w:r w:rsidR="006C7AC3" w:rsidRPr="003708D3">
          <w:rPr>
            <w:rStyle w:val="Hipervnculo"/>
            <w:noProof/>
          </w:rPr>
          <w:fldChar w:fldCharType="begin"/>
        </w:r>
        <w:r w:rsidR="006C7AC3" w:rsidRPr="003708D3">
          <w:rPr>
            <w:rStyle w:val="Hipervnculo"/>
            <w:noProof/>
          </w:rPr>
          <w:instrText xml:space="preserve"> </w:instrText>
        </w:r>
        <w:r w:rsidR="006C7AC3">
          <w:rPr>
            <w:noProof/>
          </w:rPr>
          <w:instrText>HYPERLINK "C:\\Users\\Andrea\\Desktop\\Andrea\\Máster Ciberseguridad UPM\\TFM\\Memoria\\Memoria_V2_TFM_MUCS_Andrea_del_Nido.docx" \l "_Toc40179343"</w:instrText>
        </w:r>
        <w:r w:rsidR="006C7AC3" w:rsidRPr="003708D3">
          <w:rPr>
            <w:rStyle w:val="Hipervnculo"/>
            <w:noProof/>
          </w:rPr>
          <w:instrText xml:space="preserve"> </w:instrText>
        </w:r>
        <w:r w:rsidR="006C7AC3" w:rsidRPr="003708D3">
          <w:rPr>
            <w:rStyle w:val="Hipervnculo"/>
            <w:noProof/>
          </w:rPr>
          <w:fldChar w:fldCharType="separate"/>
        </w:r>
        <w:r w:rsidR="006C7AC3" w:rsidRPr="003708D3">
          <w:rPr>
            <w:rStyle w:val="Hipervnculo"/>
            <w:noProof/>
          </w:rPr>
          <w:t>Figura 2.1. Diagrama de la cadena de confianza</w:t>
        </w:r>
        <w:r w:rsidR="006C7AC3">
          <w:rPr>
            <w:noProof/>
            <w:webHidden/>
          </w:rPr>
          <w:tab/>
        </w:r>
        <w:r w:rsidR="006C7AC3">
          <w:rPr>
            <w:noProof/>
            <w:webHidden/>
          </w:rPr>
          <w:fldChar w:fldCharType="begin"/>
        </w:r>
        <w:r w:rsidR="006C7AC3">
          <w:rPr>
            <w:noProof/>
            <w:webHidden/>
          </w:rPr>
          <w:instrText xml:space="preserve"> PAGEREF _Toc40179343 \h </w:instrText>
        </w:r>
      </w:ins>
      <w:r w:rsidR="006C7AC3">
        <w:rPr>
          <w:noProof/>
          <w:webHidden/>
        </w:rPr>
      </w:r>
      <w:r w:rsidR="006C7AC3">
        <w:rPr>
          <w:noProof/>
          <w:webHidden/>
        </w:rPr>
        <w:fldChar w:fldCharType="separate"/>
      </w:r>
      <w:ins w:id="68" w:author="Andrea del Nido García" w:date="2020-05-12T12:35:00Z">
        <w:r w:rsidR="006C7AC3">
          <w:rPr>
            <w:noProof/>
            <w:webHidden/>
          </w:rPr>
          <w:t>17</w:t>
        </w:r>
        <w:r w:rsidR="006C7AC3">
          <w:rPr>
            <w:noProof/>
            <w:webHidden/>
          </w:rPr>
          <w:fldChar w:fldCharType="end"/>
        </w:r>
        <w:r w:rsidR="006C7AC3" w:rsidRPr="003708D3">
          <w:rPr>
            <w:rStyle w:val="Hipervnculo"/>
            <w:noProof/>
          </w:rPr>
          <w:fldChar w:fldCharType="end"/>
        </w:r>
      </w:ins>
    </w:p>
    <w:p w14:paraId="0AD54562" w14:textId="0A0510B9" w:rsidR="006C7AC3" w:rsidRDefault="006C7AC3">
      <w:pPr>
        <w:pStyle w:val="Tabladeilustraciones"/>
        <w:tabs>
          <w:tab w:val="right" w:leader="dot" w:pos="8494"/>
        </w:tabs>
        <w:rPr>
          <w:ins w:id="69" w:author="Andrea del Nido García" w:date="2020-05-12T12:35:00Z"/>
          <w:rFonts w:asciiTheme="minorHAnsi" w:eastAsiaTheme="minorEastAsia" w:hAnsiTheme="minorHAnsi" w:cstheme="minorBidi"/>
          <w:noProof/>
          <w:lang w:eastAsia="es-ES"/>
        </w:rPr>
      </w:pPr>
      <w:ins w:id="70" w:author="Andrea del Nido García" w:date="2020-05-12T12:35:00Z">
        <w:r w:rsidRPr="003708D3">
          <w:rPr>
            <w:rStyle w:val="Hipervnculo"/>
            <w:noProof/>
          </w:rPr>
          <w:fldChar w:fldCharType="begin"/>
        </w:r>
        <w:r w:rsidRPr="003708D3">
          <w:rPr>
            <w:rStyle w:val="Hipervnculo"/>
            <w:noProof/>
          </w:rPr>
          <w:instrText xml:space="preserve"> </w:instrText>
        </w:r>
        <w:r>
          <w:rPr>
            <w:noProof/>
          </w:rPr>
          <w:instrText>HYPERLINK "C:\\Users\\Andrea\\Desktop\\Andrea\\Máster Ciberseguridad UPM\\TFM\\Memoria\\Memoria_V2_TFM_MUCS_Andrea_del_Nido.docx" \l "_Toc40179344"</w:instrText>
        </w:r>
        <w:r w:rsidRPr="003708D3">
          <w:rPr>
            <w:rStyle w:val="Hipervnculo"/>
            <w:noProof/>
          </w:rPr>
          <w:instrText xml:space="preserve"> </w:instrText>
        </w:r>
        <w:r w:rsidRPr="003708D3">
          <w:rPr>
            <w:rStyle w:val="Hipervnculo"/>
            <w:noProof/>
          </w:rPr>
          <w:fldChar w:fldCharType="separate"/>
        </w:r>
        <w:r w:rsidRPr="003708D3">
          <w:rPr>
            <w:rStyle w:val="Hipervnculo"/>
            <w:noProof/>
          </w:rPr>
          <w:t>Figura 2.2. Esquema de funcionamiento certificate pinning</w:t>
        </w:r>
        <w:r>
          <w:rPr>
            <w:noProof/>
            <w:webHidden/>
          </w:rPr>
          <w:tab/>
        </w:r>
        <w:r>
          <w:rPr>
            <w:noProof/>
            <w:webHidden/>
          </w:rPr>
          <w:fldChar w:fldCharType="begin"/>
        </w:r>
        <w:r>
          <w:rPr>
            <w:noProof/>
            <w:webHidden/>
          </w:rPr>
          <w:instrText xml:space="preserve"> PAGEREF _Toc40179344 \h </w:instrText>
        </w:r>
      </w:ins>
      <w:r>
        <w:rPr>
          <w:noProof/>
          <w:webHidden/>
        </w:rPr>
      </w:r>
      <w:r>
        <w:rPr>
          <w:noProof/>
          <w:webHidden/>
        </w:rPr>
        <w:fldChar w:fldCharType="separate"/>
      </w:r>
      <w:ins w:id="71" w:author="Andrea del Nido García" w:date="2020-05-12T12:35:00Z">
        <w:r>
          <w:rPr>
            <w:noProof/>
            <w:webHidden/>
          </w:rPr>
          <w:t>19</w:t>
        </w:r>
        <w:r>
          <w:rPr>
            <w:noProof/>
            <w:webHidden/>
          </w:rPr>
          <w:fldChar w:fldCharType="end"/>
        </w:r>
        <w:r w:rsidRPr="003708D3">
          <w:rPr>
            <w:rStyle w:val="Hipervnculo"/>
            <w:noProof/>
          </w:rPr>
          <w:fldChar w:fldCharType="end"/>
        </w:r>
      </w:ins>
    </w:p>
    <w:p w14:paraId="32D373B4" w14:textId="5120F14E" w:rsidR="006C7AC3" w:rsidRDefault="006C7AC3">
      <w:pPr>
        <w:pStyle w:val="Tabladeilustraciones"/>
        <w:tabs>
          <w:tab w:val="right" w:leader="dot" w:pos="8494"/>
        </w:tabs>
        <w:rPr>
          <w:ins w:id="72" w:author="Andrea del Nido García" w:date="2020-05-12T12:35:00Z"/>
          <w:rFonts w:asciiTheme="minorHAnsi" w:eastAsiaTheme="minorEastAsia" w:hAnsiTheme="minorHAnsi" w:cstheme="minorBidi"/>
          <w:noProof/>
          <w:lang w:eastAsia="es-ES"/>
        </w:rPr>
      </w:pPr>
      <w:ins w:id="73" w:author="Andrea del Nido García" w:date="2020-05-12T12:35:00Z">
        <w:r w:rsidRPr="003708D3">
          <w:rPr>
            <w:rStyle w:val="Hipervnculo"/>
            <w:noProof/>
          </w:rPr>
          <w:fldChar w:fldCharType="begin"/>
        </w:r>
        <w:r w:rsidRPr="003708D3">
          <w:rPr>
            <w:rStyle w:val="Hipervnculo"/>
            <w:noProof/>
          </w:rPr>
          <w:instrText xml:space="preserve"> </w:instrText>
        </w:r>
        <w:r>
          <w:rPr>
            <w:noProof/>
          </w:rPr>
          <w:instrText>HYPERLINK "C:\\Users\\Andrea\\Desktop\\Andrea\\Máster Ciberseguridad UPM\\TFM\\Memoria\\Memoria_V2_TFM_MUCS_Andrea_del_Nido.docx" \l "_Toc40179345"</w:instrText>
        </w:r>
        <w:r w:rsidRPr="003708D3">
          <w:rPr>
            <w:rStyle w:val="Hipervnculo"/>
            <w:noProof/>
          </w:rPr>
          <w:instrText xml:space="preserve"> </w:instrText>
        </w:r>
        <w:r w:rsidRPr="003708D3">
          <w:rPr>
            <w:rStyle w:val="Hipervnculo"/>
            <w:noProof/>
          </w:rPr>
          <w:fldChar w:fldCharType="separate"/>
        </w:r>
        <w:r w:rsidRPr="003708D3">
          <w:rPr>
            <w:rStyle w:val="Hipervnculo"/>
            <w:noProof/>
          </w:rPr>
          <w:t>Figura 2.3. Esquema de funcionamiento mitmproxy modo transparente HTTP</w:t>
        </w:r>
        <w:r>
          <w:rPr>
            <w:noProof/>
            <w:webHidden/>
          </w:rPr>
          <w:tab/>
        </w:r>
        <w:r>
          <w:rPr>
            <w:noProof/>
            <w:webHidden/>
          </w:rPr>
          <w:fldChar w:fldCharType="begin"/>
        </w:r>
        <w:r>
          <w:rPr>
            <w:noProof/>
            <w:webHidden/>
          </w:rPr>
          <w:instrText xml:space="preserve"> PAGEREF _Toc40179345 \h </w:instrText>
        </w:r>
      </w:ins>
      <w:r>
        <w:rPr>
          <w:noProof/>
          <w:webHidden/>
        </w:rPr>
      </w:r>
      <w:r>
        <w:rPr>
          <w:noProof/>
          <w:webHidden/>
        </w:rPr>
        <w:fldChar w:fldCharType="separate"/>
      </w:r>
      <w:ins w:id="74" w:author="Andrea del Nido García" w:date="2020-05-12T12:35:00Z">
        <w:r>
          <w:rPr>
            <w:noProof/>
            <w:webHidden/>
          </w:rPr>
          <w:t>22</w:t>
        </w:r>
        <w:r>
          <w:rPr>
            <w:noProof/>
            <w:webHidden/>
          </w:rPr>
          <w:fldChar w:fldCharType="end"/>
        </w:r>
        <w:r w:rsidRPr="003708D3">
          <w:rPr>
            <w:rStyle w:val="Hipervnculo"/>
            <w:noProof/>
          </w:rPr>
          <w:fldChar w:fldCharType="end"/>
        </w:r>
      </w:ins>
    </w:p>
    <w:p w14:paraId="750A9595" w14:textId="4FC72E51" w:rsidR="006C7AC3" w:rsidRDefault="006C7AC3">
      <w:pPr>
        <w:pStyle w:val="Tabladeilustraciones"/>
        <w:tabs>
          <w:tab w:val="right" w:leader="dot" w:pos="8494"/>
        </w:tabs>
        <w:rPr>
          <w:ins w:id="75" w:author="Andrea del Nido García" w:date="2020-05-12T12:35:00Z"/>
          <w:rFonts w:asciiTheme="minorHAnsi" w:eastAsiaTheme="minorEastAsia" w:hAnsiTheme="minorHAnsi" w:cstheme="minorBidi"/>
          <w:noProof/>
          <w:lang w:eastAsia="es-ES"/>
        </w:rPr>
      </w:pPr>
      <w:ins w:id="76" w:author="Andrea del Nido García" w:date="2020-05-12T12:35:00Z">
        <w:r w:rsidRPr="003708D3">
          <w:rPr>
            <w:rStyle w:val="Hipervnculo"/>
            <w:noProof/>
          </w:rPr>
          <w:fldChar w:fldCharType="begin"/>
        </w:r>
        <w:r w:rsidRPr="003708D3">
          <w:rPr>
            <w:rStyle w:val="Hipervnculo"/>
            <w:noProof/>
          </w:rPr>
          <w:instrText xml:space="preserve"> </w:instrText>
        </w:r>
        <w:r>
          <w:rPr>
            <w:noProof/>
          </w:rPr>
          <w:instrText>HYPERLINK "C:\\Users\\Andrea\\Desktop\\Andrea\\Máster Ciberseguridad UPM\\TFM\\Memoria\\Memoria_V2_TFM_MUCS_Andrea_del_Nido.docx" \l "_Toc40179346"</w:instrText>
        </w:r>
        <w:r w:rsidRPr="003708D3">
          <w:rPr>
            <w:rStyle w:val="Hipervnculo"/>
            <w:noProof/>
          </w:rPr>
          <w:instrText xml:space="preserve"> </w:instrText>
        </w:r>
        <w:r w:rsidRPr="003708D3">
          <w:rPr>
            <w:rStyle w:val="Hipervnculo"/>
            <w:noProof/>
          </w:rPr>
          <w:fldChar w:fldCharType="separate"/>
        </w:r>
        <w:r w:rsidRPr="003708D3">
          <w:rPr>
            <w:rStyle w:val="Hipervnculo"/>
            <w:noProof/>
          </w:rPr>
          <w:t>Figura 3.1. Esquema del entorno de trabajo</w:t>
        </w:r>
        <w:r>
          <w:rPr>
            <w:noProof/>
            <w:webHidden/>
          </w:rPr>
          <w:tab/>
        </w:r>
        <w:r>
          <w:rPr>
            <w:noProof/>
            <w:webHidden/>
          </w:rPr>
          <w:fldChar w:fldCharType="begin"/>
        </w:r>
        <w:r>
          <w:rPr>
            <w:noProof/>
            <w:webHidden/>
          </w:rPr>
          <w:instrText xml:space="preserve"> PAGEREF _Toc40179346 \h </w:instrText>
        </w:r>
      </w:ins>
      <w:r>
        <w:rPr>
          <w:noProof/>
          <w:webHidden/>
        </w:rPr>
      </w:r>
      <w:r>
        <w:rPr>
          <w:noProof/>
          <w:webHidden/>
        </w:rPr>
        <w:fldChar w:fldCharType="separate"/>
      </w:r>
      <w:ins w:id="77" w:author="Andrea del Nido García" w:date="2020-05-12T12:35:00Z">
        <w:r>
          <w:rPr>
            <w:noProof/>
            <w:webHidden/>
          </w:rPr>
          <w:t>28</w:t>
        </w:r>
        <w:r>
          <w:rPr>
            <w:noProof/>
            <w:webHidden/>
          </w:rPr>
          <w:fldChar w:fldCharType="end"/>
        </w:r>
        <w:r w:rsidRPr="003708D3">
          <w:rPr>
            <w:rStyle w:val="Hipervnculo"/>
            <w:noProof/>
          </w:rPr>
          <w:fldChar w:fldCharType="end"/>
        </w:r>
      </w:ins>
    </w:p>
    <w:p w14:paraId="32196320" w14:textId="4F2BBFAC" w:rsidR="006C7AC3" w:rsidRDefault="006C7AC3">
      <w:pPr>
        <w:pStyle w:val="Tabladeilustraciones"/>
        <w:tabs>
          <w:tab w:val="right" w:leader="dot" w:pos="8494"/>
        </w:tabs>
        <w:rPr>
          <w:ins w:id="78" w:author="Andrea del Nido García" w:date="2020-05-12T12:35:00Z"/>
          <w:rFonts w:asciiTheme="minorHAnsi" w:eastAsiaTheme="minorEastAsia" w:hAnsiTheme="minorHAnsi" w:cstheme="minorBidi"/>
          <w:noProof/>
          <w:lang w:eastAsia="es-ES"/>
        </w:rPr>
      </w:pPr>
      <w:ins w:id="79" w:author="Andrea del Nido García" w:date="2020-05-12T12:35:00Z">
        <w:r w:rsidRPr="003708D3">
          <w:rPr>
            <w:rStyle w:val="Hipervnculo"/>
            <w:noProof/>
          </w:rPr>
          <w:fldChar w:fldCharType="begin"/>
        </w:r>
        <w:r w:rsidRPr="003708D3">
          <w:rPr>
            <w:rStyle w:val="Hipervnculo"/>
            <w:noProof/>
          </w:rPr>
          <w:instrText xml:space="preserve"> </w:instrText>
        </w:r>
        <w:r>
          <w:rPr>
            <w:noProof/>
          </w:rPr>
          <w:instrText>HYPERLINK "C:\\Users\\Andrea\\Desktop\\Andrea\\Máster Ciberseguridad UPM\\TFM\\Memoria\\Memoria_V2_TFM_MUCS_Andrea_del_Nido.docx" \l "_Toc40179347"</w:instrText>
        </w:r>
        <w:r w:rsidRPr="003708D3">
          <w:rPr>
            <w:rStyle w:val="Hipervnculo"/>
            <w:noProof/>
          </w:rPr>
          <w:instrText xml:space="preserve"> </w:instrText>
        </w:r>
        <w:r w:rsidRPr="003708D3">
          <w:rPr>
            <w:rStyle w:val="Hipervnculo"/>
            <w:noProof/>
          </w:rPr>
          <w:fldChar w:fldCharType="separate"/>
        </w:r>
        <w:r w:rsidRPr="003708D3">
          <w:rPr>
            <w:rStyle w:val="Hipervnculo"/>
            <w:noProof/>
          </w:rPr>
          <w:t>Figura 3.2. Esquema del sistema de búsqueda de bibliotecas con certificate pinning</w:t>
        </w:r>
        <w:r>
          <w:rPr>
            <w:noProof/>
            <w:webHidden/>
          </w:rPr>
          <w:tab/>
        </w:r>
        <w:r>
          <w:rPr>
            <w:noProof/>
            <w:webHidden/>
          </w:rPr>
          <w:fldChar w:fldCharType="begin"/>
        </w:r>
        <w:r>
          <w:rPr>
            <w:noProof/>
            <w:webHidden/>
          </w:rPr>
          <w:instrText xml:space="preserve"> PAGEREF _Toc40179347 \h </w:instrText>
        </w:r>
      </w:ins>
      <w:r>
        <w:rPr>
          <w:noProof/>
          <w:webHidden/>
        </w:rPr>
      </w:r>
      <w:r>
        <w:rPr>
          <w:noProof/>
          <w:webHidden/>
        </w:rPr>
        <w:fldChar w:fldCharType="separate"/>
      </w:r>
      <w:ins w:id="80" w:author="Andrea del Nido García" w:date="2020-05-12T12:35:00Z">
        <w:r>
          <w:rPr>
            <w:noProof/>
            <w:webHidden/>
          </w:rPr>
          <w:t>30</w:t>
        </w:r>
        <w:r>
          <w:rPr>
            <w:noProof/>
            <w:webHidden/>
          </w:rPr>
          <w:fldChar w:fldCharType="end"/>
        </w:r>
        <w:r w:rsidRPr="003708D3">
          <w:rPr>
            <w:rStyle w:val="Hipervnculo"/>
            <w:noProof/>
          </w:rPr>
          <w:fldChar w:fldCharType="end"/>
        </w:r>
      </w:ins>
    </w:p>
    <w:p w14:paraId="12FC8EFB" w14:textId="4AA9FCDB" w:rsidR="006C7AC3" w:rsidRDefault="006C7AC3">
      <w:pPr>
        <w:pStyle w:val="Tabladeilustraciones"/>
        <w:tabs>
          <w:tab w:val="right" w:leader="dot" w:pos="8494"/>
        </w:tabs>
        <w:rPr>
          <w:ins w:id="81" w:author="Andrea del Nido García" w:date="2020-05-12T12:35:00Z"/>
          <w:rFonts w:asciiTheme="minorHAnsi" w:eastAsiaTheme="minorEastAsia" w:hAnsiTheme="minorHAnsi" w:cstheme="minorBidi"/>
          <w:noProof/>
          <w:lang w:eastAsia="es-ES"/>
        </w:rPr>
      </w:pPr>
      <w:ins w:id="82" w:author="Andrea del Nido García" w:date="2020-05-12T12:35:00Z">
        <w:r w:rsidRPr="003708D3">
          <w:rPr>
            <w:rStyle w:val="Hipervnculo"/>
            <w:noProof/>
          </w:rPr>
          <w:fldChar w:fldCharType="begin"/>
        </w:r>
        <w:r w:rsidRPr="003708D3">
          <w:rPr>
            <w:rStyle w:val="Hipervnculo"/>
            <w:noProof/>
          </w:rPr>
          <w:instrText xml:space="preserve"> </w:instrText>
        </w:r>
        <w:r>
          <w:rPr>
            <w:noProof/>
          </w:rPr>
          <w:instrText>HYPERLINK "C:\\Users\\Andrea\\Desktop\\Andrea\\Máster Ciberseguridad UPM\\TFM\\Memoria\\Memoria_V2_TFM_MUCS_Andrea_del_Nido.docx" \l "_Toc40179348"</w:instrText>
        </w:r>
        <w:r w:rsidRPr="003708D3">
          <w:rPr>
            <w:rStyle w:val="Hipervnculo"/>
            <w:noProof/>
          </w:rPr>
          <w:instrText xml:space="preserve"> </w:instrText>
        </w:r>
        <w:r w:rsidRPr="003708D3">
          <w:rPr>
            <w:rStyle w:val="Hipervnculo"/>
            <w:noProof/>
          </w:rPr>
          <w:fldChar w:fldCharType="separate"/>
        </w:r>
        <w:r w:rsidRPr="003708D3">
          <w:rPr>
            <w:rStyle w:val="Hipervnculo"/>
            <w:noProof/>
          </w:rPr>
          <w:t>Figura 3.3. Ejecución del script pinning_libraries.sh</w:t>
        </w:r>
        <w:r>
          <w:rPr>
            <w:noProof/>
            <w:webHidden/>
          </w:rPr>
          <w:tab/>
        </w:r>
        <w:r>
          <w:rPr>
            <w:noProof/>
            <w:webHidden/>
          </w:rPr>
          <w:fldChar w:fldCharType="begin"/>
        </w:r>
        <w:r>
          <w:rPr>
            <w:noProof/>
            <w:webHidden/>
          </w:rPr>
          <w:instrText xml:space="preserve"> PAGEREF _Toc40179348 \h </w:instrText>
        </w:r>
      </w:ins>
      <w:r>
        <w:rPr>
          <w:noProof/>
          <w:webHidden/>
        </w:rPr>
      </w:r>
      <w:r>
        <w:rPr>
          <w:noProof/>
          <w:webHidden/>
        </w:rPr>
        <w:fldChar w:fldCharType="separate"/>
      </w:r>
      <w:ins w:id="83" w:author="Andrea del Nido García" w:date="2020-05-12T12:35:00Z">
        <w:r>
          <w:rPr>
            <w:noProof/>
            <w:webHidden/>
          </w:rPr>
          <w:t>31</w:t>
        </w:r>
        <w:r>
          <w:rPr>
            <w:noProof/>
            <w:webHidden/>
          </w:rPr>
          <w:fldChar w:fldCharType="end"/>
        </w:r>
        <w:r w:rsidRPr="003708D3">
          <w:rPr>
            <w:rStyle w:val="Hipervnculo"/>
            <w:noProof/>
          </w:rPr>
          <w:fldChar w:fldCharType="end"/>
        </w:r>
      </w:ins>
    </w:p>
    <w:p w14:paraId="7E05EA2D" w14:textId="5CA21947" w:rsidR="006C7AC3" w:rsidRDefault="006C7AC3">
      <w:pPr>
        <w:pStyle w:val="Tabladeilustraciones"/>
        <w:tabs>
          <w:tab w:val="right" w:leader="dot" w:pos="8494"/>
        </w:tabs>
        <w:rPr>
          <w:ins w:id="84" w:author="Andrea del Nido García" w:date="2020-05-12T12:35:00Z"/>
          <w:rFonts w:asciiTheme="minorHAnsi" w:eastAsiaTheme="minorEastAsia" w:hAnsiTheme="minorHAnsi" w:cstheme="minorBidi"/>
          <w:noProof/>
          <w:lang w:eastAsia="es-ES"/>
        </w:rPr>
      </w:pPr>
      <w:ins w:id="85" w:author="Andrea del Nido García" w:date="2020-05-12T12:35:00Z">
        <w:r w:rsidRPr="003708D3">
          <w:rPr>
            <w:rStyle w:val="Hipervnculo"/>
            <w:noProof/>
          </w:rPr>
          <w:fldChar w:fldCharType="begin"/>
        </w:r>
        <w:r w:rsidRPr="003708D3">
          <w:rPr>
            <w:rStyle w:val="Hipervnculo"/>
            <w:noProof/>
          </w:rPr>
          <w:instrText xml:space="preserve"> </w:instrText>
        </w:r>
        <w:r>
          <w:rPr>
            <w:noProof/>
          </w:rPr>
          <w:instrText>HYPERLINK "C:\\Users\\Andrea\\Desktop\\Andrea\\Máster Ciberseguridad UPM\\TFM\\Memoria\\Memoria_V2_TFM_MUCS_Andrea_del_Nido.docx" \l "_Toc40179349"</w:instrText>
        </w:r>
        <w:r w:rsidRPr="003708D3">
          <w:rPr>
            <w:rStyle w:val="Hipervnculo"/>
            <w:noProof/>
          </w:rPr>
          <w:instrText xml:space="preserve"> </w:instrText>
        </w:r>
        <w:r w:rsidRPr="003708D3">
          <w:rPr>
            <w:rStyle w:val="Hipervnculo"/>
            <w:noProof/>
          </w:rPr>
          <w:fldChar w:fldCharType="separate"/>
        </w:r>
        <w:r w:rsidRPr="003708D3">
          <w:rPr>
            <w:rStyle w:val="Hipervnculo"/>
            <w:noProof/>
          </w:rPr>
          <w:t>Figura 3.4. Ejecución del script find_libraries_pinning.sh</w:t>
        </w:r>
        <w:r>
          <w:rPr>
            <w:noProof/>
            <w:webHidden/>
          </w:rPr>
          <w:tab/>
        </w:r>
        <w:r>
          <w:rPr>
            <w:noProof/>
            <w:webHidden/>
          </w:rPr>
          <w:fldChar w:fldCharType="begin"/>
        </w:r>
        <w:r>
          <w:rPr>
            <w:noProof/>
            <w:webHidden/>
          </w:rPr>
          <w:instrText xml:space="preserve"> PAGEREF _Toc40179349 \h </w:instrText>
        </w:r>
      </w:ins>
      <w:r>
        <w:rPr>
          <w:noProof/>
          <w:webHidden/>
        </w:rPr>
      </w:r>
      <w:r>
        <w:rPr>
          <w:noProof/>
          <w:webHidden/>
        </w:rPr>
        <w:fldChar w:fldCharType="separate"/>
      </w:r>
      <w:ins w:id="86" w:author="Andrea del Nido García" w:date="2020-05-12T12:35:00Z">
        <w:r>
          <w:rPr>
            <w:noProof/>
            <w:webHidden/>
          </w:rPr>
          <w:t>32</w:t>
        </w:r>
        <w:r>
          <w:rPr>
            <w:noProof/>
            <w:webHidden/>
          </w:rPr>
          <w:fldChar w:fldCharType="end"/>
        </w:r>
        <w:r w:rsidRPr="003708D3">
          <w:rPr>
            <w:rStyle w:val="Hipervnculo"/>
            <w:noProof/>
          </w:rPr>
          <w:fldChar w:fldCharType="end"/>
        </w:r>
      </w:ins>
    </w:p>
    <w:p w14:paraId="43F5CCFD" w14:textId="1B0B158A" w:rsidR="006C7AC3" w:rsidRDefault="006C7AC3">
      <w:pPr>
        <w:pStyle w:val="Tabladeilustraciones"/>
        <w:tabs>
          <w:tab w:val="right" w:leader="dot" w:pos="8494"/>
        </w:tabs>
        <w:rPr>
          <w:ins w:id="87" w:author="Andrea del Nido García" w:date="2020-05-12T12:35:00Z"/>
          <w:rFonts w:asciiTheme="minorHAnsi" w:eastAsiaTheme="minorEastAsia" w:hAnsiTheme="minorHAnsi" w:cstheme="minorBidi"/>
          <w:noProof/>
          <w:lang w:eastAsia="es-ES"/>
        </w:rPr>
      </w:pPr>
      <w:ins w:id="88" w:author="Andrea del Nido García" w:date="2020-05-12T12:35:00Z">
        <w:r w:rsidRPr="003708D3">
          <w:rPr>
            <w:rStyle w:val="Hipervnculo"/>
            <w:noProof/>
          </w:rPr>
          <w:fldChar w:fldCharType="begin"/>
        </w:r>
        <w:r w:rsidRPr="003708D3">
          <w:rPr>
            <w:rStyle w:val="Hipervnculo"/>
            <w:noProof/>
          </w:rPr>
          <w:instrText xml:space="preserve"> </w:instrText>
        </w:r>
        <w:r>
          <w:rPr>
            <w:noProof/>
          </w:rPr>
          <w:instrText>HYPERLINK "C:\\Users\\Andrea\\Desktop\\Andrea\\Máster Ciberseguridad UPM\\TFM\\Memoria\\Memoria_V2_TFM_MUCS_Andrea_del_Nido.docx" \l "_Toc40179350"</w:instrText>
        </w:r>
        <w:r w:rsidRPr="003708D3">
          <w:rPr>
            <w:rStyle w:val="Hipervnculo"/>
            <w:noProof/>
          </w:rPr>
          <w:instrText xml:space="preserve"> </w:instrText>
        </w:r>
        <w:r w:rsidRPr="003708D3">
          <w:rPr>
            <w:rStyle w:val="Hipervnculo"/>
            <w:noProof/>
          </w:rPr>
          <w:fldChar w:fldCharType="separate"/>
        </w:r>
        <w:r w:rsidRPr="003708D3">
          <w:rPr>
            <w:rStyle w:val="Hipervnculo"/>
            <w:noProof/>
          </w:rPr>
          <w:t xml:space="preserve">Figura 3.5. </w:t>
        </w:r>
        <w:r w:rsidRPr="003708D3">
          <w:rPr>
            <w:rStyle w:val="Hipervnculo"/>
            <w:noProof/>
            <w:lang w:val="en-GB"/>
          </w:rPr>
          <w:t>Ejecución del script check_pinning_library.py</w:t>
        </w:r>
        <w:r>
          <w:rPr>
            <w:noProof/>
            <w:webHidden/>
          </w:rPr>
          <w:tab/>
        </w:r>
        <w:r>
          <w:rPr>
            <w:noProof/>
            <w:webHidden/>
          </w:rPr>
          <w:fldChar w:fldCharType="begin"/>
        </w:r>
        <w:r>
          <w:rPr>
            <w:noProof/>
            <w:webHidden/>
          </w:rPr>
          <w:instrText xml:space="preserve"> PAGEREF _Toc40179350 \h </w:instrText>
        </w:r>
      </w:ins>
      <w:r>
        <w:rPr>
          <w:noProof/>
          <w:webHidden/>
        </w:rPr>
      </w:r>
      <w:r>
        <w:rPr>
          <w:noProof/>
          <w:webHidden/>
        </w:rPr>
        <w:fldChar w:fldCharType="separate"/>
      </w:r>
      <w:ins w:id="89" w:author="Andrea del Nido García" w:date="2020-05-12T12:35:00Z">
        <w:r>
          <w:rPr>
            <w:noProof/>
            <w:webHidden/>
          </w:rPr>
          <w:t>32</w:t>
        </w:r>
        <w:r>
          <w:rPr>
            <w:noProof/>
            <w:webHidden/>
          </w:rPr>
          <w:fldChar w:fldCharType="end"/>
        </w:r>
        <w:r w:rsidRPr="003708D3">
          <w:rPr>
            <w:rStyle w:val="Hipervnculo"/>
            <w:noProof/>
          </w:rPr>
          <w:fldChar w:fldCharType="end"/>
        </w:r>
      </w:ins>
    </w:p>
    <w:p w14:paraId="47C5DD80" w14:textId="1C669516" w:rsidR="006C7AC3" w:rsidRDefault="006C7AC3">
      <w:pPr>
        <w:pStyle w:val="Tabladeilustraciones"/>
        <w:tabs>
          <w:tab w:val="right" w:leader="dot" w:pos="8494"/>
        </w:tabs>
        <w:rPr>
          <w:ins w:id="90" w:author="Andrea del Nido García" w:date="2020-05-12T12:35:00Z"/>
          <w:rFonts w:asciiTheme="minorHAnsi" w:eastAsiaTheme="minorEastAsia" w:hAnsiTheme="minorHAnsi" w:cstheme="minorBidi"/>
          <w:noProof/>
          <w:lang w:eastAsia="es-ES"/>
        </w:rPr>
      </w:pPr>
      <w:ins w:id="91" w:author="Andrea del Nido García" w:date="2020-05-12T12:35:00Z">
        <w:r w:rsidRPr="003708D3">
          <w:rPr>
            <w:rStyle w:val="Hipervnculo"/>
            <w:noProof/>
          </w:rPr>
          <w:fldChar w:fldCharType="begin"/>
        </w:r>
        <w:r w:rsidRPr="003708D3">
          <w:rPr>
            <w:rStyle w:val="Hipervnculo"/>
            <w:noProof/>
          </w:rPr>
          <w:instrText xml:space="preserve"> </w:instrText>
        </w:r>
        <w:r>
          <w:rPr>
            <w:noProof/>
          </w:rPr>
          <w:instrText>HYPERLINK "C:\\Users\\Andrea\\Desktop\\Andrea\\Máster Ciberseguridad UPM\\TFM\\Memoria\\Memoria_V2_TFM_MUCS_Andrea_del_Nido.docx" \l "_Toc40179351"</w:instrText>
        </w:r>
        <w:r w:rsidRPr="003708D3">
          <w:rPr>
            <w:rStyle w:val="Hipervnculo"/>
            <w:noProof/>
          </w:rPr>
          <w:instrText xml:space="preserve"> </w:instrText>
        </w:r>
        <w:r w:rsidRPr="003708D3">
          <w:rPr>
            <w:rStyle w:val="Hipervnculo"/>
            <w:noProof/>
          </w:rPr>
          <w:fldChar w:fldCharType="separate"/>
        </w:r>
        <w:r w:rsidRPr="003708D3">
          <w:rPr>
            <w:rStyle w:val="Hipervnculo"/>
            <w:noProof/>
          </w:rPr>
          <w:t>Figura 3.6. Contenido de uno de los ficheros json</w:t>
        </w:r>
        <w:r>
          <w:rPr>
            <w:noProof/>
            <w:webHidden/>
          </w:rPr>
          <w:tab/>
        </w:r>
        <w:r>
          <w:rPr>
            <w:noProof/>
            <w:webHidden/>
          </w:rPr>
          <w:fldChar w:fldCharType="begin"/>
        </w:r>
        <w:r>
          <w:rPr>
            <w:noProof/>
            <w:webHidden/>
          </w:rPr>
          <w:instrText xml:space="preserve"> PAGEREF _Toc40179351 \h </w:instrText>
        </w:r>
      </w:ins>
      <w:r>
        <w:rPr>
          <w:noProof/>
          <w:webHidden/>
        </w:rPr>
      </w:r>
      <w:r>
        <w:rPr>
          <w:noProof/>
          <w:webHidden/>
        </w:rPr>
        <w:fldChar w:fldCharType="separate"/>
      </w:r>
      <w:ins w:id="92" w:author="Andrea del Nido García" w:date="2020-05-12T12:35:00Z">
        <w:r>
          <w:rPr>
            <w:noProof/>
            <w:webHidden/>
          </w:rPr>
          <w:t>33</w:t>
        </w:r>
        <w:r>
          <w:rPr>
            <w:noProof/>
            <w:webHidden/>
          </w:rPr>
          <w:fldChar w:fldCharType="end"/>
        </w:r>
        <w:r w:rsidRPr="003708D3">
          <w:rPr>
            <w:rStyle w:val="Hipervnculo"/>
            <w:noProof/>
          </w:rPr>
          <w:fldChar w:fldCharType="end"/>
        </w:r>
      </w:ins>
    </w:p>
    <w:p w14:paraId="0CCF5E4E" w14:textId="4D5F2E18" w:rsidR="006C7AC3" w:rsidRDefault="006C7AC3">
      <w:pPr>
        <w:pStyle w:val="Tabladeilustraciones"/>
        <w:tabs>
          <w:tab w:val="right" w:leader="dot" w:pos="8494"/>
        </w:tabs>
        <w:rPr>
          <w:ins w:id="93" w:author="Andrea del Nido García" w:date="2020-05-12T12:35:00Z"/>
          <w:rFonts w:asciiTheme="minorHAnsi" w:eastAsiaTheme="minorEastAsia" w:hAnsiTheme="minorHAnsi" w:cstheme="minorBidi"/>
          <w:noProof/>
          <w:lang w:eastAsia="es-ES"/>
        </w:rPr>
      </w:pPr>
      <w:ins w:id="94" w:author="Andrea del Nido García" w:date="2020-05-12T12:35:00Z">
        <w:r w:rsidRPr="003708D3">
          <w:rPr>
            <w:rStyle w:val="Hipervnculo"/>
            <w:noProof/>
          </w:rPr>
          <w:fldChar w:fldCharType="begin"/>
        </w:r>
        <w:r w:rsidRPr="003708D3">
          <w:rPr>
            <w:rStyle w:val="Hipervnculo"/>
            <w:noProof/>
          </w:rPr>
          <w:instrText xml:space="preserve"> </w:instrText>
        </w:r>
        <w:r>
          <w:rPr>
            <w:noProof/>
          </w:rPr>
          <w:instrText>HYPERLINK "C:\\Users\\Andrea\\Desktop\\Andrea\\Máster Ciberseguridad UPM\\TFM\\Memoria\\Memoria_V2_TFM_MUCS_Andrea_del_Nido.docx" \l "_Toc40179352"</w:instrText>
        </w:r>
        <w:r w:rsidRPr="003708D3">
          <w:rPr>
            <w:rStyle w:val="Hipervnculo"/>
            <w:noProof/>
          </w:rPr>
          <w:instrText xml:space="preserve"> </w:instrText>
        </w:r>
        <w:r w:rsidRPr="003708D3">
          <w:rPr>
            <w:rStyle w:val="Hipervnculo"/>
            <w:noProof/>
          </w:rPr>
          <w:fldChar w:fldCharType="separate"/>
        </w:r>
        <w:r w:rsidRPr="003708D3">
          <w:rPr>
            <w:rStyle w:val="Hipervnculo"/>
            <w:noProof/>
          </w:rPr>
          <w:t>Figura 3.7. Contenido de un fichero CSV generado por el sistema</w:t>
        </w:r>
        <w:r>
          <w:rPr>
            <w:noProof/>
            <w:webHidden/>
          </w:rPr>
          <w:tab/>
        </w:r>
        <w:r>
          <w:rPr>
            <w:noProof/>
            <w:webHidden/>
          </w:rPr>
          <w:fldChar w:fldCharType="begin"/>
        </w:r>
        <w:r>
          <w:rPr>
            <w:noProof/>
            <w:webHidden/>
          </w:rPr>
          <w:instrText xml:space="preserve"> PAGEREF _Toc40179352 \h </w:instrText>
        </w:r>
      </w:ins>
      <w:r>
        <w:rPr>
          <w:noProof/>
          <w:webHidden/>
        </w:rPr>
      </w:r>
      <w:r>
        <w:rPr>
          <w:noProof/>
          <w:webHidden/>
        </w:rPr>
        <w:fldChar w:fldCharType="separate"/>
      </w:r>
      <w:ins w:id="95" w:author="Andrea del Nido García" w:date="2020-05-12T12:35:00Z">
        <w:r>
          <w:rPr>
            <w:noProof/>
            <w:webHidden/>
          </w:rPr>
          <w:t>34</w:t>
        </w:r>
        <w:r>
          <w:rPr>
            <w:noProof/>
            <w:webHidden/>
          </w:rPr>
          <w:fldChar w:fldCharType="end"/>
        </w:r>
        <w:r w:rsidRPr="003708D3">
          <w:rPr>
            <w:rStyle w:val="Hipervnculo"/>
            <w:noProof/>
          </w:rPr>
          <w:fldChar w:fldCharType="end"/>
        </w:r>
      </w:ins>
    </w:p>
    <w:p w14:paraId="7BEBD7B6" w14:textId="35A21FAD" w:rsidR="00E12011" w:rsidDel="0051579D" w:rsidRDefault="00491168">
      <w:pPr>
        <w:pStyle w:val="Tabladeilustraciones"/>
        <w:tabs>
          <w:tab w:val="right" w:leader="dot" w:pos="8494"/>
        </w:tabs>
        <w:rPr>
          <w:del w:id="96" w:author="Andrea del Nido García" w:date="2020-05-11T12:03:00Z"/>
          <w:rFonts w:asciiTheme="minorHAnsi" w:eastAsiaTheme="minorEastAsia" w:hAnsiTheme="minorHAnsi" w:cstheme="minorBidi"/>
          <w:noProof/>
          <w:lang w:eastAsia="es-ES"/>
        </w:rPr>
      </w:pPr>
      <w:del w:id="97" w:author="Andrea del Nido García" w:date="2020-05-11T12:03:00Z">
        <w:r w:rsidDel="0051579D">
          <w:rPr>
            <w:noProof/>
          </w:rPr>
          <w:fldChar w:fldCharType="begin"/>
        </w:r>
        <w:r w:rsidDel="0051579D">
          <w:rPr>
            <w:noProof/>
          </w:rPr>
          <w:delInstrText xml:space="preserve"> HYPERLINK "file:///C:\\Users\\Andrea\\Desktop\\Andrea\\Máster%20Ciberseguridad%20UPM\\TFM\\Memoria\\Memoria_TFM_MUCS_Andrea_del_Nido.docx" \l "_Toc38021153" </w:delInstrText>
        </w:r>
        <w:r w:rsidDel="0051579D">
          <w:rPr>
            <w:noProof/>
          </w:rPr>
          <w:fldChar w:fldCharType="separate"/>
        </w:r>
      </w:del>
      <w:ins w:id="98" w:author="Andrea del Nido García" w:date="2020-05-12T12:35:00Z">
        <w:r w:rsidR="006C7AC3">
          <w:rPr>
            <w:b/>
            <w:bCs/>
            <w:noProof/>
          </w:rPr>
          <w:t>¡Error! Referencia de hipervínculo no válida.</w:t>
        </w:r>
      </w:ins>
      <w:del w:id="99" w:author="Andrea del Nido García" w:date="2020-05-11T12:03:00Z">
        <w:r w:rsidR="00E12011" w:rsidRPr="00F77CD6" w:rsidDel="0051579D">
          <w:rPr>
            <w:rStyle w:val="Hipervnculo"/>
            <w:noProof/>
          </w:rPr>
          <w:delText>Figura 2.1. Esquema de funcionamiento certificate pinning</w:delText>
        </w:r>
        <w:r w:rsidR="00E12011" w:rsidDel="0051579D">
          <w:rPr>
            <w:noProof/>
            <w:webHidden/>
          </w:rPr>
          <w:tab/>
        </w:r>
        <w:r w:rsidR="00E12011" w:rsidDel="0051579D">
          <w:rPr>
            <w:noProof/>
            <w:webHidden/>
          </w:rPr>
          <w:fldChar w:fldCharType="begin"/>
        </w:r>
        <w:r w:rsidR="00E12011" w:rsidDel="0051579D">
          <w:rPr>
            <w:noProof/>
            <w:webHidden/>
          </w:rPr>
          <w:delInstrText xml:space="preserve"> PAGEREF _Toc38021153 \h </w:delInstrText>
        </w:r>
        <w:r w:rsidR="00E12011" w:rsidDel="0051579D">
          <w:rPr>
            <w:noProof/>
            <w:webHidden/>
          </w:rPr>
        </w:r>
        <w:r w:rsidR="00E12011" w:rsidDel="0051579D">
          <w:rPr>
            <w:noProof/>
            <w:webHidden/>
          </w:rPr>
          <w:fldChar w:fldCharType="separate"/>
        </w:r>
        <w:r w:rsidR="00E12011" w:rsidDel="0051579D">
          <w:rPr>
            <w:noProof/>
            <w:webHidden/>
          </w:rPr>
          <w:delText>19</w:delText>
        </w:r>
        <w:r w:rsidR="00E12011" w:rsidDel="0051579D">
          <w:rPr>
            <w:noProof/>
            <w:webHidden/>
          </w:rPr>
          <w:fldChar w:fldCharType="end"/>
        </w:r>
        <w:r w:rsidDel="0051579D">
          <w:rPr>
            <w:noProof/>
          </w:rPr>
          <w:fldChar w:fldCharType="end"/>
        </w:r>
      </w:del>
    </w:p>
    <w:p w14:paraId="21BF533C" w14:textId="27A078AE" w:rsidR="00E12011" w:rsidDel="0051579D" w:rsidRDefault="00491168">
      <w:pPr>
        <w:pStyle w:val="Tabladeilustraciones"/>
        <w:tabs>
          <w:tab w:val="right" w:leader="dot" w:pos="8494"/>
        </w:tabs>
        <w:rPr>
          <w:del w:id="100" w:author="Andrea del Nido García" w:date="2020-05-11T12:03:00Z"/>
          <w:rFonts w:asciiTheme="minorHAnsi" w:eastAsiaTheme="minorEastAsia" w:hAnsiTheme="minorHAnsi" w:cstheme="minorBidi"/>
          <w:noProof/>
          <w:lang w:eastAsia="es-ES"/>
        </w:rPr>
      </w:pPr>
      <w:del w:id="101" w:author="Andrea del Nido García" w:date="2020-05-11T12:03:00Z">
        <w:r w:rsidDel="0051579D">
          <w:rPr>
            <w:noProof/>
          </w:rPr>
          <w:fldChar w:fldCharType="begin"/>
        </w:r>
        <w:r w:rsidDel="0051579D">
          <w:rPr>
            <w:noProof/>
          </w:rPr>
          <w:delInstrText xml:space="preserve"> HYPERLINK "file:///C:\\Users\\Andrea\\Desktop\\Andrea\\Máster%20Ciberseguridad%20UPM\\TFM\\Memoria\\Memoria_TFM_MUCS_Andrea_del_Nido.docx" \l "_Toc38021154" </w:delInstrText>
        </w:r>
        <w:r w:rsidDel="0051579D">
          <w:rPr>
            <w:noProof/>
          </w:rPr>
          <w:fldChar w:fldCharType="separate"/>
        </w:r>
      </w:del>
      <w:ins w:id="102" w:author="Andrea del Nido García" w:date="2020-05-12T12:35:00Z">
        <w:r w:rsidR="006C7AC3">
          <w:rPr>
            <w:b/>
            <w:bCs/>
            <w:noProof/>
          </w:rPr>
          <w:t>¡Error! Referencia de hipervínculo no válida.</w:t>
        </w:r>
      </w:ins>
      <w:del w:id="103" w:author="Andrea del Nido García" w:date="2020-05-11T12:03:00Z">
        <w:r w:rsidR="00E12011" w:rsidRPr="00F77CD6" w:rsidDel="0051579D">
          <w:rPr>
            <w:rStyle w:val="Hipervnculo"/>
            <w:noProof/>
          </w:rPr>
          <w:delText>Figura 3.1. Esquema del entorno de trabajo</w:delText>
        </w:r>
        <w:r w:rsidR="00E12011" w:rsidDel="0051579D">
          <w:rPr>
            <w:noProof/>
            <w:webHidden/>
          </w:rPr>
          <w:tab/>
        </w:r>
        <w:r w:rsidR="00E12011" w:rsidDel="0051579D">
          <w:rPr>
            <w:noProof/>
            <w:webHidden/>
          </w:rPr>
          <w:fldChar w:fldCharType="begin"/>
        </w:r>
        <w:r w:rsidR="00E12011" w:rsidDel="0051579D">
          <w:rPr>
            <w:noProof/>
            <w:webHidden/>
          </w:rPr>
          <w:delInstrText xml:space="preserve"> PAGEREF _Toc38021154 \h </w:delInstrText>
        </w:r>
        <w:r w:rsidR="00E12011" w:rsidDel="0051579D">
          <w:rPr>
            <w:noProof/>
            <w:webHidden/>
          </w:rPr>
        </w:r>
        <w:r w:rsidR="00E12011" w:rsidDel="0051579D">
          <w:rPr>
            <w:noProof/>
            <w:webHidden/>
          </w:rPr>
          <w:fldChar w:fldCharType="separate"/>
        </w:r>
        <w:r w:rsidR="00E12011" w:rsidDel="0051579D">
          <w:rPr>
            <w:noProof/>
            <w:webHidden/>
          </w:rPr>
          <w:delText>24</w:delText>
        </w:r>
        <w:r w:rsidR="00E12011" w:rsidDel="0051579D">
          <w:rPr>
            <w:noProof/>
            <w:webHidden/>
          </w:rPr>
          <w:fldChar w:fldCharType="end"/>
        </w:r>
        <w:r w:rsidDel="0051579D">
          <w:rPr>
            <w:noProof/>
          </w:rPr>
          <w:fldChar w:fldCharType="end"/>
        </w:r>
      </w:del>
    </w:p>
    <w:p w14:paraId="43E8F0D9" w14:textId="5B47E8CB" w:rsidR="00E12011" w:rsidDel="0051579D" w:rsidRDefault="00491168">
      <w:pPr>
        <w:pStyle w:val="Tabladeilustraciones"/>
        <w:tabs>
          <w:tab w:val="right" w:leader="dot" w:pos="8494"/>
        </w:tabs>
        <w:rPr>
          <w:del w:id="104" w:author="Andrea del Nido García" w:date="2020-05-11T12:03:00Z"/>
          <w:rFonts w:asciiTheme="minorHAnsi" w:eastAsiaTheme="minorEastAsia" w:hAnsiTheme="minorHAnsi" w:cstheme="minorBidi"/>
          <w:noProof/>
          <w:lang w:eastAsia="es-ES"/>
        </w:rPr>
      </w:pPr>
      <w:del w:id="105" w:author="Andrea del Nido García" w:date="2020-05-11T12:03:00Z">
        <w:r w:rsidDel="0051579D">
          <w:rPr>
            <w:noProof/>
          </w:rPr>
          <w:fldChar w:fldCharType="begin"/>
        </w:r>
        <w:r w:rsidDel="0051579D">
          <w:rPr>
            <w:noProof/>
          </w:rPr>
          <w:delInstrText xml:space="preserve"> HYPERLINK "file:///C:\\Users\\Andrea\\Desktop\\Andrea\\Máster%20Ciberseguridad%20UPM\\TFM\\Memoria\\Memoria_TFM_MUCS_Andrea_del_Nido.docx" \l "_Toc38021155" </w:delInstrText>
        </w:r>
        <w:r w:rsidDel="0051579D">
          <w:rPr>
            <w:noProof/>
          </w:rPr>
          <w:fldChar w:fldCharType="separate"/>
        </w:r>
      </w:del>
      <w:ins w:id="106" w:author="Andrea del Nido García" w:date="2020-05-12T12:35:00Z">
        <w:r w:rsidR="006C7AC3">
          <w:rPr>
            <w:b/>
            <w:bCs/>
            <w:noProof/>
          </w:rPr>
          <w:t>¡Error! Referencia de hipervínculo no válida.</w:t>
        </w:r>
      </w:ins>
      <w:del w:id="107" w:author="Andrea del Nido García" w:date="2020-05-11T12:03:00Z">
        <w:r w:rsidR="00E12011" w:rsidRPr="00F77CD6" w:rsidDel="0051579D">
          <w:rPr>
            <w:rStyle w:val="Hipervnculo"/>
            <w:noProof/>
          </w:rPr>
          <w:delText>Figura 3.2. Esquema del sistema de búsqueda de bibliotecas con certificate pinning</w:delText>
        </w:r>
        <w:r w:rsidR="00E12011" w:rsidDel="0051579D">
          <w:rPr>
            <w:noProof/>
            <w:webHidden/>
          </w:rPr>
          <w:tab/>
        </w:r>
        <w:r w:rsidR="00E12011" w:rsidDel="0051579D">
          <w:rPr>
            <w:noProof/>
            <w:webHidden/>
          </w:rPr>
          <w:fldChar w:fldCharType="begin"/>
        </w:r>
        <w:r w:rsidR="00E12011" w:rsidDel="0051579D">
          <w:rPr>
            <w:noProof/>
            <w:webHidden/>
          </w:rPr>
          <w:delInstrText xml:space="preserve"> PAGEREF _Toc38021155 \h </w:delInstrText>
        </w:r>
        <w:r w:rsidR="00E12011" w:rsidDel="0051579D">
          <w:rPr>
            <w:noProof/>
            <w:webHidden/>
          </w:rPr>
        </w:r>
        <w:r w:rsidR="00E12011" w:rsidDel="0051579D">
          <w:rPr>
            <w:noProof/>
            <w:webHidden/>
          </w:rPr>
          <w:fldChar w:fldCharType="separate"/>
        </w:r>
        <w:r w:rsidR="00E12011" w:rsidDel="0051579D">
          <w:rPr>
            <w:noProof/>
            <w:webHidden/>
          </w:rPr>
          <w:delText>26</w:delText>
        </w:r>
        <w:r w:rsidR="00E12011" w:rsidDel="0051579D">
          <w:rPr>
            <w:noProof/>
            <w:webHidden/>
          </w:rPr>
          <w:fldChar w:fldCharType="end"/>
        </w:r>
        <w:r w:rsidDel="0051579D">
          <w:rPr>
            <w:noProof/>
          </w:rPr>
          <w:fldChar w:fldCharType="end"/>
        </w:r>
      </w:del>
    </w:p>
    <w:p w14:paraId="5A6C9CAE" w14:textId="406BFE70" w:rsidR="00E12011" w:rsidDel="0051579D" w:rsidRDefault="00491168">
      <w:pPr>
        <w:pStyle w:val="Tabladeilustraciones"/>
        <w:tabs>
          <w:tab w:val="right" w:leader="dot" w:pos="8494"/>
        </w:tabs>
        <w:rPr>
          <w:del w:id="108" w:author="Andrea del Nido García" w:date="2020-05-11T12:03:00Z"/>
          <w:rFonts w:asciiTheme="minorHAnsi" w:eastAsiaTheme="minorEastAsia" w:hAnsiTheme="minorHAnsi" w:cstheme="minorBidi"/>
          <w:noProof/>
          <w:lang w:eastAsia="es-ES"/>
        </w:rPr>
      </w:pPr>
      <w:del w:id="109" w:author="Andrea del Nido García" w:date="2020-05-11T12:03:00Z">
        <w:r w:rsidDel="0051579D">
          <w:rPr>
            <w:noProof/>
          </w:rPr>
          <w:fldChar w:fldCharType="begin"/>
        </w:r>
        <w:r w:rsidDel="0051579D">
          <w:rPr>
            <w:noProof/>
          </w:rPr>
          <w:delInstrText xml:space="preserve"> HYPERLINK "file:///C:\\Users\\Andrea\\Desktop\\Andrea\\Máster%20Ciberseguridad%20UPM\\TFM\\Memoria\\Memoria_TFM_MUCS_Andrea_del_Nido.docx" \l "_Toc38021156" </w:delInstrText>
        </w:r>
        <w:r w:rsidDel="0051579D">
          <w:rPr>
            <w:noProof/>
          </w:rPr>
          <w:fldChar w:fldCharType="separate"/>
        </w:r>
      </w:del>
      <w:ins w:id="110" w:author="Andrea del Nido García" w:date="2020-05-12T12:35:00Z">
        <w:r w:rsidR="006C7AC3">
          <w:rPr>
            <w:b/>
            <w:bCs/>
            <w:noProof/>
          </w:rPr>
          <w:t>¡Error! Referencia de hipervínculo no válida.</w:t>
        </w:r>
      </w:ins>
      <w:del w:id="111" w:author="Andrea del Nido García" w:date="2020-05-11T12:03:00Z">
        <w:r w:rsidR="00E12011" w:rsidRPr="00F77CD6" w:rsidDel="0051579D">
          <w:rPr>
            <w:rStyle w:val="Hipervnculo"/>
            <w:noProof/>
          </w:rPr>
          <w:delText>Figura 3.3. Ejecución del script pinning_libraries.sh</w:delText>
        </w:r>
        <w:r w:rsidR="00E12011" w:rsidDel="0051579D">
          <w:rPr>
            <w:noProof/>
            <w:webHidden/>
          </w:rPr>
          <w:tab/>
        </w:r>
        <w:r w:rsidR="00E12011" w:rsidDel="0051579D">
          <w:rPr>
            <w:noProof/>
            <w:webHidden/>
          </w:rPr>
          <w:fldChar w:fldCharType="begin"/>
        </w:r>
        <w:r w:rsidR="00E12011" w:rsidDel="0051579D">
          <w:rPr>
            <w:noProof/>
            <w:webHidden/>
          </w:rPr>
          <w:delInstrText xml:space="preserve"> PAGEREF _Toc38021156 \h </w:delInstrText>
        </w:r>
        <w:r w:rsidR="00E12011" w:rsidDel="0051579D">
          <w:rPr>
            <w:noProof/>
            <w:webHidden/>
          </w:rPr>
        </w:r>
        <w:r w:rsidR="00E12011" w:rsidDel="0051579D">
          <w:rPr>
            <w:noProof/>
            <w:webHidden/>
          </w:rPr>
          <w:fldChar w:fldCharType="separate"/>
        </w:r>
        <w:r w:rsidR="00E12011" w:rsidDel="0051579D">
          <w:rPr>
            <w:noProof/>
            <w:webHidden/>
          </w:rPr>
          <w:delText>27</w:delText>
        </w:r>
        <w:r w:rsidR="00E12011" w:rsidDel="0051579D">
          <w:rPr>
            <w:noProof/>
            <w:webHidden/>
          </w:rPr>
          <w:fldChar w:fldCharType="end"/>
        </w:r>
        <w:r w:rsidDel="0051579D">
          <w:rPr>
            <w:noProof/>
          </w:rPr>
          <w:fldChar w:fldCharType="end"/>
        </w:r>
      </w:del>
    </w:p>
    <w:p w14:paraId="13C3B5FA" w14:textId="2E9739D1" w:rsidR="00E12011" w:rsidDel="0051579D" w:rsidRDefault="00491168">
      <w:pPr>
        <w:pStyle w:val="Tabladeilustraciones"/>
        <w:tabs>
          <w:tab w:val="right" w:leader="dot" w:pos="8494"/>
        </w:tabs>
        <w:rPr>
          <w:del w:id="112" w:author="Andrea del Nido García" w:date="2020-05-11T12:03:00Z"/>
          <w:rFonts w:asciiTheme="minorHAnsi" w:eastAsiaTheme="minorEastAsia" w:hAnsiTheme="minorHAnsi" w:cstheme="minorBidi"/>
          <w:noProof/>
          <w:lang w:eastAsia="es-ES"/>
        </w:rPr>
      </w:pPr>
      <w:del w:id="113" w:author="Andrea del Nido García" w:date="2020-05-11T12:03:00Z">
        <w:r w:rsidDel="0051579D">
          <w:rPr>
            <w:noProof/>
          </w:rPr>
          <w:fldChar w:fldCharType="begin"/>
        </w:r>
        <w:r w:rsidDel="0051579D">
          <w:rPr>
            <w:noProof/>
          </w:rPr>
          <w:delInstrText xml:space="preserve"> HYPERLINK "file:///C:\\Users\\Andrea\\Desktop\\Andrea\\Máster%20Ciberseguridad%20UPM\\TFM\\Memoria\\Memoria_TFM_MUCS_Andrea_del_Nido.docx" \l "_Toc38021157" </w:delInstrText>
        </w:r>
        <w:r w:rsidDel="0051579D">
          <w:rPr>
            <w:noProof/>
          </w:rPr>
          <w:fldChar w:fldCharType="separate"/>
        </w:r>
      </w:del>
      <w:ins w:id="114" w:author="Andrea del Nido García" w:date="2020-05-12T12:35:00Z">
        <w:r w:rsidR="006C7AC3">
          <w:rPr>
            <w:b/>
            <w:bCs/>
            <w:noProof/>
          </w:rPr>
          <w:t>¡Error! Referencia de hipervínculo no válida.</w:t>
        </w:r>
      </w:ins>
      <w:del w:id="115" w:author="Andrea del Nido García" w:date="2020-05-11T12:03:00Z">
        <w:r w:rsidR="00E12011" w:rsidRPr="00F77CD6" w:rsidDel="0051579D">
          <w:rPr>
            <w:rStyle w:val="Hipervnculo"/>
            <w:noProof/>
          </w:rPr>
          <w:delText>Figura 3.4. Ejecución del script find_libraries_pinning.sh</w:delText>
        </w:r>
        <w:r w:rsidR="00E12011" w:rsidDel="0051579D">
          <w:rPr>
            <w:noProof/>
            <w:webHidden/>
          </w:rPr>
          <w:tab/>
        </w:r>
        <w:r w:rsidR="00E12011" w:rsidDel="0051579D">
          <w:rPr>
            <w:noProof/>
            <w:webHidden/>
          </w:rPr>
          <w:fldChar w:fldCharType="begin"/>
        </w:r>
        <w:r w:rsidR="00E12011" w:rsidDel="0051579D">
          <w:rPr>
            <w:noProof/>
            <w:webHidden/>
          </w:rPr>
          <w:delInstrText xml:space="preserve"> PAGEREF _Toc38021157 \h </w:delInstrText>
        </w:r>
        <w:r w:rsidR="00E12011" w:rsidDel="0051579D">
          <w:rPr>
            <w:noProof/>
            <w:webHidden/>
          </w:rPr>
        </w:r>
        <w:r w:rsidR="00E12011" w:rsidDel="0051579D">
          <w:rPr>
            <w:noProof/>
            <w:webHidden/>
          </w:rPr>
          <w:fldChar w:fldCharType="separate"/>
        </w:r>
        <w:r w:rsidR="00E12011" w:rsidDel="0051579D">
          <w:rPr>
            <w:noProof/>
            <w:webHidden/>
          </w:rPr>
          <w:delText>28</w:delText>
        </w:r>
        <w:r w:rsidR="00E12011" w:rsidDel="0051579D">
          <w:rPr>
            <w:noProof/>
            <w:webHidden/>
          </w:rPr>
          <w:fldChar w:fldCharType="end"/>
        </w:r>
        <w:r w:rsidDel="0051579D">
          <w:rPr>
            <w:noProof/>
          </w:rPr>
          <w:fldChar w:fldCharType="end"/>
        </w:r>
      </w:del>
    </w:p>
    <w:p w14:paraId="5628E779" w14:textId="475D686A" w:rsidR="00E12011" w:rsidDel="0051579D" w:rsidRDefault="00491168">
      <w:pPr>
        <w:pStyle w:val="Tabladeilustraciones"/>
        <w:tabs>
          <w:tab w:val="right" w:leader="dot" w:pos="8494"/>
        </w:tabs>
        <w:rPr>
          <w:del w:id="116" w:author="Andrea del Nido García" w:date="2020-05-11T12:03:00Z"/>
          <w:rFonts w:asciiTheme="minorHAnsi" w:eastAsiaTheme="minorEastAsia" w:hAnsiTheme="minorHAnsi" w:cstheme="minorBidi"/>
          <w:noProof/>
          <w:lang w:eastAsia="es-ES"/>
        </w:rPr>
      </w:pPr>
      <w:del w:id="117" w:author="Andrea del Nido García" w:date="2020-05-11T12:03:00Z">
        <w:r w:rsidDel="0051579D">
          <w:rPr>
            <w:noProof/>
          </w:rPr>
          <w:fldChar w:fldCharType="begin"/>
        </w:r>
        <w:r w:rsidDel="0051579D">
          <w:rPr>
            <w:noProof/>
          </w:rPr>
          <w:delInstrText xml:space="preserve"> HYPERLINK "file:///C:\\Users\\Andrea\\Desktop\\Andrea\\Máster%20Ciberseguridad%20UPM\\TFM\\Memoria\\Memoria_TFM_MUCS_Andrea_del_Nido.docx" \l "_Toc38021158" </w:delInstrText>
        </w:r>
        <w:r w:rsidDel="0051579D">
          <w:rPr>
            <w:noProof/>
          </w:rPr>
          <w:fldChar w:fldCharType="separate"/>
        </w:r>
      </w:del>
      <w:ins w:id="118" w:author="Andrea del Nido García" w:date="2020-05-12T12:35:00Z">
        <w:r w:rsidR="006C7AC3">
          <w:rPr>
            <w:b/>
            <w:bCs/>
            <w:noProof/>
          </w:rPr>
          <w:t>¡Error! Referencia de hipervínculo no válida.</w:t>
        </w:r>
      </w:ins>
      <w:del w:id="119" w:author="Andrea del Nido García" w:date="2020-05-11T12:03:00Z">
        <w:r w:rsidR="00E12011" w:rsidRPr="00F77CD6" w:rsidDel="0051579D">
          <w:rPr>
            <w:rStyle w:val="Hipervnculo"/>
            <w:noProof/>
          </w:rPr>
          <w:delText>Figura 3.5. Ejecución del script check_pinning_library.py</w:delText>
        </w:r>
        <w:r w:rsidR="00E12011" w:rsidDel="0051579D">
          <w:rPr>
            <w:noProof/>
            <w:webHidden/>
          </w:rPr>
          <w:tab/>
        </w:r>
        <w:r w:rsidR="00E12011" w:rsidDel="0051579D">
          <w:rPr>
            <w:noProof/>
            <w:webHidden/>
          </w:rPr>
          <w:fldChar w:fldCharType="begin"/>
        </w:r>
        <w:r w:rsidR="00E12011" w:rsidDel="0051579D">
          <w:rPr>
            <w:noProof/>
            <w:webHidden/>
          </w:rPr>
          <w:delInstrText xml:space="preserve"> PAGEREF _Toc38021158 \h </w:delInstrText>
        </w:r>
        <w:r w:rsidR="00E12011" w:rsidDel="0051579D">
          <w:rPr>
            <w:noProof/>
            <w:webHidden/>
          </w:rPr>
        </w:r>
        <w:r w:rsidR="00E12011" w:rsidDel="0051579D">
          <w:rPr>
            <w:noProof/>
            <w:webHidden/>
          </w:rPr>
          <w:fldChar w:fldCharType="separate"/>
        </w:r>
        <w:r w:rsidR="00E12011" w:rsidDel="0051579D">
          <w:rPr>
            <w:noProof/>
            <w:webHidden/>
          </w:rPr>
          <w:delText>28</w:delText>
        </w:r>
        <w:r w:rsidR="00E12011" w:rsidDel="0051579D">
          <w:rPr>
            <w:noProof/>
            <w:webHidden/>
          </w:rPr>
          <w:fldChar w:fldCharType="end"/>
        </w:r>
        <w:r w:rsidDel="0051579D">
          <w:rPr>
            <w:noProof/>
          </w:rPr>
          <w:fldChar w:fldCharType="end"/>
        </w:r>
      </w:del>
    </w:p>
    <w:p w14:paraId="52A6DA8C" w14:textId="7A44FAE0" w:rsidR="004713D5" w:rsidRDefault="00186716">
      <w:pPr>
        <w:ind w:firstLine="0"/>
        <w:rPr>
          <w:lang w:eastAsia="es-ES"/>
        </w:rPr>
      </w:pPr>
      <w:r w:rsidRPr="00850C6B">
        <w:rPr>
          <w:lang w:eastAsia="es-ES"/>
        </w:rPr>
        <w:fldChar w:fldCharType="end"/>
      </w:r>
    </w:p>
    <w:p w14:paraId="47E1A868" w14:textId="37068A34" w:rsidR="004713D5" w:rsidRDefault="004713D5">
      <w:pPr>
        <w:ind w:firstLine="0"/>
        <w:rPr>
          <w:lang w:eastAsia="es-ES"/>
        </w:rPr>
      </w:pPr>
    </w:p>
    <w:p w14:paraId="7FCBFD84" w14:textId="4FC9AC5C" w:rsidR="006A68CA" w:rsidDel="00CD0D60" w:rsidRDefault="006A68CA">
      <w:pPr>
        <w:rPr>
          <w:del w:id="120" w:author="Andrea del Nido García" w:date="2020-05-12T09:17:00Z"/>
        </w:rPr>
      </w:pPr>
    </w:p>
    <w:p w14:paraId="71CCA2AD" w14:textId="65F8B5C3" w:rsidR="006A68CA" w:rsidRDefault="006A68CA" w:rsidP="008033F8">
      <w:pPr>
        <w:ind w:firstLine="0"/>
      </w:pPr>
    </w:p>
    <w:p w14:paraId="1161D51B" w14:textId="77777777" w:rsidR="008033F8" w:rsidRDefault="008033F8" w:rsidP="008033F8">
      <w:pPr>
        <w:ind w:firstLine="0"/>
      </w:pPr>
    </w:p>
    <w:p w14:paraId="4A1F5E40" w14:textId="51B20035" w:rsidR="00AE4CB7" w:rsidRPr="00850C6B" w:rsidRDefault="00AE4CB7">
      <w:pPr>
        <w:pStyle w:val="Ttulo0"/>
        <w:jc w:val="both"/>
        <w:pPrChange w:id="121" w:author="Andrea del Nido García" w:date="2020-05-11T12:00:00Z">
          <w:pPr>
            <w:pStyle w:val="Ttulo0"/>
          </w:pPr>
        </w:pPrChange>
      </w:pPr>
      <w:bookmarkStart w:id="122" w:name="_Toc37675365"/>
      <w:bookmarkStart w:id="123" w:name="_Toc40202060"/>
      <w:r>
        <w:lastRenderedPageBreak/>
        <w:t>Listado de tablas</w:t>
      </w:r>
      <w:bookmarkEnd w:id="122"/>
      <w:bookmarkEnd w:id="123"/>
    </w:p>
    <w:p w14:paraId="43C11CB2" w14:textId="21A9F5E6" w:rsidR="005A3ADB" w:rsidRDefault="00325F06">
      <w:pPr>
        <w:pStyle w:val="Tabladeilustraciones"/>
        <w:tabs>
          <w:tab w:val="right" w:leader="dot" w:pos="8494"/>
        </w:tabs>
        <w:rPr>
          <w:ins w:id="124" w:author="Andrea del Nido García" w:date="2020-05-16T19:49:00Z"/>
          <w:rFonts w:asciiTheme="minorHAnsi" w:eastAsiaTheme="minorEastAsia" w:hAnsiTheme="minorHAnsi" w:cstheme="minorBidi"/>
          <w:noProof/>
          <w:lang w:eastAsia="es-ES"/>
        </w:rPr>
      </w:pPr>
      <w:r w:rsidRPr="00850C6B">
        <w:rPr>
          <w:lang w:eastAsia="es-ES"/>
        </w:rPr>
        <w:fldChar w:fldCharType="begin"/>
      </w:r>
      <w:r w:rsidRPr="00850C6B">
        <w:rPr>
          <w:lang w:eastAsia="es-ES"/>
        </w:rPr>
        <w:instrText xml:space="preserve"> TOC \h \z \c "Tabla" </w:instrText>
      </w:r>
      <w:r w:rsidRPr="00850C6B">
        <w:rPr>
          <w:lang w:eastAsia="es-ES"/>
        </w:rPr>
        <w:fldChar w:fldCharType="separate"/>
      </w:r>
      <w:ins w:id="125" w:author="Andrea del Nido García" w:date="2020-05-16T19:49:00Z">
        <w:r w:rsidR="005A3ADB" w:rsidRPr="0017734C">
          <w:rPr>
            <w:rStyle w:val="Hipervnculo"/>
            <w:noProof/>
          </w:rPr>
          <w:fldChar w:fldCharType="begin"/>
        </w:r>
        <w:r w:rsidR="005A3ADB" w:rsidRPr="0017734C">
          <w:rPr>
            <w:rStyle w:val="Hipervnculo"/>
            <w:noProof/>
          </w:rPr>
          <w:instrText xml:space="preserve"> </w:instrText>
        </w:r>
        <w:r w:rsidR="005A3ADB">
          <w:rPr>
            <w:noProof/>
          </w:rPr>
          <w:instrText>HYPERLINK \l "_Toc40550988"</w:instrText>
        </w:r>
        <w:r w:rsidR="005A3ADB" w:rsidRPr="0017734C">
          <w:rPr>
            <w:rStyle w:val="Hipervnculo"/>
            <w:noProof/>
          </w:rPr>
          <w:instrText xml:space="preserve"> </w:instrText>
        </w:r>
        <w:r w:rsidR="005A3ADB" w:rsidRPr="0017734C">
          <w:rPr>
            <w:rStyle w:val="Hipervnculo"/>
            <w:noProof/>
          </w:rPr>
        </w:r>
        <w:r w:rsidR="005A3ADB" w:rsidRPr="0017734C">
          <w:rPr>
            <w:rStyle w:val="Hipervnculo"/>
            <w:noProof/>
          </w:rPr>
          <w:fldChar w:fldCharType="separate"/>
        </w:r>
        <w:r w:rsidR="005A3ADB" w:rsidRPr="0017734C">
          <w:rPr>
            <w:rStyle w:val="Hipervnculo"/>
            <w:noProof/>
          </w:rPr>
          <w:t>Tabla 2.1. Librerías de fijación de certificados con métodos característicos</w:t>
        </w:r>
        <w:r w:rsidR="005A3ADB">
          <w:rPr>
            <w:noProof/>
            <w:webHidden/>
          </w:rPr>
          <w:tab/>
        </w:r>
        <w:r w:rsidR="005A3ADB">
          <w:rPr>
            <w:noProof/>
            <w:webHidden/>
          </w:rPr>
          <w:fldChar w:fldCharType="begin"/>
        </w:r>
        <w:r w:rsidR="005A3ADB">
          <w:rPr>
            <w:noProof/>
            <w:webHidden/>
          </w:rPr>
          <w:instrText xml:space="preserve"> PAGEREF _Toc40550988 \h </w:instrText>
        </w:r>
        <w:r w:rsidR="005A3ADB">
          <w:rPr>
            <w:noProof/>
            <w:webHidden/>
          </w:rPr>
        </w:r>
      </w:ins>
      <w:r w:rsidR="005A3ADB">
        <w:rPr>
          <w:noProof/>
          <w:webHidden/>
        </w:rPr>
        <w:fldChar w:fldCharType="separate"/>
      </w:r>
      <w:ins w:id="126" w:author="Andrea del Nido García" w:date="2020-05-16T19:49:00Z">
        <w:r w:rsidR="005A3ADB">
          <w:rPr>
            <w:noProof/>
            <w:webHidden/>
          </w:rPr>
          <w:t>23</w:t>
        </w:r>
        <w:r w:rsidR="005A3ADB">
          <w:rPr>
            <w:noProof/>
            <w:webHidden/>
          </w:rPr>
          <w:fldChar w:fldCharType="end"/>
        </w:r>
        <w:r w:rsidR="005A3ADB" w:rsidRPr="0017734C">
          <w:rPr>
            <w:rStyle w:val="Hipervnculo"/>
            <w:noProof/>
          </w:rPr>
          <w:fldChar w:fldCharType="end"/>
        </w:r>
      </w:ins>
    </w:p>
    <w:p w14:paraId="6276B101" w14:textId="4C263C68" w:rsidR="005A3ADB" w:rsidRDefault="005A3ADB">
      <w:pPr>
        <w:pStyle w:val="Tabladeilustraciones"/>
        <w:tabs>
          <w:tab w:val="right" w:leader="dot" w:pos="8494"/>
        </w:tabs>
        <w:rPr>
          <w:ins w:id="127" w:author="Andrea del Nido García" w:date="2020-05-16T19:49:00Z"/>
          <w:rFonts w:asciiTheme="minorHAnsi" w:eastAsiaTheme="minorEastAsia" w:hAnsiTheme="minorHAnsi" w:cstheme="minorBidi"/>
          <w:noProof/>
          <w:lang w:eastAsia="es-ES"/>
        </w:rPr>
      </w:pPr>
      <w:ins w:id="128" w:author="Andrea del Nido García" w:date="2020-05-16T19:49:00Z">
        <w:r w:rsidRPr="0017734C">
          <w:rPr>
            <w:rStyle w:val="Hipervnculo"/>
            <w:noProof/>
          </w:rPr>
          <w:fldChar w:fldCharType="begin"/>
        </w:r>
        <w:r w:rsidRPr="0017734C">
          <w:rPr>
            <w:rStyle w:val="Hipervnculo"/>
            <w:noProof/>
          </w:rPr>
          <w:instrText xml:space="preserve"> </w:instrText>
        </w:r>
        <w:r>
          <w:rPr>
            <w:noProof/>
          </w:rPr>
          <w:instrText>HYPERLINK \l "_Toc40550989"</w:instrText>
        </w:r>
        <w:r w:rsidRPr="0017734C">
          <w:rPr>
            <w:rStyle w:val="Hipervnculo"/>
            <w:noProof/>
          </w:rPr>
          <w:instrText xml:space="preserve"> </w:instrText>
        </w:r>
        <w:r w:rsidRPr="0017734C">
          <w:rPr>
            <w:rStyle w:val="Hipervnculo"/>
            <w:noProof/>
          </w:rPr>
        </w:r>
        <w:r w:rsidRPr="0017734C">
          <w:rPr>
            <w:rStyle w:val="Hipervnculo"/>
            <w:noProof/>
          </w:rPr>
          <w:fldChar w:fldCharType="separate"/>
        </w:r>
        <w:r w:rsidRPr="0017734C">
          <w:rPr>
            <w:rStyle w:val="Hipervnculo"/>
            <w:noProof/>
          </w:rPr>
          <w:t>Tabla 3.1. Resumen de librerías previas y de las librerías nuevas</w:t>
        </w:r>
        <w:r>
          <w:rPr>
            <w:noProof/>
            <w:webHidden/>
          </w:rPr>
          <w:tab/>
        </w:r>
        <w:r>
          <w:rPr>
            <w:noProof/>
            <w:webHidden/>
          </w:rPr>
          <w:fldChar w:fldCharType="begin"/>
        </w:r>
        <w:r>
          <w:rPr>
            <w:noProof/>
            <w:webHidden/>
          </w:rPr>
          <w:instrText xml:space="preserve"> PAGEREF _Toc40550989 \h </w:instrText>
        </w:r>
        <w:r>
          <w:rPr>
            <w:noProof/>
            <w:webHidden/>
          </w:rPr>
        </w:r>
      </w:ins>
      <w:r>
        <w:rPr>
          <w:noProof/>
          <w:webHidden/>
        </w:rPr>
        <w:fldChar w:fldCharType="separate"/>
      </w:r>
      <w:ins w:id="129" w:author="Andrea del Nido García" w:date="2020-05-16T19:49:00Z">
        <w:r>
          <w:rPr>
            <w:noProof/>
            <w:webHidden/>
          </w:rPr>
          <w:t>45</w:t>
        </w:r>
        <w:r>
          <w:rPr>
            <w:noProof/>
            <w:webHidden/>
          </w:rPr>
          <w:fldChar w:fldCharType="end"/>
        </w:r>
        <w:r w:rsidRPr="0017734C">
          <w:rPr>
            <w:rStyle w:val="Hipervnculo"/>
            <w:noProof/>
          </w:rPr>
          <w:fldChar w:fldCharType="end"/>
        </w:r>
      </w:ins>
    </w:p>
    <w:p w14:paraId="7E71531E" w14:textId="0518EAFF" w:rsidR="005A3ADB" w:rsidRDefault="005A3ADB">
      <w:pPr>
        <w:pStyle w:val="Tabladeilustraciones"/>
        <w:tabs>
          <w:tab w:val="right" w:leader="dot" w:pos="8494"/>
        </w:tabs>
        <w:rPr>
          <w:ins w:id="130" w:author="Andrea del Nido García" w:date="2020-05-16T19:49:00Z"/>
          <w:rStyle w:val="Hipervnculo"/>
          <w:noProof/>
        </w:rPr>
      </w:pPr>
      <w:ins w:id="131" w:author="Andrea del Nido García" w:date="2020-05-16T19:49:00Z">
        <w:r w:rsidRPr="0017734C">
          <w:rPr>
            <w:rStyle w:val="Hipervnculo"/>
            <w:noProof/>
          </w:rPr>
          <w:fldChar w:fldCharType="begin"/>
        </w:r>
        <w:r w:rsidRPr="0017734C">
          <w:rPr>
            <w:rStyle w:val="Hipervnculo"/>
            <w:noProof/>
          </w:rPr>
          <w:instrText xml:space="preserve"> </w:instrText>
        </w:r>
        <w:r>
          <w:rPr>
            <w:noProof/>
          </w:rPr>
          <w:instrText>HYPERLINK \l "_Toc40550990"</w:instrText>
        </w:r>
        <w:r w:rsidRPr="0017734C">
          <w:rPr>
            <w:rStyle w:val="Hipervnculo"/>
            <w:noProof/>
          </w:rPr>
          <w:instrText xml:space="preserve"> </w:instrText>
        </w:r>
        <w:r w:rsidRPr="0017734C">
          <w:rPr>
            <w:rStyle w:val="Hipervnculo"/>
            <w:noProof/>
          </w:rPr>
        </w:r>
        <w:r w:rsidRPr="0017734C">
          <w:rPr>
            <w:rStyle w:val="Hipervnculo"/>
            <w:noProof/>
          </w:rPr>
          <w:fldChar w:fldCharType="separate"/>
        </w:r>
        <w:r w:rsidRPr="0017734C">
          <w:rPr>
            <w:rStyle w:val="Hipervnculo"/>
            <w:noProof/>
          </w:rPr>
          <w:t>Tabla 4.1. Resumen de las aplicaciones analizadas</w:t>
        </w:r>
        <w:r>
          <w:rPr>
            <w:noProof/>
            <w:webHidden/>
          </w:rPr>
          <w:tab/>
        </w:r>
        <w:r>
          <w:rPr>
            <w:noProof/>
            <w:webHidden/>
          </w:rPr>
          <w:fldChar w:fldCharType="begin"/>
        </w:r>
        <w:r>
          <w:rPr>
            <w:noProof/>
            <w:webHidden/>
          </w:rPr>
          <w:instrText xml:space="preserve"> PAGEREF _Toc40550990 \h </w:instrText>
        </w:r>
        <w:r>
          <w:rPr>
            <w:noProof/>
            <w:webHidden/>
          </w:rPr>
        </w:r>
      </w:ins>
      <w:r>
        <w:rPr>
          <w:noProof/>
          <w:webHidden/>
        </w:rPr>
        <w:fldChar w:fldCharType="separate"/>
      </w:r>
      <w:ins w:id="132" w:author="Andrea del Nido García" w:date="2020-05-16T19:49:00Z">
        <w:r>
          <w:rPr>
            <w:noProof/>
            <w:webHidden/>
          </w:rPr>
          <w:t>48</w:t>
        </w:r>
        <w:r>
          <w:rPr>
            <w:noProof/>
            <w:webHidden/>
          </w:rPr>
          <w:fldChar w:fldCharType="end"/>
        </w:r>
        <w:r w:rsidRPr="0017734C">
          <w:rPr>
            <w:rStyle w:val="Hipervnculo"/>
            <w:noProof/>
          </w:rPr>
          <w:fldChar w:fldCharType="end"/>
        </w:r>
      </w:ins>
    </w:p>
    <w:p w14:paraId="27FBE273" w14:textId="052B16E5" w:rsidR="00E7615A" w:rsidRDefault="00E7615A" w:rsidP="00E7615A">
      <w:pPr>
        <w:rPr>
          <w:ins w:id="133" w:author="Andrea del Nido García" w:date="2020-05-16T19:49:00Z"/>
        </w:rPr>
      </w:pPr>
    </w:p>
    <w:p w14:paraId="6119FCBF" w14:textId="3D021603" w:rsidR="00E7615A" w:rsidRDefault="00E7615A" w:rsidP="00E7615A">
      <w:pPr>
        <w:rPr>
          <w:ins w:id="134" w:author="Andrea del Nido García" w:date="2020-05-16T19:49:00Z"/>
        </w:rPr>
      </w:pPr>
    </w:p>
    <w:p w14:paraId="141336C7" w14:textId="402920EC" w:rsidR="00E7615A" w:rsidRDefault="00E7615A" w:rsidP="00E7615A">
      <w:pPr>
        <w:rPr>
          <w:ins w:id="135" w:author="Andrea del Nido García" w:date="2020-05-16T19:49:00Z"/>
        </w:rPr>
      </w:pPr>
    </w:p>
    <w:p w14:paraId="04E0D328" w14:textId="40115BB4" w:rsidR="00E7615A" w:rsidRDefault="00E7615A" w:rsidP="00E7615A">
      <w:pPr>
        <w:rPr>
          <w:ins w:id="136" w:author="Andrea del Nido García" w:date="2020-05-16T19:49:00Z"/>
        </w:rPr>
      </w:pPr>
    </w:p>
    <w:p w14:paraId="74F7EEBD" w14:textId="668ECD82" w:rsidR="00E7615A" w:rsidRDefault="00E7615A" w:rsidP="00E7615A">
      <w:pPr>
        <w:rPr>
          <w:ins w:id="137" w:author="Andrea del Nido García" w:date="2020-05-16T19:49:00Z"/>
        </w:rPr>
      </w:pPr>
    </w:p>
    <w:p w14:paraId="0F6ED004" w14:textId="292EF07D" w:rsidR="00E7615A" w:rsidRDefault="00E7615A" w:rsidP="00E7615A">
      <w:pPr>
        <w:rPr>
          <w:ins w:id="138" w:author="Andrea del Nido García" w:date="2020-05-16T19:49:00Z"/>
        </w:rPr>
      </w:pPr>
    </w:p>
    <w:p w14:paraId="08CCA662" w14:textId="2E17AF35" w:rsidR="00E7615A" w:rsidRDefault="00E7615A" w:rsidP="00E7615A">
      <w:pPr>
        <w:rPr>
          <w:ins w:id="139" w:author="Andrea del Nido García" w:date="2020-05-16T19:49:00Z"/>
        </w:rPr>
      </w:pPr>
    </w:p>
    <w:p w14:paraId="5DA9412B" w14:textId="41360250" w:rsidR="00E7615A" w:rsidRDefault="00E7615A" w:rsidP="00E7615A">
      <w:pPr>
        <w:rPr>
          <w:ins w:id="140" w:author="Andrea del Nido García" w:date="2020-05-16T19:49:00Z"/>
        </w:rPr>
      </w:pPr>
    </w:p>
    <w:p w14:paraId="50037BEC" w14:textId="30B5E3CD" w:rsidR="00E7615A" w:rsidRDefault="00E7615A" w:rsidP="00E7615A">
      <w:pPr>
        <w:rPr>
          <w:ins w:id="141" w:author="Andrea del Nido García" w:date="2020-05-16T19:49:00Z"/>
        </w:rPr>
      </w:pPr>
    </w:p>
    <w:p w14:paraId="4CF10BDC" w14:textId="5660CF56" w:rsidR="00E7615A" w:rsidRDefault="00E7615A" w:rsidP="00E7615A">
      <w:pPr>
        <w:rPr>
          <w:ins w:id="142" w:author="Andrea del Nido García" w:date="2020-05-16T19:49:00Z"/>
        </w:rPr>
      </w:pPr>
    </w:p>
    <w:p w14:paraId="5AFEFCF8" w14:textId="033B9110" w:rsidR="00E7615A" w:rsidRDefault="00E7615A" w:rsidP="00E7615A">
      <w:pPr>
        <w:rPr>
          <w:ins w:id="143" w:author="Andrea del Nido García" w:date="2020-05-16T19:49:00Z"/>
        </w:rPr>
      </w:pPr>
    </w:p>
    <w:p w14:paraId="1F38B38F" w14:textId="5D4D36E3" w:rsidR="00E7615A" w:rsidRDefault="00E7615A" w:rsidP="00E7615A">
      <w:pPr>
        <w:rPr>
          <w:ins w:id="144" w:author="Andrea del Nido García" w:date="2020-05-16T19:49:00Z"/>
        </w:rPr>
      </w:pPr>
    </w:p>
    <w:p w14:paraId="763F8D4F" w14:textId="7F1D10A6" w:rsidR="00E7615A" w:rsidRDefault="00E7615A" w:rsidP="00E7615A">
      <w:pPr>
        <w:rPr>
          <w:ins w:id="145" w:author="Andrea del Nido García" w:date="2020-05-16T19:49:00Z"/>
        </w:rPr>
      </w:pPr>
    </w:p>
    <w:p w14:paraId="1914A160" w14:textId="477F9719" w:rsidR="00E7615A" w:rsidRDefault="00E7615A" w:rsidP="00E7615A">
      <w:pPr>
        <w:rPr>
          <w:ins w:id="146" w:author="Andrea del Nido García" w:date="2020-05-16T19:49:00Z"/>
        </w:rPr>
      </w:pPr>
    </w:p>
    <w:p w14:paraId="04D46EE8" w14:textId="64AF5F12" w:rsidR="00E7615A" w:rsidRDefault="00E7615A" w:rsidP="00E7615A">
      <w:pPr>
        <w:rPr>
          <w:ins w:id="147" w:author="Andrea del Nido García" w:date="2020-05-16T19:49:00Z"/>
        </w:rPr>
      </w:pPr>
    </w:p>
    <w:p w14:paraId="36DF167F" w14:textId="276EE1A0" w:rsidR="00E7615A" w:rsidRDefault="00E7615A" w:rsidP="00E7615A">
      <w:pPr>
        <w:rPr>
          <w:ins w:id="148" w:author="Andrea del Nido García" w:date="2020-05-16T19:49:00Z"/>
        </w:rPr>
      </w:pPr>
    </w:p>
    <w:p w14:paraId="63D288A5" w14:textId="1ED113C3" w:rsidR="00E7615A" w:rsidRDefault="00E7615A" w:rsidP="00E7615A">
      <w:pPr>
        <w:rPr>
          <w:ins w:id="149" w:author="Andrea del Nido García" w:date="2020-05-16T19:49:00Z"/>
        </w:rPr>
      </w:pPr>
    </w:p>
    <w:p w14:paraId="55EFCFF1" w14:textId="6C0941EA" w:rsidR="00E7615A" w:rsidRDefault="00E7615A" w:rsidP="00E7615A">
      <w:pPr>
        <w:rPr>
          <w:ins w:id="150" w:author="Andrea del Nido García" w:date="2020-05-16T19:49:00Z"/>
        </w:rPr>
      </w:pPr>
    </w:p>
    <w:p w14:paraId="3A32A764" w14:textId="444C8B0F" w:rsidR="00E7615A" w:rsidRDefault="00E7615A" w:rsidP="00E7615A">
      <w:pPr>
        <w:rPr>
          <w:ins w:id="151" w:author="Andrea del Nido García" w:date="2020-05-16T19:49:00Z"/>
        </w:rPr>
      </w:pPr>
    </w:p>
    <w:p w14:paraId="477F8F39" w14:textId="03A65035" w:rsidR="00E7615A" w:rsidRDefault="00E7615A" w:rsidP="00E7615A">
      <w:pPr>
        <w:rPr>
          <w:ins w:id="152" w:author="Andrea del Nido García" w:date="2020-05-16T19:49:00Z"/>
        </w:rPr>
      </w:pPr>
    </w:p>
    <w:p w14:paraId="1E5FB435" w14:textId="77777777" w:rsidR="00E7615A" w:rsidRPr="00E7615A" w:rsidRDefault="00E7615A" w:rsidP="00E7615A">
      <w:pPr>
        <w:rPr>
          <w:ins w:id="153" w:author="Andrea del Nido García" w:date="2020-05-16T19:49:00Z"/>
          <w:rPrChange w:id="154" w:author="Andrea del Nido García" w:date="2020-05-16T19:49:00Z">
            <w:rPr>
              <w:ins w:id="155" w:author="Andrea del Nido García" w:date="2020-05-16T19:49:00Z"/>
              <w:rFonts w:asciiTheme="minorHAnsi" w:eastAsiaTheme="minorEastAsia" w:hAnsiTheme="minorHAnsi" w:cstheme="minorBidi"/>
              <w:noProof/>
              <w:lang w:eastAsia="es-ES"/>
            </w:rPr>
          </w:rPrChange>
        </w:rPr>
        <w:pPrChange w:id="156" w:author="Andrea del Nido García" w:date="2020-05-16T19:49:00Z">
          <w:pPr>
            <w:pStyle w:val="Tabladeilustraciones"/>
            <w:tabs>
              <w:tab w:val="right" w:leader="dot" w:pos="8494"/>
            </w:tabs>
          </w:pPr>
        </w:pPrChange>
      </w:pPr>
    </w:p>
    <w:p w14:paraId="19C7234F" w14:textId="128A02FF" w:rsidR="00325F06" w:rsidDel="00925274" w:rsidRDefault="00491168">
      <w:pPr>
        <w:pStyle w:val="Tabladeilustraciones"/>
        <w:tabs>
          <w:tab w:val="right" w:leader="dot" w:pos="8494"/>
        </w:tabs>
        <w:rPr>
          <w:del w:id="157" w:author="Andrea del Nido García" w:date="2020-05-11T12:41:00Z"/>
          <w:noProof/>
        </w:rPr>
      </w:pPr>
      <w:del w:id="158" w:author="Andrea del Nido García" w:date="2020-05-11T12:41:00Z">
        <w:r w:rsidDel="00925274">
          <w:rPr>
            <w:noProof/>
          </w:rPr>
          <w:fldChar w:fldCharType="begin"/>
        </w:r>
        <w:r w:rsidDel="00925274">
          <w:rPr>
            <w:noProof/>
          </w:rPr>
          <w:delInstrText xml:space="preserve"> HYPERLINK \l "_Toc527920810" </w:delInstrText>
        </w:r>
        <w:r w:rsidDel="00925274">
          <w:rPr>
            <w:noProof/>
          </w:rPr>
          <w:fldChar w:fldCharType="separate"/>
        </w:r>
      </w:del>
      <w:ins w:id="159" w:author="Andrea del Nido García" w:date="2020-05-16T19:49:00Z">
        <w:r w:rsidR="005A3ADB">
          <w:rPr>
            <w:b/>
            <w:bCs/>
            <w:noProof/>
          </w:rPr>
          <w:t>¡Error! Referencia de hipervínculo no válida.</w:t>
        </w:r>
      </w:ins>
      <w:del w:id="160" w:author="Andrea del Nido García" w:date="2020-05-11T12:41:00Z">
        <w:r w:rsidR="00325F06" w:rsidRPr="00850C6B" w:rsidDel="00925274">
          <w:rPr>
            <w:rStyle w:val="Hipervnculo"/>
            <w:noProof/>
          </w:rPr>
          <w:delText>Tabla 1.1. Valores típicos en función del tipo de dispositivo</w:delText>
        </w:r>
        <w:r w:rsidR="00325F06" w:rsidRPr="00850C6B" w:rsidDel="00925274">
          <w:rPr>
            <w:noProof/>
            <w:webHidden/>
          </w:rPr>
          <w:tab/>
        </w:r>
        <w:r w:rsidR="00325F06" w:rsidRPr="00850C6B" w:rsidDel="00925274">
          <w:rPr>
            <w:noProof/>
            <w:webHidden/>
          </w:rPr>
          <w:fldChar w:fldCharType="begin"/>
        </w:r>
        <w:r w:rsidR="00325F06" w:rsidRPr="00850C6B" w:rsidDel="00925274">
          <w:rPr>
            <w:noProof/>
            <w:webHidden/>
          </w:rPr>
          <w:delInstrText xml:space="preserve"> PAGEREF _Toc527920810 \h </w:delInstrText>
        </w:r>
        <w:r w:rsidR="00325F06" w:rsidRPr="00850C6B" w:rsidDel="00925274">
          <w:rPr>
            <w:noProof/>
            <w:webHidden/>
          </w:rPr>
        </w:r>
        <w:r w:rsidR="00325F06" w:rsidRPr="00850C6B" w:rsidDel="00925274">
          <w:rPr>
            <w:noProof/>
            <w:webHidden/>
          </w:rPr>
          <w:fldChar w:fldCharType="separate"/>
        </w:r>
        <w:r w:rsidR="00325F06" w:rsidRPr="00850C6B" w:rsidDel="00925274">
          <w:rPr>
            <w:noProof/>
            <w:webHidden/>
          </w:rPr>
          <w:delText>3</w:delText>
        </w:r>
        <w:r w:rsidR="00325F06" w:rsidRPr="00850C6B" w:rsidDel="00925274">
          <w:rPr>
            <w:noProof/>
            <w:webHidden/>
          </w:rPr>
          <w:fldChar w:fldCharType="end"/>
        </w:r>
        <w:r w:rsidDel="00925274">
          <w:rPr>
            <w:noProof/>
          </w:rPr>
          <w:fldChar w:fldCharType="end"/>
        </w:r>
      </w:del>
    </w:p>
    <w:p w14:paraId="536A12E7" w14:textId="3552623C" w:rsidR="004D70A8" w:rsidDel="00925274" w:rsidRDefault="004D70A8">
      <w:pPr>
        <w:rPr>
          <w:del w:id="161" w:author="Andrea del Nido García" w:date="2020-05-11T12:41:00Z"/>
          <w:noProof/>
        </w:rPr>
      </w:pPr>
    </w:p>
    <w:p w14:paraId="348F63A0" w14:textId="7BEDC411" w:rsidR="004D70A8" w:rsidDel="00925274" w:rsidRDefault="004D70A8">
      <w:pPr>
        <w:rPr>
          <w:del w:id="162" w:author="Andrea del Nido García" w:date="2020-05-11T12:41:00Z"/>
          <w:noProof/>
        </w:rPr>
      </w:pPr>
    </w:p>
    <w:p w14:paraId="6B87C34C" w14:textId="525C3604" w:rsidR="004D70A8" w:rsidDel="00925274" w:rsidRDefault="004D70A8">
      <w:pPr>
        <w:rPr>
          <w:del w:id="163" w:author="Andrea del Nido García" w:date="2020-05-11T12:41:00Z"/>
          <w:noProof/>
        </w:rPr>
      </w:pPr>
    </w:p>
    <w:p w14:paraId="36911796" w14:textId="7742B10D" w:rsidR="004D70A8" w:rsidDel="00925274" w:rsidRDefault="004D70A8">
      <w:pPr>
        <w:rPr>
          <w:del w:id="164" w:author="Andrea del Nido García" w:date="2020-05-11T12:41:00Z"/>
          <w:noProof/>
        </w:rPr>
      </w:pPr>
    </w:p>
    <w:p w14:paraId="548F3E93" w14:textId="16607B2D" w:rsidR="004D70A8" w:rsidDel="00925274" w:rsidRDefault="004D70A8">
      <w:pPr>
        <w:rPr>
          <w:del w:id="165" w:author="Andrea del Nido García" w:date="2020-05-11T12:41:00Z"/>
          <w:noProof/>
        </w:rPr>
      </w:pPr>
    </w:p>
    <w:p w14:paraId="0E6224CC" w14:textId="662A6978" w:rsidR="004D70A8" w:rsidDel="00925274" w:rsidRDefault="004D70A8">
      <w:pPr>
        <w:rPr>
          <w:del w:id="166" w:author="Andrea del Nido García" w:date="2020-05-11T12:41:00Z"/>
          <w:noProof/>
        </w:rPr>
      </w:pPr>
    </w:p>
    <w:p w14:paraId="041D05C0" w14:textId="68725277" w:rsidR="004D70A8" w:rsidDel="00925274" w:rsidRDefault="004D70A8">
      <w:pPr>
        <w:rPr>
          <w:del w:id="167" w:author="Andrea del Nido García" w:date="2020-05-11T12:41:00Z"/>
          <w:noProof/>
        </w:rPr>
      </w:pPr>
    </w:p>
    <w:p w14:paraId="04D29685" w14:textId="1DE52663" w:rsidR="004D70A8" w:rsidDel="00925274" w:rsidRDefault="004D70A8">
      <w:pPr>
        <w:rPr>
          <w:del w:id="168" w:author="Andrea del Nido García" w:date="2020-05-11T12:41:00Z"/>
          <w:noProof/>
        </w:rPr>
      </w:pPr>
    </w:p>
    <w:p w14:paraId="7AFE7509" w14:textId="0EDCC8A4" w:rsidR="004D70A8" w:rsidDel="00925274" w:rsidRDefault="004D70A8">
      <w:pPr>
        <w:rPr>
          <w:del w:id="169" w:author="Andrea del Nido García" w:date="2020-05-11T12:41:00Z"/>
          <w:noProof/>
        </w:rPr>
      </w:pPr>
    </w:p>
    <w:p w14:paraId="470A047C" w14:textId="665AD8C5" w:rsidR="004D70A8" w:rsidDel="00925274" w:rsidRDefault="004D70A8">
      <w:pPr>
        <w:rPr>
          <w:del w:id="170" w:author="Andrea del Nido García" w:date="2020-05-11T12:41:00Z"/>
          <w:noProof/>
        </w:rPr>
      </w:pPr>
    </w:p>
    <w:p w14:paraId="463AE198" w14:textId="5BED70DD" w:rsidR="004D70A8" w:rsidDel="00925274" w:rsidRDefault="004D70A8">
      <w:pPr>
        <w:rPr>
          <w:del w:id="171" w:author="Andrea del Nido García" w:date="2020-05-11T12:41:00Z"/>
          <w:noProof/>
        </w:rPr>
      </w:pPr>
    </w:p>
    <w:p w14:paraId="3F0FB6A9" w14:textId="58DF4C35" w:rsidR="004D70A8" w:rsidDel="00925274" w:rsidRDefault="004D70A8">
      <w:pPr>
        <w:rPr>
          <w:del w:id="172" w:author="Andrea del Nido García" w:date="2020-05-11T12:41:00Z"/>
          <w:noProof/>
        </w:rPr>
      </w:pPr>
    </w:p>
    <w:p w14:paraId="097B6CCB" w14:textId="5F094B8F" w:rsidR="004D70A8" w:rsidDel="00925274" w:rsidRDefault="004D70A8">
      <w:pPr>
        <w:rPr>
          <w:del w:id="173" w:author="Andrea del Nido García" w:date="2020-05-11T12:41:00Z"/>
          <w:noProof/>
        </w:rPr>
      </w:pPr>
    </w:p>
    <w:p w14:paraId="02A4A669" w14:textId="0190CE7C" w:rsidR="004D70A8" w:rsidDel="001C49A7" w:rsidRDefault="004D70A8">
      <w:pPr>
        <w:rPr>
          <w:del w:id="174" w:author="Andrea del Nido García" w:date="2020-05-11T12:03:00Z"/>
          <w:noProof/>
        </w:rPr>
      </w:pPr>
    </w:p>
    <w:p w14:paraId="2B4E1157" w14:textId="6CFBFA1C" w:rsidR="004D70A8" w:rsidDel="001C49A7" w:rsidRDefault="004D70A8">
      <w:pPr>
        <w:rPr>
          <w:del w:id="175" w:author="Andrea del Nido García" w:date="2020-05-11T12:03:00Z"/>
          <w:noProof/>
        </w:rPr>
      </w:pPr>
    </w:p>
    <w:p w14:paraId="19B6E41F" w14:textId="185A3056" w:rsidR="004D70A8" w:rsidDel="00925274" w:rsidRDefault="004D70A8">
      <w:pPr>
        <w:ind w:firstLine="0"/>
        <w:rPr>
          <w:del w:id="176" w:author="Andrea del Nido García" w:date="2020-05-11T12:41:00Z"/>
          <w:noProof/>
        </w:rPr>
        <w:pPrChange w:id="177" w:author="Andrea del Nido García" w:date="2020-05-11T12:03:00Z">
          <w:pPr/>
        </w:pPrChange>
      </w:pPr>
    </w:p>
    <w:p w14:paraId="56FD1A20" w14:textId="77777777" w:rsidR="004D70A8" w:rsidRPr="004D70A8" w:rsidDel="00925274" w:rsidRDefault="004D70A8">
      <w:pPr>
        <w:rPr>
          <w:del w:id="178" w:author="Andrea del Nido García" w:date="2020-05-11T12:41:00Z"/>
          <w:noProof/>
        </w:rPr>
      </w:pPr>
    </w:p>
    <w:p w14:paraId="670EE64C" w14:textId="1B5A90EB" w:rsidR="00D55454" w:rsidRPr="00850C6B" w:rsidRDefault="00325F06">
      <w:pPr>
        <w:pStyle w:val="Ttulo0"/>
        <w:jc w:val="both"/>
        <w:pPrChange w:id="179" w:author="Andrea del Nido García" w:date="2020-05-11T12:00:00Z">
          <w:pPr>
            <w:pStyle w:val="Ttulo0"/>
          </w:pPr>
        </w:pPrChange>
      </w:pPr>
      <w:r w:rsidRPr="00850C6B">
        <w:fldChar w:fldCharType="end"/>
      </w:r>
      <w:bookmarkStart w:id="180" w:name="_Toc37675366"/>
      <w:bookmarkStart w:id="181" w:name="_Toc40202061"/>
      <w:r w:rsidR="00D55454">
        <w:t>Acrónimos</w:t>
      </w:r>
      <w:bookmarkEnd w:id="180"/>
      <w:bookmarkEnd w:id="181"/>
    </w:p>
    <w:p w14:paraId="4AF4D408" w14:textId="2784E17B" w:rsidR="001C28C1" w:rsidRPr="00850C6B" w:rsidRDefault="00782743">
      <w:pPr>
        <w:rPr>
          <w:lang w:eastAsia="es-ES"/>
        </w:rPr>
      </w:pPr>
      <w:r>
        <w:rPr>
          <w:lang w:eastAsia="es-ES"/>
        </w:rPr>
        <w:t>A continuación, se listan los acrónimos empleados a lo largo del desarrollo del trabajo.</w:t>
      </w:r>
    </w:p>
    <w:tbl>
      <w:tblPr>
        <w:tblW w:w="0" w:type="auto"/>
        <w:tblLook w:val="04A0" w:firstRow="1" w:lastRow="0" w:firstColumn="1" w:lastColumn="0" w:noHBand="0" w:noVBand="1"/>
      </w:tblPr>
      <w:tblGrid>
        <w:gridCol w:w="1933"/>
        <w:gridCol w:w="6571"/>
      </w:tblGrid>
      <w:tr w:rsidR="00587709" w:rsidRPr="00850C6B" w14:paraId="59FBA49B" w14:textId="77777777" w:rsidTr="00E54257">
        <w:tc>
          <w:tcPr>
            <w:tcW w:w="1933" w:type="dxa"/>
            <w:shd w:val="clear" w:color="auto" w:fill="auto"/>
            <w:vAlign w:val="center"/>
          </w:tcPr>
          <w:p w14:paraId="7B1E3716" w14:textId="31646709" w:rsidR="00587709" w:rsidRPr="00A74B8F" w:rsidRDefault="00587709">
            <w:pPr>
              <w:spacing w:after="0"/>
              <w:ind w:firstLine="0"/>
              <w:rPr>
                <w:b/>
                <w:bCs/>
                <w:lang w:eastAsia="es-ES"/>
              </w:rPr>
              <w:pPrChange w:id="182" w:author="Andrea del Nido García" w:date="2020-05-11T12:00:00Z">
                <w:pPr>
                  <w:spacing w:after="0"/>
                  <w:ind w:firstLine="0"/>
                  <w:jc w:val="left"/>
                </w:pPr>
              </w:pPrChange>
            </w:pPr>
            <w:r w:rsidRPr="00A74B8F">
              <w:rPr>
                <w:b/>
                <w:bCs/>
                <w:lang w:eastAsia="es-ES"/>
              </w:rPr>
              <w:t>HTTP</w:t>
            </w:r>
          </w:p>
        </w:tc>
        <w:tc>
          <w:tcPr>
            <w:tcW w:w="6571" w:type="dxa"/>
            <w:shd w:val="clear" w:color="auto" w:fill="auto"/>
            <w:vAlign w:val="center"/>
          </w:tcPr>
          <w:p w14:paraId="51342EFE" w14:textId="73D19DE2" w:rsidR="00587709" w:rsidRPr="00850C6B" w:rsidRDefault="00587709">
            <w:pPr>
              <w:spacing w:after="0"/>
              <w:ind w:firstLine="0"/>
              <w:rPr>
                <w:lang w:eastAsia="es-ES"/>
              </w:rPr>
              <w:pPrChange w:id="183" w:author="Andrea del Nido García" w:date="2020-05-11T12:00:00Z">
                <w:pPr>
                  <w:spacing w:after="0"/>
                  <w:ind w:firstLine="0"/>
                  <w:jc w:val="left"/>
                </w:pPr>
              </w:pPrChange>
            </w:pPr>
            <w:r>
              <w:rPr>
                <w:lang w:val="en-GB"/>
              </w:rPr>
              <w:t>Hypertext Transfer Protocol</w:t>
            </w:r>
          </w:p>
        </w:tc>
      </w:tr>
      <w:tr w:rsidR="00587709" w:rsidRPr="00AB5550" w14:paraId="46F7D055" w14:textId="77777777" w:rsidTr="00E54257">
        <w:tc>
          <w:tcPr>
            <w:tcW w:w="1933" w:type="dxa"/>
            <w:shd w:val="clear" w:color="auto" w:fill="auto"/>
            <w:vAlign w:val="center"/>
          </w:tcPr>
          <w:p w14:paraId="25E6C273" w14:textId="5F0E53CD" w:rsidR="00587709" w:rsidRPr="00A74B8F" w:rsidRDefault="00587709">
            <w:pPr>
              <w:spacing w:after="0"/>
              <w:ind w:firstLine="0"/>
              <w:rPr>
                <w:b/>
                <w:bCs/>
                <w:lang w:eastAsia="es-ES"/>
              </w:rPr>
              <w:pPrChange w:id="184" w:author="Andrea del Nido García" w:date="2020-05-11T12:00:00Z">
                <w:pPr>
                  <w:spacing w:after="0"/>
                  <w:ind w:firstLine="0"/>
                  <w:jc w:val="left"/>
                </w:pPr>
              </w:pPrChange>
            </w:pPr>
            <w:r w:rsidRPr="00A74B8F">
              <w:rPr>
                <w:b/>
                <w:bCs/>
                <w:lang w:eastAsia="es-ES"/>
              </w:rPr>
              <w:t>SSL</w:t>
            </w:r>
            <w:del w:id="185" w:author="Andrea del Nido García" w:date="2020-05-12T12:44:00Z">
              <w:r w:rsidRPr="00A74B8F" w:rsidDel="00397D58">
                <w:rPr>
                  <w:b/>
                  <w:bCs/>
                  <w:lang w:eastAsia="es-ES"/>
                </w:rPr>
                <w:delText>/TLS</w:delText>
              </w:r>
            </w:del>
          </w:p>
        </w:tc>
        <w:tc>
          <w:tcPr>
            <w:tcW w:w="6571" w:type="dxa"/>
            <w:shd w:val="clear" w:color="auto" w:fill="auto"/>
            <w:vAlign w:val="center"/>
          </w:tcPr>
          <w:p w14:paraId="20BE7E16" w14:textId="02D6B5FE" w:rsidR="00587709" w:rsidRPr="00587709" w:rsidRDefault="00587709">
            <w:pPr>
              <w:spacing w:after="0"/>
              <w:ind w:firstLine="0"/>
              <w:rPr>
                <w:lang w:val="en-GB" w:eastAsia="es-ES"/>
              </w:rPr>
              <w:pPrChange w:id="186" w:author="Andrea del Nido García" w:date="2020-05-11T12:00:00Z">
                <w:pPr>
                  <w:spacing w:after="0"/>
                  <w:ind w:firstLine="0"/>
                  <w:jc w:val="left"/>
                </w:pPr>
              </w:pPrChange>
            </w:pPr>
            <w:r>
              <w:rPr>
                <w:lang w:val="en-GB"/>
              </w:rPr>
              <w:t>Secure Socket Layer</w:t>
            </w:r>
            <w:del w:id="187" w:author="Andrea del Nido García" w:date="2020-05-12T12:44:00Z">
              <w:r w:rsidDel="00397D58">
                <w:rPr>
                  <w:lang w:val="en-GB"/>
                </w:rPr>
                <w:delText>/Transport Layer Security</w:delText>
              </w:r>
            </w:del>
          </w:p>
        </w:tc>
      </w:tr>
      <w:tr w:rsidR="00397D58" w:rsidRPr="00AB5550" w14:paraId="2D5EDEAF" w14:textId="77777777" w:rsidTr="00E54257">
        <w:trPr>
          <w:ins w:id="188" w:author="Andrea del Nido García" w:date="2020-05-12T12:44:00Z"/>
        </w:trPr>
        <w:tc>
          <w:tcPr>
            <w:tcW w:w="1933" w:type="dxa"/>
            <w:shd w:val="clear" w:color="auto" w:fill="auto"/>
            <w:vAlign w:val="center"/>
          </w:tcPr>
          <w:p w14:paraId="100A3ADC" w14:textId="2B91B1C6" w:rsidR="00397D58" w:rsidRPr="00A74B8F" w:rsidRDefault="00397D58">
            <w:pPr>
              <w:spacing w:after="0"/>
              <w:ind w:firstLine="0"/>
              <w:rPr>
                <w:ins w:id="189" w:author="Andrea del Nido García" w:date="2020-05-12T12:44:00Z"/>
                <w:b/>
                <w:bCs/>
                <w:lang w:eastAsia="es-ES"/>
              </w:rPr>
            </w:pPr>
            <w:ins w:id="190" w:author="Andrea del Nido García" w:date="2020-05-12T12:44:00Z">
              <w:r w:rsidRPr="00A74B8F">
                <w:rPr>
                  <w:b/>
                  <w:bCs/>
                  <w:lang w:eastAsia="es-ES"/>
                </w:rPr>
                <w:t>TLS</w:t>
              </w:r>
            </w:ins>
          </w:p>
        </w:tc>
        <w:tc>
          <w:tcPr>
            <w:tcW w:w="6571" w:type="dxa"/>
            <w:shd w:val="clear" w:color="auto" w:fill="auto"/>
            <w:vAlign w:val="center"/>
          </w:tcPr>
          <w:p w14:paraId="7380C051" w14:textId="0210849A" w:rsidR="00397D58" w:rsidRDefault="00397D58">
            <w:pPr>
              <w:spacing w:after="0"/>
              <w:ind w:firstLine="0"/>
              <w:rPr>
                <w:ins w:id="191" w:author="Andrea del Nido García" w:date="2020-05-12T12:44:00Z"/>
                <w:lang w:val="en-GB"/>
              </w:rPr>
            </w:pPr>
            <w:ins w:id="192" w:author="Andrea del Nido García" w:date="2020-05-12T12:44:00Z">
              <w:r>
                <w:rPr>
                  <w:lang w:val="en-GB"/>
                </w:rPr>
                <w:t>Transport Layer Security</w:t>
              </w:r>
            </w:ins>
          </w:p>
        </w:tc>
      </w:tr>
      <w:tr w:rsidR="00B65B96" w:rsidRPr="00587709" w14:paraId="0302957C" w14:textId="77777777" w:rsidTr="00E54257">
        <w:tc>
          <w:tcPr>
            <w:tcW w:w="1933" w:type="dxa"/>
            <w:shd w:val="clear" w:color="auto" w:fill="auto"/>
            <w:vAlign w:val="center"/>
          </w:tcPr>
          <w:p w14:paraId="57786521" w14:textId="1F20DCE9" w:rsidR="00B65B96" w:rsidRPr="00A74B8F" w:rsidRDefault="00B65B96">
            <w:pPr>
              <w:spacing w:after="0"/>
              <w:ind w:firstLine="0"/>
              <w:rPr>
                <w:b/>
                <w:bCs/>
                <w:lang w:eastAsia="es-ES"/>
              </w:rPr>
              <w:pPrChange w:id="193" w:author="Andrea del Nido García" w:date="2020-05-11T12:00:00Z">
                <w:pPr>
                  <w:spacing w:after="0"/>
                  <w:ind w:firstLine="0"/>
                  <w:jc w:val="left"/>
                </w:pPr>
              </w:pPrChange>
            </w:pPr>
            <w:r w:rsidRPr="00A74B8F">
              <w:rPr>
                <w:b/>
                <w:bCs/>
                <w:lang w:eastAsia="es-ES"/>
              </w:rPr>
              <w:t>HTTPS</w:t>
            </w:r>
          </w:p>
        </w:tc>
        <w:tc>
          <w:tcPr>
            <w:tcW w:w="6571" w:type="dxa"/>
            <w:shd w:val="clear" w:color="auto" w:fill="auto"/>
            <w:vAlign w:val="center"/>
          </w:tcPr>
          <w:p w14:paraId="40CC91CF" w14:textId="3DE648B5" w:rsidR="00B65B96" w:rsidRDefault="00B65B96">
            <w:pPr>
              <w:spacing w:after="0"/>
              <w:ind w:firstLine="0"/>
              <w:rPr>
                <w:lang w:val="en-GB"/>
              </w:rPr>
              <w:pPrChange w:id="194" w:author="Andrea del Nido García" w:date="2020-05-11T12:00:00Z">
                <w:pPr>
                  <w:spacing w:after="0"/>
                  <w:ind w:firstLine="0"/>
                  <w:jc w:val="left"/>
                </w:pPr>
              </w:pPrChange>
            </w:pPr>
            <w:r>
              <w:rPr>
                <w:lang w:val="en-GB"/>
              </w:rPr>
              <w:t>Hypertext Transfer Protocol Secure</w:t>
            </w:r>
          </w:p>
        </w:tc>
      </w:tr>
      <w:tr w:rsidR="00D4184D" w:rsidRPr="00587709" w14:paraId="0E89A293" w14:textId="77777777" w:rsidTr="00E54257">
        <w:tc>
          <w:tcPr>
            <w:tcW w:w="1933" w:type="dxa"/>
            <w:shd w:val="clear" w:color="auto" w:fill="auto"/>
            <w:vAlign w:val="center"/>
          </w:tcPr>
          <w:p w14:paraId="3F2AAE0D" w14:textId="78B6DA2F" w:rsidR="00D4184D" w:rsidRPr="00A74B8F" w:rsidRDefault="00D4184D">
            <w:pPr>
              <w:spacing w:after="0"/>
              <w:ind w:firstLine="0"/>
              <w:rPr>
                <w:b/>
                <w:bCs/>
                <w:lang w:eastAsia="es-ES"/>
              </w:rPr>
              <w:pPrChange w:id="195" w:author="Andrea del Nido García" w:date="2020-05-11T12:00:00Z">
                <w:pPr>
                  <w:spacing w:after="0"/>
                  <w:ind w:firstLine="0"/>
                  <w:jc w:val="left"/>
                </w:pPr>
              </w:pPrChange>
            </w:pPr>
            <w:r>
              <w:rPr>
                <w:b/>
                <w:bCs/>
                <w:lang w:eastAsia="es-ES"/>
              </w:rPr>
              <w:t>DHCP</w:t>
            </w:r>
          </w:p>
        </w:tc>
        <w:tc>
          <w:tcPr>
            <w:tcW w:w="6571" w:type="dxa"/>
            <w:shd w:val="clear" w:color="auto" w:fill="auto"/>
            <w:vAlign w:val="center"/>
          </w:tcPr>
          <w:p w14:paraId="63640110" w14:textId="24E8E6B0" w:rsidR="00D4184D" w:rsidRDefault="003E30CC">
            <w:pPr>
              <w:spacing w:after="0"/>
              <w:ind w:firstLine="0"/>
              <w:rPr>
                <w:lang w:val="en-GB"/>
              </w:rPr>
              <w:pPrChange w:id="196" w:author="Andrea del Nido García" w:date="2020-05-11T12:00:00Z">
                <w:pPr>
                  <w:spacing w:after="0"/>
                  <w:ind w:firstLine="0"/>
                  <w:jc w:val="left"/>
                </w:pPr>
              </w:pPrChange>
            </w:pPr>
            <w:r>
              <w:rPr>
                <w:lang w:val="en-GB"/>
              </w:rPr>
              <w:t>Dynamic Host Configuration Protocol</w:t>
            </w:r>
          </w:p>
        </w:tc>
      </w:tr>
      <w:tr w:rsidR="00C43F04" w:rsidRPr="00587709" w14:paraId="439F225C" w14:textId="77777777" w:rsidTr="00E54257">
        <w:tc>
          <w:tcPr>
            <w:tcW w:w="1933" w:type="dxa"/>
            <w:shd w:val="clear" w:color="auto" w:fill="auto"/>
            <w:vAlign w:val="center"/>
          </w:tcPr>
          <w:p w14:paraId="2F345951" w14:textId="5B71B475" w:rsidR="00C43F04" w:rsidRPr="00A74B8F" w:rsidRDefault="00C43F04">
            <w:pPr>
              <w:spacing w:after="0"/>
              <w:ind w:firstLine="0"/>
              <w:rPr>
                <w:b/>
                <w:bCs/>
                <w:lang w:eastAsia="es-ES"/>
              </w:rPr>
              <w:pPrChange w:id="197" w:author="Andrea del Nido García" w:date="2020-05-11T12:00:00Z">
                <w:pPr>
                  <w:spacing w:after="0"/>
                  <w:ind w:firstLine="0"/>
                  <w:jc w:val="left"/>
                </w:pPr>
              </w:pPrChange>
            </w:pPr>
            <w:r w:rsidRPr="00A74B8F">
              <w:rPr>
                <w:b/>
                <w:bCs/>
                <w:lang w:eastAsia="es-ES"/>
              </w:rPr>
              <w:t>CA</w:t>
            </w:r>
          </w:p>
        </w:tc>
        <w:tc>
          <w:tcPr>
            <w:tcW w:w="6571" w:type="dxa"/>
            <w:shd w:val="clear" w:color="auto" w:fill="auto"/>
            <w:vAlign w:val="center"/>
          </w:tcPr>
          <w:p w14:paraId="06534588" w14:textId="5CC4A8DF" w:rsidR="00C43F04" w:rsidRDefault="00C43F04">
            <w:pPr>
              <w:spacing w:after="0"/>
              <w:ind w:firstLine="0"/>
              <w:rPr>
                <w:lang w:val="en-GB"/>
              </w:rPr>
              <w:pPrChange w:id="198" w:author="Andrea del Nido García" w:date="2020-05-11T12:00:00Z">
                <w:pPr>
                  <w:spacing w:after="0"/>
                  <w:ind w:firstLine="0"/>
                  <w:jc w:val="left"/>
                </w:pPr>
              </w:pPrChange>
            </w:pPr>
            <w:r>
              <w:rPr>
                <w:lang w:val="en-GB"/>
              </w:rPr>
              <w:t>Certification Authority</w:t>
            </w:r>
          </w:p>
        </w:tc>
      </w:tr>
      <w:tr w:rsidR="00980900" w:rsidRPr="00587709" w14:paraId="424C2150" w14:textId="77777777" w:rsidTr="00E54257">
        <w:tc>
          <w:tcPr>
            <w:tcW w:w="1933" w:type="dxa"/>
            <w:shd w:val="clear" w:color="auto" w:fill="auto"/>
            <w:vAlign w:val="center"/>
          </w:tcPr>
          <w:p w14:paraId="67590488" w14:textId="4ED89B35" w:rsidR="00980900" w:rsidRPr="00A74B8F" w:rsidRDefault="00980900">
            <w:pPr>
              <w:spacing w:after="0"/>
              <w:ind w:firstLine="0"/>
              <w:rPr>
                <w:b/>
                <w:bCs/>
                <w:lang w:eastAsia="es-ES"/>
              </w:rPr>
              <w:pPrChange w:id="199" w:author="Andrea del Nido García" w:date="2020-05-11T12:00:00Z">
                <w:pPr>
                  <w:spacing w:after="0"/>
                  <w:ind w:firstLine="0"/>
                  <w:jc w:val="left"/>
                </w:pPr>
              </w:pPrChange>
            </w:pPr>
            <w:r w:rsidRPr="00A74B8F">
              <w:rPr>
                <w:b/>
                <w:bCs/>
                <w:lang w:eastAsia="es-ES"/>
              </w:rPr>
              <w:t>PKI</w:t>
            </w:r>
          </w:p>
        </w:tc>
        <w:tc>
          <w:tcPr>
            <w:tcW w:w="6571" w:type="dxa"/>
            <w:shd w:val="clear" w:color="auto" w:fill="auto"/>
            <w:vAlign w:val="center"/>
          </w:tcPr>
          <w:p w14:paraId="5D0FCD84" w14:textId="7CA81D5A" w:rsidR="00980900" w:rsidRDefault="00980900">
            <w:pPr>
              <w:spacing w:after="0"/>
              <w:ind w:firstLine="0"/>
              <w:rPr>
                <w:lang w:val="en-GB"/>
              </w:rPr>
              <w:pPrChange w:id="200" w:author="Andrea del Nido García" w:date="2020-05-11T12:00:00Z">
                <w:pPr>
                  <w:spacing w:after="0"/>
                  <w:ind w:firstLine="0"/>
                  <w:jc w:val="left"/>
                </w:pPr>
              </w:pPrChange>
            </w:pPr>
            <w:r>
              <w:rPr>
                <w:lang w:val="en-GB"/>
              </w:rPr>
              <w:t>Public Key Infrastructure</w:t>
            </w:r>
          </w:p>
        </w:tc>
      </w:tr>
      <w:tr w:rsidR="00587709" w:rsidRPr="00850C6B" w14:paraId="5C5CBB5B" w14:textId="77777777" w:rsidTr="00587709">
        <w:tc>
          <w:tcPr>
            <w:tcW w:w="1933" w:type="dxa"/>
            <w:shd w:val="clear" w:color="auto" w:fill="auto"/>
            <w:vAlign w:val="center"/>
          </w:tcPr>
          <w:p w14:paraId="17A636C7" w14:textId="77777777" w:rsidR="00587709" w:rsidRPr="00A74B8F" w:rsidRDefault="00587709">
            <w:pPr>
              <w:spacing w:after="0"/>
              <w:ind w:firstLine="0"/>
              <w:rPr>
                <w:b/>
                <w:bCs/>
                <w:lang w:eastAsia="es-ES"/>
              </w:rPr>
              <w:pPrChange w:id="201" w:author="Andrea del Nido García" w:date="2020-05-11T12:00:00Z">
                <w:pPr>
                  <w:spacing w:after="0"/>
                  <w:ind w:firstLine="0"/>
                  <w:jc w:val="left"/>
                </w:pPr>
              </w:pPrChange>
            </w:pPr>
            <w:proofErr w:type="spellStart"/>
            <w:r w:rsidRPr="00A74B8F">
              <w:rPr>
                <w:b/>
                <w:bCs/>
                <w:lang w:eastAsia="es-ES"/>
              </w:rPr>
              <w:t>MiTM</w:t>
            </w:r>
            <w:proofErr w:type="spellEnd"/>
          </w:p>
        </w:tc>
        <w:tc>
          <w:tcPr>
            <w:tcW w:w="6571" w:type="dxa"/>
            <w:shd w:val="clear" w:color="auto" w:fill="auto"/>
            <w:vAlign w:val="center"/>
          </w:tcPr>
          <w:p w14:paraId="5E902EB5" w14:textId="77777777" w:rsidR="00587709" w:rsidRPr="00587709" w:rsidRDefault="00587709">
            <w:pPr>
              <w:spacing w:after="0"/>
              <w:ind w:firstLine="0"/>
              <w:rPr>
                <w:lang w:val="en-GB"/>
              </w:rPr>
              <w:pPrChange w:id="202" w:author="Andrea del Nido García" w:date="2020-05-11T12:00:00Z">
                <w:pPr>
                  <w:spacing w:after="0"/>
                  <w:ind w:firstLine="0"/>
                  <w:jc w:val="left"/>
                </w:pPr>
              </w:pPrChange>
            </w:pPr>
            <w:proofErr w:type="gramStart"/>
            <w:r w:rsidRPr="00587709">
              <w:rPr>
                <w:lang w:val="en-GB"/>
              </w:rPr>
              <w:t>Man</w:t>
            </w:r>
            <w:proofErr w:type="gramEnd"/>
            <w:r w:rsidRPr="00587709">
              <w:rPr>
                <w:lang w:val="en-GB"/>
              </w:rPr>
              <w:t xml:space="preserve"> in The Middle</w:t>
            </w:r>
          </w:p>
        </w:tc>
      </w:tr>
      <w:tr w:rsidR="00E432BE" w:rsidRPr="00850C6B" w14:paraId="119E2A63" w14:textId="77777777" w:rsidTr="00587709">
        <w:tc>
          <w:tcPr>
            <w:tcW w:w="1933" w:type="dxa"/>
            <w:shd w:val="clear" w:color="auto" w:fill="auto"/>
            <w:vAlign w:val="center"/>
          </w:tcPr>
          <w:p w14:paraId="2724DDDA" w14:textId="4033B92F" w:rsidR="00E432BE" w:rsidRPr="00A74B8F" w:rsidRDefault="00E432BE">
            <w:pPr>
              <w:spacing w:after="0"/>
              <w:ind w:firstLine="0"/>
              <w:rPr>
                <w:b/>
                <w:bCs/>
                <w:lang w:eastAsia="es-ES"/>
              </w:rPr>
              <w:pPrChange w:id="203" w:author="Andrea del Nido García" w:date="2020-05-11T12:00:00Z">
                <w:pPr>
                  <w:spacing w:after="0"/>
                  <w:ind w:firstLine="0"/>
                  <w:jc w:val="left"/>
                </w:pPr>
              </w:pPrChange>
            </w:pPr>
            <w:r w:rsidRPr="00A74B8F">
              <w:rPr>
                <w:b/>
                <w:bCs/>
                <w:lang w:eastAsia="es-ES"/>
              </w:rPr>
              <w:t>APK</w:t>
            </w:r>
          </w:p>
        </w:tc>
        <w:tc>
          <w:tcPr>
            <w:tcW w:w="6571" w:type="dxa"/>
            <w:shd w:val="clear" w:color="auto" w:fill="auto"/>
            <w:vAlign w:val="center"/>
          </w:tcPr>
          <w:p w14:paraId="4C5FC890" w14:textId="368B852C" w:rsidR="00E432BE" w:rsidRPr="00587709" w:rsidRDefault="003A0192">
            <w:pPr>
              <w:spacing w:after="0"/>
              <w:ind w:firstLine="0"/>
              <w:rPr>
                <w:lang w:val="en-GB"/>
              </w:rPr>
              <w:pPrChange w:id="204" w:author="Andrea del Nido García" w:date="2020-05-11T12:00:00Z">
                <w:pPr>
                  <w:spacing w:after="0"/>
                  <w:ind w:firstLine="0"/>
                  <w:jc w:val="left"/>
                </w:pPr>
              </w:pPrChange>
            </w:pPr>
            <w:r>
              <w:rPr>
                <w:lang w:val="en-GB"/>
              </w:rPr>
              <w:t>Android Package</w:t>
            </w:r>
          </w:p>
        </w:tc>
      </w:tr>
    </w:tbl>
    <w:p w14:paraId="40B30E23" w14:textId="77777777" w:rsidR="00DE4E32" w:rsidRPr="00850C6B" w:rsidRDefault="00DE4E32">
      <w:pPr>
        <w:ind w:firstLine="0"/>
        <w:rPr>
          <w:lang w:eastAsia="es-ES"/>
        </w:rPr>
      </w:pPr>
    </w:p>
    <w:p w14:paraId="1E238115" w14:textId="77777777" w:rsidR="005765BA" w:rsidRDefault="005765BA">
      <w:pPr>
        <w:rPr>
          <w:lang w:eastAsia="es-ES"/>
        </w:rPr>
      </w:pPr>
    </w:p>
    <w:p w14:paraId="6D4D8BA1" w14:textId="77777777" w:rsidR="00F07854" w:rsidRPr="00F07854" w:rsidRDefault="00F07854">
      <w:pPr>
        <w:rPr>
          <w:lang w:eastAsia="es-ES"/>
        </w:rPr>
      </w:pPr>
    </w:p>
    <w:p w14:paraId="3C89CD3A" w14:textId="77777777" w:rsidR="00F07854" w:rsidRPr="00F07854" w:rsidRDefault="00F07854">
      <w:pPr>
        <w:rPr>
          <w:lang w:eastAsia="es-ES"/>
        </w:rPr>
      </w:pPr>
    </w:p>
    <w:p w14:paraId="5B2C7D46" w14:textId="77777777" w:rsidR="00F07854" w:rsidRPr="00F07854" w:rsidRDefault="00F07854">
      <w:pPr>
        <w:rPr>
          <w:lang w:eastAsia="es-ES"/>
        </w:rPr>
      </w:pPr>
    </w:p>
    <w:p w14:paraId="1C31378A" w14:textId="77777777" w:rsidR="00F07854" w:rsidRPr="00F07854" w:rsidRDefault="00F07854">
      <w:pPr>
        <w:rPr>
          <w:lang w:eastAsia="es-ES"/>
        </w:rPr>
      </w:pPr>
    </w:p>
    <w:p w14:paraId="6FF18FEA" w14:textId="77777777" w:rsidR="00F07854" w:rsidRPr="00F07854" w:rsidRDefault="00F07854">
      <w:pPr>
        <w:rPr>
          <w:lang w:eastAsia="es-ES"/>
        </w:rPr>
      </w:pPr>
    </w:p>
    <w:p w14:paraId="768CEF1E" w14:textId="46E01105" w:rsidR="00AD5118" w:rsidRDefault="00F07854">
      <w:pPr>
        <w:tabs>
          <w:tab w:val="left" w:pos="1200"/>
        </w:tabs>
        <w:rPr>
          <w:lang w:eastAsia="es-ES"/>
        </w:rPr>
      </w:pPr>
      <w:r>
        <w:rPr>
          <w:lang w:eastAsia="es-ES"/>
        </w:rPr>
        <w:tab/>
      </w:r>
    </w:p>
    <w:p w14:paraId="1CF9CD07" w14:textId="363B41B6" w:rsidR="004D70A8" w:rsidRDefault="004D70A8">
      <w:pPr>
        <w:tabs>
          <w:tab w:val="left" w:pos="1200"/>
        </w:tabs>
        <w:rPr>
          <w:lang w:eastAsia="es-ES"/>
        </w:rPr>
      </w:pPr>
    </w:p>
    <w:p w14:paraId="4BBC1E5B" w14:textId="665280A4" w:rsidR="00752EB2" w:rsidRDefault="00752EB2">
      <w:pPr>
        <w:tabs>
          <w:tab w:val="left" w:pos="1200"/>
        </w:tabs>
        <w:ind w:firstLine="0"/>
        <w:rPr>
          <w:lang w:eastAsia="es-ES"/>
        </w:rPr>
      </w:pPr>
    </w:p>
    <w:p w14:paraId="061DF36A" w14:textId="77777777" w:rsidR="00C46B76" w:rsidRDefault="00C46B76">
      <w:pPr>
        <w:tabs>
          <w:tab w:val="left" w:pos="1200"/>
        </w:tabs>
        <w:ind w:firstLine="0"/>
        <w:rPr>
          <w:lang w:eastAsia="es-ES"/>
        </w:rPr>
      </w:pPr>
    </w:p>
    <w:p w14:paraId="2D22A7A7" w14:textId="64BCEF5A" w:rsidR="00F07854" w:rsidRPr="00850C6B" w:rsidRDefault="00B12483">
      <w:pPr>
        <w:pStyle w:val="Ttulo0"/>
        <w:jc w:val="both"/>
        <w:pPrChange w:id="205" w:author="Andrea del Nido García" w:date="2020-05-11T12:00:00Z">
          <w:pPr>
            <w:pStyle w:val="Ttulo0"/>
          </w:pPr>
        </w:pPrChange>
      </w:pPr>
      <w:bookmarkStart w:id="206" w:name="_Toc37675367"/>
      <w:bookmarkStart w:id="207" w:name="_Toc40202062"/>
      <w:commentRangeStart w:id="208"/>
      <w:r>
        <w:t>Definiciones previas</w:t>
      </w:r>
      <w:bookmarkEnd w:id="206"/>
      <w:bookmarkEnd w:id="207"/>
      <w:commentRangeEnd w:id="208"/>
      <w:r w:rsidR="00FA3B73">
        <w:rPr>
          <w:rStyle w:val="Refdecomentario"/>
          <w:rFonts w:asciiTheme="minorHAnsi" w:eastAsiaTheme="minorHAnsi" w:hAnsiTheme="minorHAnsi" w:cstheme="minorBidi"/>
          <w:b w:val="0"/>
          <w:bCs w:val="0"/>
          <w:kern w:val="0"/>
          <w:lang w:eastAsia="en-US"/>
        </w:rPr>
        <w:commentReference w:id="208"/>
      </w:r>
    </w:p>
    <w:p w14:paraId="25867987" w14:textId="1B972D35" w:rsidR="00F07854" w:rsidRDefault="00EA0F77">
      <w:pPr>
        <w:rPr>
          <w:ins w:id="209" w:author="Andrea del Nido García" w:date="2020-05-16T10:56:00Z"/>
          <w:lang w:eastAsia="es-ES"/>
        </w:rPr>
      </w:pPr>
      <w:r>
        <w:rPr>
          <w:lang w:eastAsia="es-ES"/>
        </w:rPr>
        <w:t>Se resumen a continuación las definiciones de conceptos utilizados a lo largo del trabajo desarrollado.</w:t>
      </w:r>
    </w:p>
    <w:p w14:paraId="5CAC2C6E" w14:textId="77777777" w:rsidR="00F6175C" w:rsidRDefault="00F6175C" w:rsidP="00F6175C">
      <w:pPr>
        <w:rPr>
          <w:ins w:id="210" w:author="Andrea del Nido García" w:date="2020-05-16T10:56:00Z"/>
        </w:rPr>
      </w:pPr>
      <w:ins w:id="211" w:author="Andrea del Nido García" w:date="2020-05-16T10:56:00Z">
        <w:r>
          <w:rPr>
            <w:b/>
            <w:bCs/>
          </w:rPr>
          <w:t xml:space="preserve">Integridad: </w:t>
        </w:r>
        <w:r>
          <w:t>este principio básico de la seguridad de la información versa sobre que los datos que son transmitidos no sean modificados durante el trayecto.</w:t>
        </w:r>
      </w:ins>
    </w:p>
    <w:p w14:paraId="54315AA4" w14:textId="6DFAA0BD" w:rsidR="00F6175C" w:rsidRDefault="00F6175C" w:rsidP="00F6175C">
      <w:pPr>
        <w:rPr>
          <w:ins w:id="212" w:author="Andrea del Nido García" w:date="2020-05-16T10:56:00Z"/>
        </w:rPr>
      </w:pPr>
      <w:ins w:id="213" w:author="Andrea del Nido García" w:date="2020-05-16T10:56:00Z">
        <w:r>
          <w:rPr>
            <w:b/>
            <w:bCs/>
          </w:rPr>
          <w:t xml:space="preserve">Confidencialidad: </w:t>
        </w:r>
        <w:r>
          <w:t xml:space="preserve">principio de la seguridad de la información que consiste en </w:t>
        </w:r>
      </w:ins>
      <w:ins w:id="214" w:author="Andrea del Nido García" w:date="2020-05-16T10:59:00Z">
        <w:r w:rsidR="007E6F31">
          <w:t>que,</w:t>
        </w:r>
      </w:ins>
      <w:ins w:id="215" w:author="Andrea del Nido García" w:date="2020-05-16T10:56:00Z">
        <w:r>
          <w:t xml:space="preserve"> si se interceptan los datos o el mensaje, sea ininteligible, de manera que únicamente los verdaderos integrantes de la comunicación puedan comprender el contenido del mensaje.</w:t>
        </w:r>
      </w:ins>
    </w:p>
    <w:p w14:paraId="1CA43DE0" w14:textId="119CF632" w:rsidR="00F6175C" w:rsidRPr="00F6175C" w:rsidRDefault="00F6175C" w:rsidP="00F6175C">
      <w:pPr>
        <w:tabs>
          <w:tab w:val="left" w:pos="1200"/>
        </w:tabs>
        <w:ind w:firstLine="426"/>
        <w:rPr>
          <w:ins w:id="216" w:author="Andrea del Nido García" w:date="2020-05-16T10:56:00Z"/>
          <w:lang w:eastAsia="es-ES"/>
          <w:rPrChange w:id="217" w:author="Andrea del Nido García" w:date="2020-05-16T10:56:00Z">
            <w:rPr>
              <w:ins w:id="218" w:author="Andrea del Nido García" w:date="2020-05-16T10:56:00Z"/>
              <w:b/>
              <w:bCs/>
            </w:rPr>
          </w:rPrChange>
        </w:rPr>
        <w:pPrChange w:id="219" w:author="Andrea del Nido García" w:date="2020-05-16T10:57:00Z">
          <w:pPr/>
        </w:pPrChange>
      </w:pPr>
      <w:ins w:id="220" w:author="Andrea del Nido García" w:date="2020-05-16T10:56:00Z">
        <w:r>
          <w:rPr>
            <w:b/>
            <w:bCs/>
          </w:rPr>
          <w:t xml:space="preserve">Autenticidad: </w:t>
        </w:r>
        <w:r>
          <w:t>este principio consiste en que, al recibir información de alguna de las partes de la comunicación, ésta sea enviada realmente por ese integrante y no por otra entidad que no pertenece a la comunicación.</w:t>
        </w:r>
      </w:ins>
    </w:p>
    <w:p w14:paraId="11AE096C" w14:textId="67C95A0E" w:rsidR="00F6175C" w:rsidRPr="00850C6B" w:rsidDel="00F6175C" w:rsidRDefault="00F6175C" w:rsidP="007E6F31">
      <w:pPr>
        <w:rPr>
          <w:del w:id="221" w:author="Andrea del Nido García" w:date="2020-05-16T10:56:00Z"/>
        </w:rPr>
      </w:pPr>
    </w:p>
    <w:p w14:paraId="7E83FD05" w14:textId="3290ACA5" w:rsidR="00F07854" w:rsidDel="00F6175C" w:rsidRDefault="00F07854">
      <w:pPr>
        <w:tabs>
          <w:tab w:val="left" w:pos="1200"/>
        </w:tabs>
        <w:ind w:firstLine="0"/>
        <w:rPr>
          <w:del w:id="222" w:author="Andrea del Nido García" w:date="2020-05-16T10:56:00Z"/>
          <w:lang w:eastAsia="es-ES"/>
        </w:rPr>
      </w:pPr>
    </w:p>
    <w:p w14:paraId="66413362" w14:textId="77777777" w:rsidR="005506D3" w:rsidRDefault="005506D3">
      <w:pPr>
        <w:rPr>
          <w:rFonts w:asciiTheme="minorHAnsi" w:hAnsiTheme="minorHAnsi"/>
        </w:rPr>
      </w:pPr>
      <w:r>
        <w:rPr>
          <w:b/>
          <w:bCs/>
        </w:rPr>
        <w:t xml:space="preserve">Modelo cliente-servidor: </w:t>
      </w:r>
      <w:r>
        <w:t>este tipo de arquitectura se basa en que los servicios y recursos de un determinado software son proporcionados por un servidor y, aquellas entidades que demandan estos servicios y recursos son los clientes.</w:t>
      </w:r>
    </w:p>
    <w:p w14:paraId="6E5D2D6F" w14:textId="43AB83A6" w:rsidR="005506D3" w:rsidRDefault="005506D3">
      <w:pPr>
        <w:rPr>
          <w:ins w:id="223" w:author="Andrea del Nido García" w:date="2020-05-16T10:55:00Z"/>
        </w:rPr>
      </w:pPr>
      <w:r>
        <w:rPr>
          <w:b/>
          <w:bCs/>
        </w:rPr>
        <w:t xml:space="preserve">HTTP: </w:t>
      </w:r>
      <w:r>
        <w:t xml:space="preserve">es un protocolo de comunicación que permite la transferencia de datos e información comúnmente utilizado en la </w:t>
      </w:r>
      <w:proofErr w:type="spellStart"/>
      <w:r>
        <w:t>World</w:t>
      </w:r>
      <w:proofErr w:type="spellEnd"/>
      <w:r>
        <w:t xml:space="preserve"> Wide Web (www). En la capa de transporte es soportado por el protocolo TCP y en el nivel de red por el IP. Este protocolo sigue un modelo cliente-servidor. El cliente realiza peticiones al servidor (</w:t>
      </w:r>
      <w:proofErr w:type="spellStart"/>
      <w:r>
        <w:t>request</w:t>
      </w:r>
      <w:proofErr w:type="spellEnd"/>
      <w:r>
        <w:t xml:space="preserve">) y el servidor proporciona recursos y servicios contestando mediante una respuesta (response). Este protocolo tiene definidos varios métodos para poder realizar las </w:t>
      </w:r>
      <w:r>
        <w:lastRenderedPageBreak/>
        <w:t>peticiones y en las respuestas se incluyen códigos para verificar el estado de la comunicación. El puerto estándar para este protocolo es el 80.</w:t>
      </w:r>
    </w:p>
    <w:p w14:paraId="0D796480" w14:textId="7E0659E2" w:rsidR="00B373AE" w:rsidDel="00D12EEF" w:rsidRDefault="00B373AE" w:rsidP="00B373AE">
      <w:pPr>
        <w:rPr>
          <w:del w:id="224" w:author="Andrea del Nido García" w:date="2020-05-16T10:56:00Z"/>
        </w:rPr>
      </w:pPr>
      <w:moveToRangeStart w:id="225" w:author="Andrea del Nido García" w:date="2020-05-16T10:56:00Z" w:name="move40518976"/>
      <w:moveTo w:id="226" w:author="Andrea del Nido García" w:date="2020-05-16T10:56:00Z">
        <w:r>
          <w:rPr>
            <w:b/>
            <w:bCs/>
          </w:rPr>
          <w:t xml:space="preserve">Ataques Man in </w:t>
        </w:r>
        <w:proofErr w:type="spellStart"/>
        <w:r>
          <w:rPr>
            <w:b/>
            <w:bCs/>
          </w:rPr>
          <w:t>The</w:t>
        </w:r>
        <w:proofErr w:type="spellEnd"/>
        <w:r>
          <w:rPr>
            <w:b/>
            <w:bCs/>
          </w:rPr>
          <w:t xml:space="preserve"> </w:t>
        </w:r>
        <w:proofErr w:type="spellStart"/>
        <w:r>
          <w:rPr>
            <w:b/>
            <w:bCs/>
          </w:rPr>
          <w:t>Middle</w:t>
        </w:r>
        <w:proofErr w:type="spellEnd"/>
        <w:r>
          <w:rPr>
            <w:b/>
            <w:bCs/>
          </w:rPr>
          <w:t xml:space="preserve">: </w:t>
        </w:r>
        <w:r>
          <w:t>este ataque se basa en que el atacante se sitúa en medio de la comunicación entre los integrantes, de manera que todo el tráfico de la comunicación pasa por el atacante. De esta manera, puede obtener, observar y modificar la información y reenviarla de nuevo o manipularla de cualquier forma.</w:t>
        </w:r>
      </w:moveTo>
    </w:p>
    <w:p w14:paraId="54B32E35" w14:textId="77777777" w:rsidR="00D12EEF" w:rsidRDefault="00D12EEF" w:rsidP="00B373AE">
      <w:pPr>
        <w:rPr>
          <w:ins w:id="227" w:author="Andrea del Nido García" w:date="2020-05-16T10:58:00Z"/>
          <w:moveTo w:id="228" w:author="Andrea del Nido García" w:date="2020-05-16T10:56:00Z"/>
        </w:rPr>
      </w:pPr>
    </w:p>
    <w:moveToRangeEnd w:id="225"/>
    <w:p w14:paraId="25E641DC" w14:textId="0003E1BE" w:rsidR="00B373AE" w:rsidRPr="00D12EEF" w:rsidRDefault="00D12EEF" w:rsidP="007E6F31">
      <w:pPr>
        <w:rPr>
          <w:rPrChange w:id="229" w:author="Andrea del Nido García" w:date="2020-05-16T10:58:00Z">
            <w:rPr>
              <w:b/>
              <w:bCs/>
            </w:rPr>
          </w:rPrChange>
        </w:rPr>
      </w:pPr>
      <w:ins w:id="230" w:author="Andrea del Nido García" w:date="2020-05-16T10:58:00Z">
        <w:r>
          <w:rPr>
            <w:b/>
            <w:bCs/>
          </w:rPr>
          <w:t>SSL/TLS:</w:t>
        </w:r>
        <w:r>
          <w:t xml:space="preserve"> SSL es un protocolo predecesor del protocolo TLS. Estos protocolos criptográficos consisten en proporcionar confidencialidad e integridad en las comunicaciones en una red de comunicación. Tratan de garantizar que la información que es transmitida por un canal no sea modificada ni interceptada y, que los integrantes de la comunicación puedan acceder a ella. Tal y como se muestra en </w:t>
        </w:r>
      </w:ins>
      <w:customXmlInsRangeStart w:id="231" w:author="Andrea del Nido García" w:date="2020-05-16T10:58:00Z"/>
      <w:sdt>
        <w:sdtPr>
          <w:id w:val="54291438"/>
          <w:citation/>
        </w:sdtPr>
        <w:sdtContent>
          <w:customXmlInsRangeEnd w:id="231"/>
          <w:ins w:id="232" w:author="Andrea del Nido García" w:date="2020-05-16T10:58:00Z">
            <w:r>
              <w:fldChar w:fldCharType="begin"/>
            </w:r>
            <w:r>
              <w:instrText xml:space="preserve"> CITATION Red20 \l 3082 </w:instrText>
            </w:r>
            <w:r>
              <w:fldChar w:fldCharType="separate"/>
            </w:r>
          </w:ins>
          <w:r w:rsidR="004937E5" w:rsidRPr="004937E5">
            <w:rPr>
              <w:noProof/>
            </w:rPr>
            <w:t>[1]</w:t>
          </w:r>
          <w:ins w:id="233" w:author="Andrea del Nido García" w:date="2020-05-16T10:58:00Z">
            <w:r>
              <w:fldChar w:fldCharType="end"/>
            </w:r>
          </w:ins>
          <w:customXmlInsRangeStart w:id="234" w:author="Andrea del Nido García" w:date="2020-05-16T10:58:00Z"/>
        </w:sdtContent>
      </w:sdt>
      <w:customXmlInsRangeEnd w:id="234"/>
      <w:ins w:id="235" w:author="Andrea del Nido García" w:date="2020-05-16T10:58:00Z">
        <w:r>
          <w:t xml:space="preserve">, estos protocolos son muy utilizados para la seguridad de las comunicaciones web, pero para la situación de este proyecto, hay que tener en cuenta que para dispositivos Android se utilizan estos protocolos para la comunicación cifrada. </w:t>
        </w:r>
      </w:ins>
    </w:p>
    <w:p w14:paraId="07A4FEAD" w14:textId="5B99DA43" w:rsidR="005506D3" w:rsidRDefault="005506D3">
      <w:pPr>
        <w:rPr>
          <w:b/>
          <w:bCs/>
        </w:rPr>
      </w:pPr>
      <w:r>
        <w:rPr>
          <w:b/>
          <w:bCs/>
        </w:rPr>
        <w:t xml:space="preserve">HTTPS: </w:t>
      </w:r>
      <w:r>
        <w:t>protocolo HTTP pero que utiliza el cifrado del protocolo SSL/TLS en las comunicaciones.</w:t>
      </w:r>
      <w:r>
        <w:rPr>
          <w:b/>
          <w:bCs/>
        </w:rPr>
        <w:t xml:space="preserve"> </w:t>
      </w:r>
      <w:r>
        <w:t>El protocolo funciona igual que HTTP, pero l</w:t>
      </w:r>
      <w:ins w:id="236" w:author="jm.delalamo@upm.es" w:date="2020-05-14T15:17:00Z">
        <w:r w:rsidR="00FA3B73">
          <w:t>a</w:t>
        </w:r>
      </w:ins>
      <w:r>
        <w:t xml:space="preserve"> diferencia es que al cifrar las comunicaciones ya no se pueden realizar ataques estilo </w:t>
      </w:r>
      <w:proofErr w:type="spellStart"/>
      <w:r>
        <w:t>MiTM</w:t>
      </w:r>
      <w:proofErr w:type="spellEnd"/>
      <w:r>
        <w:t xml:space="preserve"> ya que al interceptar las tramas HTTPS estarían cifradas.</w:t>
      </w:r>
      <w:r>
        <w:rPr>
          <w:b/>
          <w:bCs/>
        </w:rPr>
        <w:t xml:space="preserve"> </w:t>
      </w:r>
    </w:p>
    <w:p w14:paraId="75F00F81" w14:textId="1C052FB7" w:rsidR="00692961" w:rsidRDefault="00692961">
      <w:pPr>
        <w:rPr>
          <w:ins w:id="237" w:author="Andrea del Nido García" w:date="2020-05-16T10:57:00Z"/>
        </w:rPr>
      </w:pPr>
      <w:r>
        <w:rPr>
          <w:b/>
          <w:bCs/>
        </w:rPr>
        <w:t xml:space="preserve">DHCP: </w:t>
      </w:r>
      <w:r w:rsidR="0016240A" w:rsidRPr="003B6F63">
        <w:t xml:space="preserve">por sus siglas en inglés, </w:t>
      </w:r>
      <w:r w:rsidR="0016240A" w:rsidRPr="00C435D1">
        <w:rPr>
          <w:i/>
          <w:iCs/>
        </w:rPr>
        <w:t xml:space="preserve">Dynamic Host </w:t>
      </w:r>
      <w:proofErr w:type="spellStart"/>
      <w:r w:rsidR="0016240A" w:rsidRPr="00C435D1">
        <w:rPr>
          <w:i/>
          <w:iCs/>
        </w:rPr>
        <w:t>Configuration</w:t>
      </w:r>
      <w:proofErr w:type="spellEnd"/>
      <w:r w:rsidR="0016240A" w:rsidRPr="00C435D1">
        <w:rPr>
          <w:i/>
          <w:iCs/>
        </w:rPr>
        <w:t xml:space="preserve"> </w:t>
      </w:r>
      <w:proofErr w:type="spellStart"/>
      <w:r w:rsidR="0016240A" w:rsidRPr="00C435D1">
        <w:rPr>
          <w:i/>
          <w:iCs/>
        </w:rPr>
        <w:t>Protocol</w:t>
      </w:r>
      <w:proofErr w:type="spellEnd"/>
      <w:sdt>
        <w:sdtPr>
          <w:rPr>
            <w:i/>
            <w:iCs/>
          </w:rPr>
          <w:id w:val="380829320"/>
          <w:citation/>
        </w:sdtPr>
        <w:sdtContent>
          <w:r w:rsidR="006430CC">
            <w:rPr>
              <w:i/>
              <w:iCs/>
            </w:rPr>
            <w:fldChar w:fldCharType="begin"/>
          </w:r>
          <w:r w:rsidR="006430CC">
            <w:rPr>
              <w:i/>
              <w:iCs/>
            </w:rPr>
            <w:instrText xml:space="preserve"> CITATION Wik20 \l 3082 </w:instrText>
          </w:r>
          <w:r w:rsidR="006430CC">
            <w:rPr>
              <w:i/>
              <w:iCs/>
            </w:rPr>
            <w:fldChar w:fldCharType="separate"/>
          </w:r>
          <w:r w:rsidR="004937E5">
            <w:rPr>
              <w:i/>
              <w:iCs/>
              <w:noProof/>
            </w:rPr>
            <w:t xml:space="preserve"> </w:t>
          </w:r>
          <w:r w:rsidR="004937E5" w:rsidRPr="004937E5">
            <w:rPr>
              <w:noProof/>
            </w:rPr>
            <w:t>[2]</w:t>
          </w:r>
          <w:r w:rsidR="006430CC">
            <w:rPr>
              <w:i/>
              <w:iCs/>
            </w:rPr>
            <w:fldChar w:fldCharType="end"/>
          </w:r>
        </w:sdtContent>
      </w:sdt>
      <w:r w:rsidR="00252B11" w:rsidRPr="003B6F63">
        <w:t xml:space="preserve">, es un protocolo de red </w:t>
      </w:r>
      <w:r w:rsidR="0016240A" w:rsidRPr="003B6F63">
        <w:t>cuya arquitectura de red es el modelo cliente servidor, el cual tiene como función asignar direcciones IP a dispositivos de forma dinámica, es decir, sin que la dirección IP tenga que ser fijada por un usuario.</w:t>
      </w:r>
      <w:r w:rsidR="009E4892" w:rsidRPr="003B6F63">
        <w:t xml:space="preserve"> Para ello, se dispone de una lista de direcciones DHCP que se van asignando en base al uso de cada una de el</w:t>
      </w:r>
      <w:r w:rsidR="004A6123" w:rsidRPr="003B6F63">
        <w:t>las.</w:t>
      </w:r>
      <w:r w:rsidR="002F04EB">
        <w:t xml:space="preserve"> Además, se almacenan ciertos parámetros de configuración necesarios para poder llevar a </w:t>
      </w:r>
      <w:r w:rsidR="008D4CD4">
        <w:t>cabo de</w:t>
      </w:r>
      <w:r w:rsidR="002F04EB">
        <w:t xml:space="preserve"> forma satisfactoria esta asignación de direcciones, algunos parámetros almacenados son, por ejemplo, la máquina a la que se asigna la dirección, la IP asignada, la duración de la asignación de dicha dirección, entre otros parámetros.</w:t>
      </w:r>
    </w:p>
    <w:p w14:paraId="5F28126E" w14:textId="77777777" w:rsidR="007C22BD" w:rsidRDefault="007C22BD" w:rsidP="007C22BD">
      <w:pPr>
        <w:rPr>
          <w:moveTo w:id="238" w:author="Andrea del Nido García" w:date="2020-05-16T10:57:00Z"/>
        </w:rPr>
      </w:pPr>
      <w:moveToRangeStart w:id="239" w:author="Andrea del Nido García" w:date="2020-05-16T10:57:00Z" w:name="move40519077"/>
      <w:moveTo w:id="240" w:author="Andrea del Nido García" w:date="2020-05-16T10:57:00Z">
        <w:r>
          <w:rPr>
            <w:b/>
            <w:bCs/>
          </w:rPr>
          <w:t xml:space="preserve">Certificados digitales: </w:t>
        </w:r>
        <w:r>
          <w:t xml:space="preserve">los certificados en este contexto, hacen referencia a mecanismos o utilidades a partir de las cuales se puede confirmar la autenticidad de la información. Además, también se consigue mantener la integridad del mensaje y el no repudio. Este mecanismo utiliza un par de claves, la clave privada conocida únicamente por el propio usuario y, la clave pública, que es conocida por todos. </w:t>
        </w:r>
      </w:moveTo>
    </w:p>
    <w:p w14:paraId="4AED1B6D" w14:textId="1F57F42F" w:rsidR="007C22BD" w:rsidRDefault="007C22BD" w:rsidP="007C22BD">
      <w:pPr>
        <w:rPr>
          <w:b/>
          <w:bCs/>
        </w:rPr>
      </w:pPr>
      <w:moveTo w:id="241" w:author="Andrea del Nido García" w:date="2020-05-16T10:57:00Z">
        <w:r>
          <w:rPr>
            <w:b/>
            <w:bCs/>
          </w:rPr>
          <w:t xml:space="preserve">Autoridad de certificación: </w:t>
        </w:r>
        <w:r>
          <w:t xml:space="preserve">son autoridades reconocidas las cuales se encargan de generar y mantener los certificados digitales ya que de alguna manera se tienen que </w:t>
        </w:r>
        <w:r>
          <w:lastRenderedPageBreak/>
          <w:t>comprobar que sean válidos. Para saber si los certificados son válidos, se emplean cadenas de confianza de tal manera que atravesando certificados se llega al certificado raíz, y este certificado es el que ha sido generado directamente por una autoridad de certificación.</w:t>
        </w:r>
      </w:moveTo>
      <w:moveToRangeEnd w:id="239"/>
    </w:p>
    <w:p w14:paraId="5FCAF65B" w14:textId="2EEDB1E1" w:rsidR="005506D3" w:rsidDel="00D12EEF" w:rsidRDefault="005506D3">
      <w:pPr>
        <w:rPr>
          <w:del w:id="242" w:author="Andrea del Nido García" w:date="2020-05-16T10:58:00Z"/>
        </w:rPr>
      </w:pPr>
      <w:del w:id="243" w:author="Andrea del Nido García" w:date="2020-05-16T10:58:00Z">
        <w:r w:rsidDel="00D12EEF">
          <w:rPr>
            <w:b/>
            <w:bCs/>
          </w:rPr>
          <w:delText>SSL/TLS:</w:delText>
        </w:r>
        <w:r w:rsidDel="00D12EEF">
          <w:delText xml:space="preserve"> SSL es un protocolo predecesor del protocolo TLS. Estos protocolos criptográficos consisten en proporcionar privacidad </w:delText>
        </w:r>
      </w:del>
      <w:ins w:id="244" w:author="Andrea del Nido García [2]" w:date="2020-03-22T11:45:00Z">
        <w:del w:id="245" w:author="Andrea del Nido García" w:date="2020-05-16T10:58:00Z">
          <w:r w:rsidDel="00D12EEF">
            <w:delText xml:space="preserve">confidencialidad </w:delText>
          </w:r>
        </w:del>
      </w:ins>
      <w:del w:id="246" w:author="Andrea del Nido García" w:date="2020-05-16T10:58:00Z">
        <w:r w:rsidDel="00D12EEF">
          <w:delText xml:space="preserve">e integridad en las comunicaciones en una red de comunicación. Tratan de garantizar que la información que es transmitida por un canal no sea modificada ni interceptada y, que los integrantes de la comunicación puedan acceder a ella. Tal y como se muestra en </w:delText>
        </w:r>
      </w:del>
      <w:customXmlDelRangeStart w:id="247" w:author="Andrea del Nido García" w:date="2020-05-16T10:58:00Z"/>
      <w:sdt>
        <w:sdtPr>
          <w:id w:val="-385650199"/>
          <w:citation/>
        </w:sdtPr>
        <w:sdtContent>
          <w:customXmlDelRangeEnd w:id="247"/>
          <w:del w:id="248" w:author="Andrea del Nido García" w:date="2020-05-16T10:58:00Z">
            <w:r w:rsidDel="00D12EEF">
              <w:fldChar w:fldCharType="begin"/>
            </w:r>
            <w:r w:rsidDel="00D12EEF">
              <w:delInstrText xml:space="preserve"> CITATION Red20 \l 3082 </w:delInstrText>
            </w:r>
            <w:r w:rsidDel="00D12EEF">
              <w:fldChar w:fldCharType="separate"/>
            </w:r>
            <w:r w:rsidR="00F96194" w:rsidRPr="00F96194" w:rsidDel="00D12EEF">
              <w:rPr>
                <w:noProof/>
              </w:rPr>
              <w:delText>[2]</w:delText>
            </w:r>
            <w:r w:rsidDel="00D12EEF">
              <w:fldChar w:fldCharType="end"/>
            </w:r>
          </w:del>
          <w:customXmlDelRangeStart w:id="249" w:author="Andrea del Nido García" w:date="2020-05-16T10:58:00Z"/>
        </w:sdtContent>
      </w:sdt>
      <w:customXmlDelRangeEnd w:id="249"/>
      <w:del w:id="250" w:author="Andrea del Nido García" w:date="2020-05-16T10:58:00Z">
        <w:r w:rsidDel="00D12EEF">
          <w:delText xml:space="preserve">, estos protocolos son muy utilizados para la seguridad de las comunicaciones web, pero para la situación de este proyecto, hay que tener en cuenta que para dispositivos Android se utilizan estos protocolos para la comunicación cifrada. </w:delText>
        </w:r>
      </w:del>
    </w:p>
    <w:p w14:paraId="0859F427" w14:textId="4F4388C3" w:rsidR="005506D3" w:rsidDel="007C22BD" w:rsidRDefault="005506D3">
      <w:pPr>
        <w:rPr>
          <w:moveFrom w:id="251" w:author="Andrea del Nido García" w:date="2020-05-16T10:57:00Z"/>
        </w:rPr>
      </w:pPr>
      <w:moveFromRangeStart w:id="252" w:author="Andrea del Nido García" w:date="2020-05-16T10:57:00Z" w:name="move40519077"/>
      <w:moveFrom w:id="253" w:author="Andrea del Nido García" w:date="2020-05-16T10:57:00Z">
        <w:r w:rsidDel="007C22BD">
          <w:rPr>
            <w:b/>
            <w:bCs/>
          </w:rPr>
          <w:t xml:space="preserve">Certificados digitales: </w:t>
        </w:r>
        <w:r w:rsidDel="007C22BD">
          <w:t xml:space="preserve">los certificados en este contexto, hacen referencia a mecanismos o utilidades a partir de las cuales se puede confirmar la autenticidad de la información. Además, también se consigue mantener la integridad del mensaje y el no repudio. Este mecanismo utiliza un par de claves, la clave privada conocida únicamente por el propio usuario y, la clave pública, que es conocida por todos. </w:t>
        </w:r>
      </w:moveFrom>
    </w:p>
    <w:p w14:paraId="7DF82FA4" w14:textId="23D7481E" w:rsidR="005506D3" w:rsidDel="001D0C50" w:rsidRDefault="005506D3" w:rsidP="0028777B">
      <w:pPr>
        <w:ind w:firstLine="426"/>
        <w:rPr>
          <w:moveFrom w:id="254" w:author="Andrea del Nido García" w:date="2020-05-16T10:57:00Z"/>
        </w:rPr>
        <w:pPrChange w:id="255" w:author="Andrea del Nido García" w:date="2020-05-16T10:57:00Z">
          <w:pPr/>
        </w:pPrChange>
      </w:pPr>
      <w:moveFrom w:id="256" w:author="Andrea del Nido García" w:date="2020-05-16T10:57:00Z">
        <w:r w:rsidDel="007C22BD">
          <w:rPr>
            <w:b/>
            <w:bCs/>
          </w:rPr>
          <w:t xml:space="preserve">Autoridad de certificación: </w:t>
        </w:r>
        <w:r w:rsidDel="007C22BD">
          <w:t>son autoridades reconocidas las cuales se encargan de generar y mantener los certificados digitales ya que de alguna manera se tienen que comprobar que sean válidos. Para saber si los certificados son válidos, se emplean cadenas de confianza de tal manera que atravesando certificados se llega al certificado raíz, y este certificado es el que ha sido generado directamente por una autoridad de certificación.</w:t>
        </w:r>
      </w:moveFrom>
    </w:p>
    <w:moveFromRangeEnd w:id="252"/>
    <w:p w14:paraId="50D163ED" w14:textId="77777777" w:rsidR="00771E4C" w:rsidRDefault="00771E4C" w:rsidP="0028777B">
      <w:pPr>
        <w:ind w:firstLine="426"/>
        <w:pPrChange w:id="257" w:author="Andrea del Nido García" w:date="2020-05-16T10:57:00Z">
          <w:pPr/>
        </w:pPrChange>
      </w:pPr>
    </w:p>
    <w:p w14:paraId="3DF9C693" w14:textId="27CECD6D" w:rsidR="005506D3" w:rsidDel="00B373AE" w:rsidRDefault="005506D3">
      <w:pPr>
        <w:rPr>
          <w:moveFrom w:id="258" w:author="Andrea del Nido García" w:date="2020-05-16T10:56:00Z"/>
        </w:rPr>
      </w:pPr>
      <w:moveFromRangeStart w:id="259" w:author="Andrea del Nido García" w:date="2020-05-16T10:56:00Z" w:name="move40518976"/>
      <w:moveFrom w:id="260" w:author="Andrea del Nido García" w:date="2020-05-16T10:56:00Z">
        <w:r w:rsidDel="00B373AE">
          <w:rPr>
            <w:b/>
            <w:bCs/>
          </w:rPr>
          <w:t xml:space="preserve">Ataques Man in The Middle: </w:t>
        </w:r>
        <w:r w:rsidDel="00B373AE">
          <w:t>este ataque se basa en que el atacante se sitúa en medio de la comunicación entre los integrantes, de manera que todo el tráfico de la comunicación pasa por el atacante. De esta manera, puede obtener, observar y modificar la información y reenviarla de nuevo o manipularla de cualquier forma.</w:t>
        </w:r>
      </w:moveFrom>
    </w:p>
    <w:moveFromRangeEnd w:id="259"/>
    <w:p w14:paraId="3243D191" w14:textId="2C3D0109" w:rsidR="005506D3" w:rsidDel="00F6175C" w:rsidRDefault="005506D3">
      <w:pPr>
        <w:rPr>
          <w:del w:id="261" w:author="Andrea del Nido García" w:date="2020-05-16T10:56:00Z"/>
        </w:rPr>
      </w:pPr>
      <w:del w:id="262" w:author="Andrea del Nido García" w:date="2020-05-16T10:56:00Z">
        <w:r w:rsidDel="00F6175C">
          <w:rPr>
            <w:b/>
            <w:bCs/>
          </w:rPr>
          <w:delText xml:space="preserve">Integridad: </w:delText>
        </w:r>
        <w:r w:rsidDel="00F6175C">
          <w:delText xml:space="preserve">este principio básico de la seguridad de la información versa sobre que </w:delText>
        </w:r>
      </w:del>
      <w:del w:id="263" w:author="Andrea del Nido García" w:date="2020-05-16T10:54:00Z">
        <w:r w:rsidDel="006834DE">
          <w:delText>la información</w:delText>
        </w:r>
      </w:del>
      <w:del w:id="264" w:author="Andrea del Nido García" w:date="2020-05-16T10:56:00Z">
        <w:r w:rsidDel="00F6175C">
          <w:delText xml:space="preserve"> que </w:delText>
        </w:r>
      </w:del>
      <w:del w:id="265" w:author="Andrea del Nido García" w:date="2020-05-16T10:54:00Z">
        <w:r w:rsidDel="006834DE">
          <w:delText xml:space="preserve">es transmitida </w:delText>
        </w:r>
      </w:del>
      <w:del w:id="266" w:author="Andrea del Nido García" w:date="2020-05-16T10:56:00Z">
        <w:r w:rsidDel="00F6175C">
          <w:delText xml:space="preserve">no sea </w:delText>
        </w:r>
      </w:del>
      <w:del w:id="267" w:author="Andrea del Nido García" w:date="2020-05-16T10:54:00Z">
        <w:r w:rsidDel="006834DE">
          <w:delText xml:space="preserve">modificada </w:delText>
        </w:r>
      </w:del>
      <w:del w:id="268" w:author="Andrea del Nido García" w:date="2020-05-16T10:56:00Z">
        <w:r w:rsidDel="00F6175C">
          <w:delText>durante el trayecto.</w:delText>
        </w:r>
      </w:del>
    </w:p>
    <w:p w14:paraId="6ECB6B2F" w14:textId="2DA59DAA" w:rsidR="005506D3" w:rsidDel="00F6175C" w:rsidRDefault="005506D3">
      <w:pPr>
        <w:rPr>
          <w:del w:id="269" w:author="Andrea del Nido García" w:date="2020-05-16T10:56:00Z"/>
          <w:b/>
          <w:bCs/>
        </w:rPr>
      </w:pPr>
      <w:del w:id="270" w:author="Andrea del Nido García" w:date="2020-05-16T10:56:00Z">
        <w:r w:rsidDel="00F6175C">
          <w:rPr>
            <w:b/>
            <w:bCs/>
          </w:rPr>
          <w:delText xml:space="preserve">Confidencialidad: </w:delText>
        </w:r>
        <w:r w:rsidDel="00F6175C">
          <w:delText xml:space="preserve">principio de la seguridad de la información que consiste en que si se intercepta </w:delText>
        </w:r>
      </w:del>
      <w:del w:id="271" w:author="Andrea del Nido García" w:date="2020-05-16T10:54:00Z">
        <w:r w:rsidDel="00C1750A">
          <w:delText>la información</w:delText>
        </w:r>
      </w:del>
      <w:del w:id="272" w:author="Andrea del Nido García" w:date="2020-05-16T10:56:00Z">
        <w:r w:rsidDel="00F6175C">
          <w:delText xml:space="preserve"> o el mensaje sea ininteligible, de manera que únicamente los verdaderos integrantes de la comunicación puedan comprender el contenido del mensaje.</w:delText>
        </w:r>
      </w:del>
    </w:p>
    <w:p w14:paraId="0CDBDD2B" w14:textId="7DFD6D31" w:rsidR="005506D3" w:rsidDel="00F6175C" w:rsidRDefault="005506D3">
      <w:pPr>
        <w:rPr>
          <w:del w:id="273" w:author="Andrea del Nido García" w:date="2020-05-16T10:56:00Z"/>
        </w:rPr>
      </w:pPr>
      <w:del w:id="274" w:author="Andrea del Nido García" w:date="2020-05-16T10:56:00Z">
        <w:r w:rsidDel="00F6175C">
          <w:rPr>
            <w:b/>
            <w:bCs/>
          </w:rPr>
          <w:delText xml:space="preserve">Autenticidad: </w:delText>
        </w:r>
        <w:r w:rsidDel="00F6175C">
          <w:delText>este principio consiste al recibir información de alguna de las partes de la comunicación, sea enviada realmente por ese integrante y no por otra entidad que no pertenece a la comunicación.</w:delText>
        </w:r>
      </w:del>
    </w:p>
    <w:p w14:paraId="63DD9331" w14:textId="273D1446" w:rsidR="00261E96" w:rsidRDefault="00372D86">
      <w:proofErr w:type="spellStart"/>
      <w:ins w:id="275" w:author="Andrea del Nido García" w:date="2020-05-11T12:04:00Z">
        <w:r w:rsidRPr="001D6757">
          <w:rPr>
            <w:b/>
            <w:bCs/>
            <w:highlight w:val="yellow"/>
            <w:rPrChange w:id="276" w:author="Andrea del Nido García" w:date="2020-05-11T12:04:00Z">
              <w:rPr>
                <w:b/>
                <w:bCs/>
              </w:rPr>
            </w:rPrChange>
          </w:rPr>
          <w:t>Bundle</w:t>
        </w:r>
        <w:proofErr w:type="spellEnd"/>
        <w:r w:rsidRPr="001D6757">
          <w:rPr>
            <w:b/>
            <w:bCs/>
            <w:highlight w:val="yellow"/>
            <w:rPrChange w:id="277" w:author="Andrea del Nido García" w:date="2020-05-11T12:04:00Z">
              <w:rPr>
                <w:b/>
                <w:bCs/>
              </w:rPr>
            </w:rPrChange>
          </w:rPr>
          <w:t xml:space="preserve"> APK:</w:t>
        </w:r>
      </w:ins>
    </w:p>
    <w:p w14:paraId="65A0A385" w14:textId="4D95E1F3" w:rsidR="00156132" w:rsidRDefault="005D76EE">
      <w:proofErr w:type="spellStart"/>
      <w:ins w:id="278" w:author="Andrea del Nido García" w:date="2020-05-11T17:51:00Z">
        <w:r w:rsidRPr="003017F3">
          <w:rPr>
            <w:highlight w:val="yellow"/>
          </w:rPr>
          <w:t>Smali</w:t>
        </w:r>
      </w:ins>
      <w:proofErr w:type="spellEnd"/>
    </w:p>
    <w:p w14:paraId="542616BE" w14:textId="67BAB0EF" w:rsidR="00882A95" w:rsidRDefault="00882A95" w:rsidP="00592A5C">
      <w:pPr>
        <w:ind w:firstLine="0"/>
        <w:rPr>
          <w:ins w:id="279" w:author="Andrea del Nido García" w:date="2020-05-16T19:50:00Z"/>
        </w:rPr>
      </w:pPr>
    </w:p>
    <w:p w14:paraId="0022C0CE" w14:textId="504B5B9A" w:rsidR="00C12C65" w:rsidRDefault="00C12C65" w:rsidP="00592A5C">
      <w:pPr>
        <w:ind w:firstLine="0"/>
        <w:rPr>
          <w:ins w:id="280" w:author="Andrea del Nido García" w:date="2020-05-16T19:50:00Z"/>
        </w:rPr>
      </w:pPr>
    </w:p>
    <w:p w14:paraId="760608B2" w14:textId="60889683" w:rsidR="00C12C65" w:rsidRDefault="00C12C65" w:rsidP="00592A5C">
      <w:pPr>
        <w:ind w:firstLine="0"/>
        <w:rPr>
          <w:ins w:id="281" w:author="Andrea del Nido García" w:date="2020-05-16T19:50:00Z"/>
        </w:rPr>
      </w:pPr>
    </w:p>
    <w:p w14:paraId="7303178C" w14:textId="58AB4EA5" w:rsidR="00C12C65" w:rsidRDefault="00C12C65" w:rsidP="00592A5C">
      <w:pPr>
        <w:ind w:firstLine="0"/>
        <w:rPr>
          <w:ins w:id="282" w:author="Andrea del Nido García" w:date="2020-05-16T19:50:00Z"/>
        </w:rPr>
      </w:pPr>
    </w:p>
    <w:p w14:paraId="3EF4E24A" w14:textId="5399FC43" w:rsidR="00C12C65" w:rsidRDefault="00C12C65" w:rsidP="00592A5C">
      <w:pPr>
        <w:ind w:firstLine="0"/>
        <w:rPr>
          <w:ins w:id="283" w:author="Andrea del Nido García" w:date="2020-05-16T19:50:00Z"/>
        </w:rPr>
      </w:pPr>
    </w:p>
    <w:p w14:paraId="556F65D6" w14:textId="2DA2B83B" w:rsidR="00C12C65" w:rsidRDefault="00C12C65" w:rsidP="00592A5C">
      <w:pPr>
        <w:ind w:firstLine="0"/>
        <w:rPr>
          <w:ins w:id="284" w:author="Andrea del Nido García" w:date="2020-05-16T19:50:00Z"/>
        </w:rPr>
      </w:pPr>
    </w:p>
    <w:p w14:paraId="56828214" w14:textId="67C52084" w:rsidR="00C12C65" w:rsidRDefault="00C12C65" w:rsidP="00592A5C">
      <w:pPr>
        <w:ind w:firstLine="0"/>
        <w:rPr>
          <w:ins w:id="285" w:author="Andrea del Nido García" w:date="2020-05-16T19:50:00Z"/>
        </w:rPr>
      </w:pPr>
    </w:p>
    <w:p w14:paraId="107D4D56" w14:textId="320C8681" w:rsidR="00C12C65" w:rsidRDefault="00C12C65" w:rsidP="00592A5C">
      <w:pPr>
        <w:ind w:firstLine="0"/>
        <w:rPr>
          <w:ins w:id="286" w:author="Andrea del Nido García" w:date="2020-05-16T19:50:00Z"/>
        </w:rPr>
      </w:pPr>
    </w:p>
    <w:p w14:paraId="2590C76D" w14:textId="3E3F5BCB" w:rsidR="00C12C65" w:rsidRDefault="00C12C65" w:rsidP="00592A5C">
      <w:pPr>
        <w:ind w:firstLine="0"/>
        <w:rPr>
          <w:ins w:id="287" w:author="Andrea del Nido García" w:date="2020-05-16T19:50:00Z"/>
        </w:rPr>
      </w:pPr>
    </w:p>
    <w:p w14:paraId="1FB14142" w14:textId="6E213187" w:rsidR="00C12C65" w:rsidRDefault="00C12C65" w:rsidP="00592A5C">
      <w:pPr>
        <w:ind w:firstLine="0"/>
        <w:rPr>
          <w:ins w:id="288" w:author="Andrea del Nido García" w:date="2020-05-16T19:50:00Z"/>
        </w:rPr>
      </w:pPr>
    </w:p>
    <w:p w14:paraId="0A75FCDC" w14:textId="6B723E4A" w:rsidR="00C12C65" w:rsidRDefault="00C12C65" w:rsidP="00592A5C">
      <w:pPr>
        <w:ind w:firstLine="0"/>
        <w:rPr>
          <w:ins w:id="289" w:author="Andrea del Nido García" w:date="2020-05-16T19:50:00Z"/>
        </w:rPr>
      </w:pPr>
    </w:p>
    <w:p w14:paraId="18CC89D5" w14:textId="79D0680C" w:rsidR="00C12C65" w:rsidRDefault="00C12C65" w:rsidP="00592A5C">
      <w:pPr>
        <w:ind w:firstLine="0"/>
        <w:rPr>
          <w:ins w:id="290" w:author="Andrea del Nido García" w:date="2020-05-16T19:50:00Z"/>
        </w:rPr>
      </w:pPr>
    </w:p>
    <w:p w14:paraId="4B3492FD" w14:textId="3AF7CCDA" w:rsidR="00C12C65" w:rsidRDefault="00C12C65" w:rsidP="00592A5C">
      <w:pPr>
        <w:ind w:firstLine="0"/>
        <w:rPr>
          <w:ins w:id="291" w:author="Andrea del Nido García" w:date="2020-05-16T19:50:00Z"/>
        </w:rPr>
      </w:pPr>
    </w:p>
    <w:p w14:paraId="4F7A91F9" w14:textId="2C3EE1F0" w:rsidR="00C12C65" w:rsidRDefault="00C12C65" w:rsidP="00592A5C">
      <w:pPr>
        <w:ind w:firstLine="0"/>
        <w:rPr>
          <w:ins w:id="292" w:author="Andrea del Nido García" w:date="2020-05-16T19:50:00Z"/>
        </w:rPr>
      </w:pPr>
    </w:p>
    <w:p w14:paraId="036E7DEC" w14:textId="40E17005" w:rsidR="00C12C65" w:rsidRDefault="00C12C65" w:rsidP="00592A5C">
      <w:pPr>
        <w:ind w:firstLine="0"/>
        <w:rPr>
          <w:ins w:id="293" w:author="Andrea del Nido García" w:date="2020-05-16T19:50:00Z"/>
        </w:rPr>
      </w:pPr>
    </w:p>
    <w:p w14:paraId="23934CE1" w14:textId="64F91E24" w:rsidR="00C12C65" w:rsidRDefault="00C12C65" w:rsidP="00592A5C">
      <w:pPr>
        <w:ind w:firstLine="0"/>
        <w:rPr>
          <w:ins w:id="294" w:author="Andrea del Nido García" w:date="2020-05-16T19:50:00Z"/>
        </w:rPr>
      </w:pPr>
    </w:p>
    <w:p w14:paraId="44063314" w14:textId="3CE2649A" w:rsidR="00C12C65" w:rsidRDefault="00C12C65" w:rsidP="00592A5C">
      <w:pPr>
        <w:ind w:firstLine="0"/>
        <w:rPr>
          <w:ins w:id="295" w:author="Andrea del Nido García" w:date="2020-05-16T19:50:00Z"/>
        </w:rPr>
      </w:pPr>
    </w:p>
    <w:p w14:paraId="543A35B8" w14:textId="582BC283" w:rsidR="00C12C65" w:rsidRDefault="00C12C65" w:rsidP="00592A5C">
      <w:pPr>
        <w:ind w:firstLine="0"/>
        <w:rPr>
          <w:ins w:id="296" w:author="Andrea del Nido García" w:date="2020-05-16T19:50:00Z"/>
        </w:rPr>
      </w:pPr>
    </w:p>
    <w:p w14:paraId="21D2004C" w14:textId="10621BE2" w:rsidR="00C12C65" w:rsidRDefault="00C12C65" w:rsidP="00592A5C">
      <w:pPr>
        <w:ind w:firstLine="0"/>
        <w:rPr>
          <w:ins w:id="297" w:author="Andrea del Nido García" w:date="2020-05-16T19:50:00Z"/>
        </w:rPr>
      </w:pPr>
    </w:p>
    <w:p w14:paraId="1ED47064" w14:textId="77777777" w:rsidR="00C12C65" w:rsidRDefault="00C12C65" w:rsidP="00592A5C">
      <w:pPr>
        <w:ind w:firstLine="0"/>
      </w:pPr>
    </w:p>
    <w:p w14:paraId="694A9E6C" w14:textId="77777777" w:rsidR="00592A5C" w:rsidRDefault="00592A5C">
      <w:pPr>
        <w:ind w:firstLine="0"/>
        <w:pPrChange w:id="298" w:author="Andrea del Nido García" w:date="2020-05-12T09:17:00Z">
          <w:pPr/>
        </w:pPrChange>
      </w:pPr>
    </w:p>
    <w:p w14:paraId="3B154CC2" w14:textId="0781F16E" w:rsidR="006374BD" w:rsidRDefault="006374BD">
      <w:pPr>
        <w:pStyle w:val="Ttulo1"/>
        <w:jc w:val="both"/>
        <w:pPrChange w:id="299" w:author="Andrea del Nido García" w:date="2020-05-11T12:00:00Z">
          <w:pPr>
            <w:pStyle w:val="Ttulo1"/>
          </w:pPr>
        </w:pPrChange>
      </w:pPr>
      <w:bookmarkStart w:id="300" w:name="_Toc37675368"/>
      <w:bookmarkStart w:id="301" w:name="_Toc40202063"/>
      <w:r>
        <w:t>Introducción</w:t>
      </w:r>
      <w:bookmarkEnd w:id="300"/>
      <w:bookmarkEnd w:id="301"/>
    </w:p>
    <w:p w14:paraId="489B8583" w14:textId="0CAD453B" w:rsidR="00DE4E32" w:rsidRPr="00850C6B" w:rsidRDefault="00825E19">
      <w:pPr>
        <w:pStyle w:val="Ttulo2"/>
        <w:ind w:left="0" w:firstLine="0"/>
        <w:jc w:val="both"/>
        <w:rPr>
          <w:lang w:eastAsia="es-ES"/>
        </w:rPr>
        <w:pPrChange w:id="302" w:author="Andrea del Nido García" w:date="2020-05-11T12:00:00Z">
          <w:pPr>
            <w:pStyle w:val="Ttulo2"/>
          </w:pPr>
        </w:pPrChange>
      </w:pPr>
      <w:bookmarkStart w:id="303" w:name="_Toc37675369"/>
      <w:bookmarkStart w:id="304" w:name="_Toc40202064"/>
      <w:commentRangeStart w:id="305"/>
      <w:r>
        <w:rPr>
          <w:lang w:eastAsia="es-ES"/>
        </w:rPr>
        <w:t>Introducción</w:t>
      </w:r>
      <w:bookmarkEnd w:id="303"/>
      <w:commentRangeEnd w:id="305"/>
      <w:r w:rsidR="00071B55">
        <w:rPr>
          <w:rStyle w:val="Refdecomentario"/>
          <w:rFonts w:asciiTheme="minorHAnsi" w:eastAsiaTheme="minorHAnsi" w:hAnsiTheme="minorHAnsi" w:cstheme="minorBidi"/>
          <w:b w:val="0"/>
          <w:bCs w:val="0"/>
          <w:iCs w:val="0"/>
        </w:rPr>
        <w:commentReference w:id="305"/>
      </w:r>
      <w:bookmarkEnd w:id="304"/>
    </w:p>
    <w:p w14:paraId="70DC9847" w14:textId="77E82DBF" w:rsidR="00A552BE" w:rsidRDefault="00854D3B">
      <w:r>
        <w:t xml:space="preserve">Cada vez más y más la población hace uso de terminales móviles. De hecho, habitualmente es más común que en las familias cada uno de los miembros disponga de un dispositivo móvil y no, por ejemplo, ordenadores de sobremesa o portátiles. En estos dispositivos se </w:t>
      </w:r>
      <w:ins w:id="306" w:author="jm.delalamo@upm.es" w:date="2020-04-21T11:08:00Z">
        <w:r w:rsidR="00071B55">
          <w:t xml:space="preserve">genera, recolecta y </w:t>
        </w:r>
      </w:ins>
      <w:r>
        <w:t>almacena</w:t>
      </w:r>
      <w:del w:id="307" w:author="jm.delalamo@upm.es" w:date="2020-04-21T11:09:00Z">
        <w:r w:rsidDel="00071B55">
          <w:delText>n</w:delText>
        </w:r>
      </w:del>
      <w:r>
        <w:t xml:space="preserve"> grandes cantidades de información personal del usuario (y de sus contactos, personas próximas) </w:t>
      </w:r>
      <w:del w:id="308" w:author="jm.delalamo@upm.es" w:date="2020-04-21T11:09:00Z">
        <w:r w:rsidDel="00071B55">
          <w:delText xml:space="preserve">en </w:delText>
        </w:r>
      </w:del>
      <w:ins w:id="309" w:author="jm.delalamo@upm.es" w:date="2020-04-21T11:09:00Z">
        <w:r w:rsidR="00071B55">
          <w:t xml:space="preserve">que puede ser consultada y utilizada por </w:t>
        </w:r>
      </w:ins>
      <w:r>
        <w:t xml:space="preserve">las </w:t>
      </w:r>
      <w:del w:id="310" w:author="jm.delalamo@upm.es" w:date="2020-04-21T11:09:00Z">
        <w:r w:rsidDel="00071B55">
          <w:delText xml:space="preserve">propias </w:delText>
        </w:r>
      </w:del>
      <w:r>
        <w:t>aplicaciones del móvil</w:t>
      </w:r>
      <w:r w:rsidR="002921D5">
        <w:t>.</w:t>
      </w:r>
      <w:r w:rsidR="002676A0">
        <w:t xml:space="preserve"> </w:t>
      </w:r>
      <w:r w:rsidR="009509E9">
        <w:t>Según el artículo “</w:t>
      </w:r>
      <w:r w:rsidR="009509E9">
        <w:rPr>
          <w:i/>
          <w:iCs/>
        </w:rPr>
        <w:t xml:space="preserve">Las aplicaciones que deberían preocuparte son estas y no </w:t>
      </w:r>
      <w:proofErr w:type="spellStart"/>
      <w:r w:rsidR="009509E9">
        <w:rPr>
          <w:i/>
          <w:iCs/>
        </w:rPr>
        <w:t>FaceApp</w:t>
      </w:r>
      <w:proofErr w:type="spellEnd"/>
      <w:r w:rsidR="009509E9">
        <w:t xml:space="preserve">” de Belén </w:t>
      </w:r>
      <w:proofErr w:type="spellStart"/>
      <w:r w:rsidR="009509E9">
        <w:t>Afonso</w:t>
      </w:r>
      <w:proofErr w:type="spellEnd"/>
      <w:sdt>
        <w:sdtPr>
          <w:id w:val="-1247886775"/>
          <w:citation/>
        </w:sdtPr>
        <w:sdtContent>
          <w:r w:rsidR="00564457">
            <w:fldChar w:fldCharType="begin"/>
          </w:r>
          <w:r w:rsidR="00564457">
            <w:instrText xml:space="preserve"> CITATION Bel19 \l 3082 </w:instrText>
          </w:r>
          <w:r w:rsidR="00564457">
            <w:fldChar w:fldCharType="separate"/>
          </w:r>
          <w:r w:rsidR="004937E5">
            <w:rPr>
              <w:noProof/>
            </w:rPr>
            <w:t xml:space="preserve"> </w:t>
          </w:r>
          <w:r w:rsidR="004937E5" w:rsidRPr="004937E5">
            <w:rPr>
              <w:noProof/>
            </w:rPr>
            <w:t>[3]</w:t>
          </w:r>
          <w:r w:rsidR="00564457">
            <w:fldChar w:fldCharType="end"/>
          </w:r>
        </w:sdtContent>
      </w:sdt>
      <w:r w:rsidR="009509E9">
        <w:t xml:space="preserve">, un estudio sobre 36 aplicaciones populares sobre salud </w:t>
      </w:r>
      <w:r w:rsidR="00182E4A">
        <w:t>demostró</w:t>
      </w:r>
      <w:r w:rsidR="009509E9">
        <w:t xml:space="preserve"> que 33 de ellas transmitían datos </w:t>
      </w:r>
      <w:r w:rsidR="00182E4A">
        <w:t>privados</w:t>
      </w:r>
      <w:r w:rsidR="009509E9">
        <w:t xml:space="preserve"> de los usuarios y 29 vendían los datos a empresas como Google o Facebook.</w:t>
      </w:r>
      <w:r w:rsidR="00B91F05">
        <w:t xml:space="preserve"> Con esta </w:t>
      </w:r>
      <w:r w:rsidR="00110527">
        <w:t>información</w:t>
      </w:r>
      <w:r w:rsidR="00B91F05">
        <w:t xml:space="preserve">, el </w:t>
      </w:r>
      <w:r w:rsidR="00110527">
        <w:t>lector</w:t>
      </w:r>
      <w:r w:rsidR="00B91F05">
        <w:t xml:space="preserve"> claramente puede darse cuenta de que los datos privados de los usuarios que son recogidos por las </w:t>
      </w:r>
      <w:r w:rsidR="00613583">
        <w:t>aplicaciones</w:t>
      </w:r>
      <w:ins w:id="311" w:author="Andrea del Nido García" w:date="2020-05-16T11:00:00Z">
        <w:r w:rsidR="00047997">
          <w:t xml:space="preserve"> pueden</w:t>
        </w:r>
      </w:ins>
      <w:r w:rsidR="00613583">
        <w:t xml:space="preserve"> </w:t>
      </w:r>
      <w:del w:id="312" w:author="Andrea del Nido García" w:date="2020-05-16T11:00:00Z">
        <w:r w:rsidR="00613583" w:rsidDel="00047997">
          <w:delText>acaban</w:delText>
        </w:r>
        <w:r w:rsidR="00B91F05" w:rsidDel="00047997">
          <w:delText xml:space="preserve"> </w:delText>
        </w:r>
      </w:del>
      <w:ins w:id="313" w:author="Andrea del Nido García" w:date="2020-05-16T11:00:00Z">
        <w:r w:rsidR="00047997">
          <w:t xml:space="preserve">acabar </w:t>
        </w:r>
      </w:ins>
      <w:r w:rsidR="00B91F05">
        <w:t xml:space="preserve">siendo utilizados </w:t>
      </w:r>
      <w:ins w:id="314" w:author="Andrea del Nido García" w:date="2020-05-16T11:00:00Z">
        <w:r w:rsidR="00C62800">
          <w:t>al margen de su control</w:t>
        </w:r>
      </w:ins>
      <w:commentRangeStart w:id="315"/>
      <w:del w:id="316" w:author="Andrea del Nido García" w:date="2020-05-16T10:59:00Z">
        <w:r w:rsidR="00B91F05" w:rsidDel="00C62800">
          <w:delText>en contra suyo</w:delText>
        </w:r>
        <w:commentRangeEnd w:id="315"/>
        <w:r w:rsidR="00A108E8" w:rsidDel="00C62800">
          <w:rPr>
            <w:rStyle w:val="Refdecomentario"/>
            <w:rFonts w:asciiTheme="minorHAnsi" w:eastAsiaTheme="minorHAnsi" w:hAnsiTheme="minorHAnsi" w:cstheme="minorBidi"/>
          </w:rPr>
          <w:commentReference w:id="315"/>
        </w:r>
      </w:del>
      <w:r w:rsidR="00B91F05">
        <w:t>.</w:t>
      </w:r>
    </w:p>
    <w:p w14:paraId="4130955E" w14:textId="00F2D962" w:rsidR="002921D5" w:rsidRDefault="002921D5">
      <w:pPr>
        <w:rPr>
          <w:ins w:id="317" w:author="Andrea del Nido García" w:date="2020-05-16T11:12:00Z"/>
        </w:rPr>
      </w:pPr>
      <w:r>
        <w:t xml:space="preserve">Además de lo comentado anteriormente, es necesario tener en cuenta la existencia de las redes públicas </w:t>
      </w:r>
      <w:proofErr w:type="spellStart"/>
      <w:r>
        <w:t>Wi</w:t>
      </w:r>
      <w:proofErr w:type="spellEnd"/>
      <w:r>
        <w:t xml:space="preserve">-Fi, en las cuales cualquiera puede conectarse y hacer uso de sus servicios y, además, las redes de uso común como pueden ser las de las universidades o centros de trabajo, etc. </w:t>
      </w:r>
      <w:r w:rsidR="00E7484E">
        <w:t xml:space="preserve">Tener todo esto en cuenta supone darse cuenta </w:t>
      </w:r>
      <w:r w:rsidR="00E7484E">
        <w:lastRenderedPageBreak/>
        <w:t xml:space="preserve">de que algún individuo podría ser capaz </w:t>
      </w:r>
      <w:ins w:id="318" w:author="jm.delalamo@upm.es" w:date="2020-04-21T11:10:00Z">
        <w:r w:rsidR="00071B55">
          <w:t xml:space="preserve">de </w:t>
        </w:r>
      </w:ins>
      <w:r w:rsidR="00E7484E">
        <w:t>interceptar el tráfico de los diferentes terminales conectados a una red. Si este atacante consiguiera interceptar tráfico, esto significaría que es capaz de obtener en claro los mensajes y sería capaz de obtener datos que ofrecen las aplicaciones</w:t>
      </w:r>
      <w:ins w:id="319" w:author="Andrea del Nido García" w:date="2020-05-16T11:13:00Z">
        <w:r w:rsidR="00637C39">
          <w:t xml:space="preserve">. </w:t>
        </w:r>
      </w:ins>
      <w:del w:id="320" w:author="Andrea del Nido García" w:date="2020-05-16T11:00:00Z">
        <w:r w:rsidR="00E7484E" w:rsidDel="00650786">
          <w:delText>.</w:delText>
        </w:r>
        <w:r w:rsidR="00DD68C5" w:rsidDel="00650786">
          <w:delText xml:space="preserve"> </w:delText>
        </w:r>
        <w:commentRangeStart w:id="321"/>
        <w:r w:rsidR="00DD68C5" w:rsidDel="00650786">
          <w:delText>Pero realmente, este no es el único motivo por el que se realiza este proyecto</w:delText>
        </w:r>
        <w:commentRangeEnd w:id="321"/>
        <w:r w:rsidR="00A108E8" w:rsidDel="00650786">
          <w:rPr>
            <w:rStyle w:val="Refdecomentario"/>
            <w:rFonts w:asciiTheme="minorHAnsi" w:eastAsiaTheme="minorHAnsi" w:hAnsiTheme="minorHAnsi" w:cstheme="minorBidi"/>
          </w:rPr>
          <w:commentReference w:id="321"/>
        </w:r>
        <w:r w:rsidR="00DD68C5" w:rsidDel="00650786">
          <w:delText xml:space="preserve">. </w:delText>
        </w:r>
      </w:del>
      <w:r w:rsidR="00DD68C5">
        <w:t>Tal y como se comenta en la primera parte de esta introducción, no se puede saber realmente que hacen las aplicaciones con los datos de los usuarios ya que van cifradas y protegidos con mecanismos de seguridad</w:t>
      </w:r>
      <w:r w:rsidR="000D78A3">
        <w:t>. Es decir, una aplicación puede estar enviando datos personales a una empresa sin que nos percatemos de ello.</w:t>
      </w:r>
    </w:p>
    <w:p w14:paraId="21B818F1" w14:textId="18271792" w:rsidR="00885B10" w:rsidDel="00EC4921" w:rsidRDefault="00885B10" w:rsidP="00EC4921">
      <w:pPr>
        <w:pStyle w:val="Textocomentario"/>
        <w:spacing w:line="360" w:lineRule="auto"/>
        <w:jc w:val="both"/>
        <w:rPr>
          <w:del w:id="322" w:author="Andrea del Nido García" w:date="2020-05-16T11:20:00Z"/>
          <w:rFonts w:ascii="Arial" w:eastAsia="Calibri" w:hAnsi="Arial" w:cs="Times New Roman"/>
          <w:sz w:val="22"/>
          <w:szCs w:val="22"/>
        </w:rPr>
        <w:pPrChange w:id="323" w:author="Andrea del Nido García" w:date="2020-05-16T11:20:00Z">
          <w:pPr>
            <w:pStyle w:val="Textocomentario"/>
          </w:pPr>
        </w:pPrChange>
      </w:pPr>
      <w:ins w:id="324" w:author="Andrea del Nido García" w:date="2020-05-16T11:12:00Z">
        <w:r w:rsidRPr="00885B10">
          <w:rPr>
            <w:rFonts w:ascii="Arial" w:eastAsia="Calibri" w:hAnsi="Arial" w:cs="Times New Roman"/>
            <w:sz w:val="22"/>
            <w:szCs w:val="22"/>
            <w:rPrChange w:id="325" w:author="Andrea del Nido García" w:date="2020-05-16T11:12:00Z">
              <w:rPr/>
            </w:rPrChange>
          </w:rPr>
          <w:t xml:space="preserve">En el </w:t>
        </w:r>
      </w:ins>
      <w:ins w:id="326" w:author="Andrea del Nido García" w:date="2020-05-16T11:14:00Z">
        <w:r w:rsidR="0025196E">
          <w:rPr>
            <w:rFonts w:ascii="Arial" w:eastAsia="Calibri" w:hAnsi="Arial" w:cs="Times New Roman"/>
            <w:sz w:val="22"/>
            <w:szCs w:val="22"/>
          </w:rPr>
          <w:t>Departamento de Ingeniería de Sistemas Telemáticos (</w:t>
        </w:r>
      </w:ins>
      <w:ins w:id="327" w:author="Andrea del Nido García" w:date="2020-05-16T11:12:00Z">
        <w:r w:rsidRPr="00885B10">
          <w:rPr>
            <w:rFonts w:ascii="Arial" w:eastAsia="Calibri" w:hAnsi="Arial" w:cs="Times New Roman"/>
            <w:sz w:val="22"/>
            <w:szCs w:val="22"/>
            <w:rPrChange w:id="328" w:author="Andrea del Nido García" w:date="2020-05-16T11:12:00Z">
              <w:rPr/>
            </w:rPrChange>
          </w:rPr>
          <w:t>DIT</w:t>
        </w:r>
      </w:ins>
      <w:ins w:id="329" w:author="Andrea del Nido García" w:date="2020-05-16T11:14:00Z">
        <w:r w:rsidR="0025196E">
          <w:rPr>
            <w:rFonts w:ascii="Arial" w:eastAsia="Calibri" w:hAnsi="Arial" w:cs="Times New Roman"/>
            <w:sz w:val="22"/>
            <w:szCs w:val="22"/>
          </w:rPr>
          <w:t>)</w:t>
        </w:r>
      </w:ins>
      <w:ins w:id="330" w:author="Andrea del Nido García" w:date="2020-05-16T11:12:00Z">
        <w:r w:rsidRPr="00885B10">
          <w:rPr>
            <w:rFonts w:ascii="Arial" w:eastAsia="Calibri" w:hAnsi="Arial" w:cs="Times New Roman"/>
            <w:sz w:val="22"/>
            <w:szCs w:val="22"/>
            <w:rPrChange w:id="331" w:author="Andrea del Nido García" w:date="2020-05-16T11:12:00Z">
              <w:rPr/>
            </w:rPrChange>
          </w:rPr>
          <w:t xml:space="preserve"> </w:t>
        </w:r>
      </w:ins>
      <w:ins w:id="332" w:author="Andrea del Nido García" w:date="2020-05-16T11:16:00Z">
        <w:r w:rsidR="00755BD2">
          <w:rPr>
            <w:rFonts w:ascii="Arial" w:eastAsia="Calibri" w:hAnsi="Arial" w:cs="Times New Roman"/>
            <w:sz w:val="22"/>
            <w:szCs w:val="22"/>
          </w:rPr>
          <w:t>se ha</w:t>
        </w:r>
      </w:ins>
      <w:ins w:id="333" w:author="Andrea del Nido García" w:date="2020-05-16T11:12:00Z">
        <w:r w:rsidRPr="00885B10">
          <w:rPr>
            <w:rFonts w:ascii="Arial" w:eastAsia="Calibri" w:hAnsi="Arial" w:cs="Times New Roman"/>
            <w:sz w:val="22"/>
            <w:szCs w:val="22"/>
            <w:rPrChange w:id="334" w:author="Andrea del Nido García" w:date="2020-05-16T11:12:00Z">
              <w:rPr/>
            </w:rPrChange>
          </w:rPr>
          <w:t xml:space="preserve"> desarrollado una plataforma que permite auditar aplicaciones móviles para conocer sus características de privacidad y protección de datos personales. El trabajo se inició con los </w:t>
        </w:r>
      </w:ins>
      <w:ins w:id="335" w:author="Andrea del Nido García" w:date="2020-05-16T11:16:00Z">
        <w:r w:rsidR="00755BD2">
          <w:rPr>
            <w:rFonts w:ascii="Arial" w:eastAsia="Calibri" w:hAnsi="Arial" w:cs="Times New Roman"/>
            <w:sz w:val="22"/>
            <w:szCs w:val="22"/>
          </w:rPr>
          <w:t>Trabajos Fin de Master</w:t>
        </w:r>
      </w:ins>
      <w:ins w:id="336" w:author="Andrea del Nido García" w:date="2020-05-16T11:12:00Z">
        <w:r w:rsidRPr="00885B10">
          <w:rPr>
            <w:rFonts w:ascii="Arial" w:eastAsia="Calibri" w:hAnsi="Arial" w:cs="Times New Roman"/>
            <w:sz w:val="22"/>
            <w:szCs w:val="22"/>
            <w:rPrChange w:id="337" w:author="Andrea del Nido García" w:date="2020-05-16T11:12:00Z">
              <w:rPr/>
            </w:rPrChange>
          </w:rPr>
          <w:t xml:space="preserve"> de Esperanza Zamora</w:t>
        </w:r>
      </w:ins>
      <w:customXmlInsRangeStart w:id="338" w:author="Andrea del Nido García" w:date="2020-05-16T11:36:00Z"/>
      <w:sdt>
        <w:sdtPr>
          <w:rPr>
            <w:rFonts w:ascii="Arial" w:eastAsia="Calibri" w:hAnsi="Arial" w:cs="Times New Roman"/>
            <w:sz w:val="22"/>
            <w:szCs w:val="22"/>
          </w:rPr>
          <w:id w:val="-1991938010"/>
          <w:citation/>
        </w:sdtPr>
        <w:sdtContent>
          <w:customXmlInsRangeEnd w:id="338"/>
          <w:ins w:id="339" w:author="Andrea del Nido García" w:date="2020-05-16T11:36:00Z">
            <w:r w:rsidR="00650129">
              <w:rPr>
                <w:rFonts w:ascii="Arial" w:eastAsia="Calibri" w:hAnsi="Arial" w:cs="Times New Roman"/>
                <w:sz w:val="22"/>
                <w:szCs w:val="22"/>
              </w:rPr>
              <w:fldChar w:fldCharType="begin"/>
            </w:r>
            <w:r w:rsidR="00650129">
              <w:rPr>
                <w:rFonts w:ascii="Arial" w:eastAsia="Calibri" w:hAnsi="Arial" w:cs="Times New Roman"/>
                <w:sz w:val="22"/>
                <w:szCs w:val="22"/>
              </w:rPr>
              <w:instrText xml:space="preserve"> CITATION Bea19 \l 3082 </w:instrText>
            </w:r>
          </w:ins>
          <w:r w:rsidR="00650129">
            <w:rPr>
              <w:rFonts w:ascii="Arial" w:eastAsia="Calibri" w:hAnsi="Arial" w:cs="Times New Roman"/>
              <w:sz w:val="22"/>
              <w:szCs w:val="22"/>
            </w:rPr>
            <w:fldChar w:fldCharType="separate"/>
          </w:r>
          <w:r w:rsidR="004937E5">
            <w:rPr>
              <w:rFonts w:ascii="Arial" w:eastAsia="Calibri" w:hAnsi="Arial" w:cs="Times New Roman"/>
              <w:noProof/>
              <w:sz w:val="22"/>
              <w:szCs w:val="22"/>
            </w:rPr>
            <w:t xml:space="preserve"> </w:t>
          </w:r>
          <w:r w:rsidR="004937E5" w:rsidRPr="004937E5">
            <w:rPr>
              <w:rFonts w:ascii="Arial" w:eastAsia="Calibri" w:hAnsi="Arial" w:cs="Times New Roman"/>
              <w:noProof/>
              <w:sz w:val="22"/>
              <w:szCs w:val="22"/>
            </w:rPr>
            <w:t>[4]</w:t>
          </w:r>
          <w:ins w:id="340" w:author="Andrea del Nido García" w:date="2020-05-16T11:36:00Z">
            <w:r w:rsidR="00650129">
              <w:rPr>
                <w:rFonts w:ascii="Arial" w:eastAsia="Calibri" w:hAnsi="Arial" w:cs="Times New Roman"/>
                <w:sz w:val="22"/>
                <w:szCs w:val="22"/>
              </w:rPr>
              <w:fldChar w:fldCharType="end"/>
            </w:r>
          </w:ins>
          <w:customXmlInsRangeStart w:id="341" w:author="Andrea del Nido García" w:date="2020-05-16T11:36:00Z"/>
        </w:sdtContent>
      </w:sdt>
      <w:customXmlInsRangeEnd w:id="341"/>
      <w:ins w:id="342" w:author="Andrea del Nido García" w:date="2020-05-16T11:12:00Z">
        <w:r w:rsidRPr="00885B10">
          <w:rPr>
            <w:rFonts w:ascii="Arial" w:eastAsia="Calibri" w:hAnsi="Arial" w:cs="Times New Roman"/>
            <w:sz w:val="22"/>
            <w:szCs w:val="22"/>
            <w:rPrChange w:id="343" w:author="Andrea del Nido García" w:date="2020-05-16T11:12:00Z">
              <w:rPr/>
            </w:rPrChange>
          </w:rPr>
          <w:t xml:space="preserve"> y Lucas María Tomé</w:t>
        </w:r>
      </w:ins>
      <w:customXmlInsRangeStart w:id="344" w:author="Andrea del Nido García" w:date="2020-05-16T11:37:00Z"/>
      <w:sdt>
        <w:sdtPr>
          <w:rPr>
            <w:rFonts w:ascii="Arial" w:eastAsia="Calibri" w:hAnsi="Arial" w:cs="Times New Roman"/>
            <w:sz w:val="22"/>
            <w:szCs w:val="22"/>
          </w:rPr>
          <w:id w:val="-587846181"/>
          <w:citation/>
        </w:sdtPr>
        <w:sdtContent>
          <w:customXmlInsRangeEnd w:id="344"/>
          <w:ins w:id="345" w:author="Andrea del Nido García" w:date="2020-05-16T11:37:00Z">
            <w:r w:rsidR="00650129">
              <w:rPr>
                <w:rFonts w:ascii="Arial" w:eastAsia="Calibri" w:hAnsi="Arial" w:cs="Times New Roman"/>
                <w:sz w:val="22"/>
                <w:szCs w:val="22"/>
              </w:rPr>
              <w:fldChar w:fldCharType="begin"/>
            </w:r>
            <w:r w:rsidR="00650129">
              <w:rPr>
                <w:rFonts w:ascii="Arial" w:eastAsia="Calibri" w:hAnsi="Arial" w:cs="Times New Roman"/>
                <w:sz w:val="22"/>
                <w:szCs w:val="22"/>
              </w:rPr>
              <w:instrText xml:space="preserve"> CITATION Luc19 \l 3082 </w:instrText>
            </w:r>
          </w:ins>
          <w:r w:rsidR="00650129">
            <w:rPr>
              <w:rFonts w:ascii="Arial" w:eastAsia="Calibri" w:hAnsi="Arial" w:cs="Times New Roman"/>
              <w:sz w:val="22"/>
              <w:szCs w:val="22"/>
            </w:rPr>
            <w:fldChar w:fldCharType="separate"/>
          </w:r>
          <w:r w:rsidR="004937E5">
            <w:rPr>
              <w:rFonts w:ascii="Arial" w:eastAsia="Calibri" w:hAnsi="Arial" w:cs="Times New Roman"/>
              <w:noProof/>
              <w:sz w:val="22"/>
              <w:szCs w:val="22"/>
            </w:rPr>
            <w:t xml:space="preserve"> </w:t>
          </w:r>
          <w:r w:rsidR="004937E5" w:rsidRPr="004937E5">
            <w:rPr>
              <w:rFonts w:ascii="Arial" w:eastAsia="Calibri" w:hAnsi="Arial" w:cs="Times New Roman"/>
              <w:noProof/>
              <w:sz w:val="22"/>
              <w:szCs w:val="22"/>
            </w:rPr>
            <w:t>[5]</w:t>
          </w:r>
          <w:ins w:id="346" w:author="Andrea del Nido García" w:date="2020-05-16T11:37:00Z">
            <w:r w:rsidR="00650129">
              <w:rPr>
                <w:rFonts w:ascii="Arial" w:eastAsia="Calibri" w:hAnsi="Arial" w:cs="Times New Roman"/>
                <w:sz w:val="22"/>
                <w:szCs w:val="22"/>
              </w:rPr>
              <w:fldChar w:fldCharType="end"/>
            </w:r>
          </w:ins>
          <w:customXmlInsRangeStart w:id="347" w:author="Andrea del Nido García" w:date="2020-05-16T11:37:00Z"/>
        </w:sdtContent>
      </w:sdt>
      <w:customXmlInsRangeEnd w:id="347"/>
      <w:ins w:id="348" w:author="Andrea del Nido García" w:date="2020-05-16T11:29:00Z">
        <w:r w:rsidR="00D30A37">
          <w:rPr>
            <w:rFonts w:ascii="Arial" w:eastAsia="Calibri" w:hAnsi="Arial" w:cs="Times New Roman"/>
            <w:sz w:val="22"/>
            <w:szCs w:val="22"/>
          </w:rPr>
          <w:t>. Continuó con el Trabajo Fin de Grado de</w:t>
        </w:r>
      </w:ins>
      <w:ins w:id="349" w:author="Andrea del Nido García" w:date="2020-05-16T11:27:00Z">
        <w:r w:rsidR="00D30A37">
          <w:rPr>
            <w:rFonts w:ascii="Arial" w:eastAsia="Calibri" w:hAnsi="Arial" w:cs="Times New Roman"/>
            <w:sz w:val="22"/>
            <w:szCs w:val="22"/>
          </w:rPr>
          <w:t xml:space="preserve"> Sergio </w:t>
        </w:r>
        <w:proofErr w:type="spellStart"/>
        <w:r w:rsidR="00D30A37">
          <w:rPr>
            <w:rFonts w:ascii="Arial" w:eastAsia="Calibri" w:hAnsi="Arial" w:cs="Times New Roman"/>
            <w:sz w:val="22"/>
            <w:szCs w:val="22"/>
          </w:rPr>
          <w:t>Framiñán</w:t>
        </w:r>
        <w:proofErr w:type="spellEnd"/>
        <w:r w:rsidR="00D30A37">
          <w:rPr>
            <w:rFonts w:ascii="Arial" w:eastAsia="Calibri" w:hAnsi="Arial" w:cs="Times New Roman"/>
            <w:sz w:val="22"/>
            <w:szCs w:val="22"/>
          </w:rPr>
          <w:t xml:space="preserve"> García</w:t>
        </w:r>
      </w:ins>
      <w:customXmlInsRangeStart w:id="350" w:author="Andrea del Nido García" w:date="2020-05-16T11:37:00Z"/>
      <w:sdt>
        <w:sdtPr>
          <w:rPr>
            <w:rFonts w:ascii="Arial" w:eastAsia="Calibri" w:hAnsi="Arial" w:cs="Times New Roman"/>
            <w:sz w:val="22"/>
            <w:szCs w:val="22"/>
          </w:rPr>
          <w:id w:val="2016572711"/>
          <w:citation/>
        </w:sdtPr>
        <w:sdtContent>
          <w:customXmlInsRangeEnd w:id="350"/>
          <w:ins w:id="351" w:author="Andrea del Nido García" w:date="2020-05-16T11:37:00Z">
            <w:r w:rsidR="00650129">
              <w:rPr>
                <w:rFonts w:ascii="Arial" w:eastAsia="Calibri" w:hAnsi="Arial" w:cs="Times New Roman"/>
                <w:sz w:val="22"/>
                <w:szCs w:val="22"/>
              </w:rPr>
              <w:fldChar w:fldCharType="begin"/>
            </w:r>
            <w:r w:rsidR="00650129">
              <w:rPr>
                <w:rFonts w:ascii="Arial" w:eastAsia="Calibri" w:hAnsi="Arial" w:cs="Times New Roman"/>
                <w:sz w:val="22"/>
                <w:szCs w:val="22"/>
              </w:rPr>
              <w:instrText xml:space="preserve"> CITATION Ser19 \l 3082 </w:instrText>
            </w:r>
          </w:ins>
          <w:r w:rsidR="00650129">
            <w:rPr>
              <w:rFonts w:ascii="Arial" w:eastAsia="Calibri" w:hAnsi="Arial" w:cs="Times New Roman"/>
              <w:sz w:val="22"/>
              <w:szCs w:val="22"/>
            </w:rPr>
            <w:fldChar w:fldCharType="separate"/>
          </w:r>
          <w:r w:rsidR="004937E5">
            <w:rPr>
              <w:rFonts w:ascii="Arial" w:eastAsia="Calibri" w:hAnsi="Arial" w:cs="Times New Roman"/>
              <w:noProof/>
              <w:sz w:val="22"/>
              <w:szCs w:val="22"/>
            </w:rPr>
            <w:t xml:space="preserve"> </w:t>
          </w:r>
          <w:r w:rsidR="004937E5" w:rsidRPr="004937E5">
            <w:rPr>
              <w:rFonts w:ascii="Arial" w:eastAsia="Calibri" w:hAnsi="Arial" w:cs="Times New Roman"/>
              <w:noProof/>
              <w:sz w:val="22"/>
              <w:szCs w:val="22"/>
            </w:rPr>
            <w:t>[6]</w:t>
          </w:r>
          <w:ins w:id="352" w:author="Andrea del Nido García" w:date="2020-05-16T11:37:00Z">
            <w:r w:rsidR="00650129">
              <w:rPr>
                <w:rFonts w:ascii="Arial" w:eastAsia="Calibri" w:hAnsi="Arial" w:cs="Times New Roman"/>
                <w:sz w:val="22"/>
                <w:szCs w:val="22"/>
              </w:rPr>
              <w:fldChar w:fldCharType="end"/>
            </w:r>
          </w:ins>
          <w:customXmlInsRangeStart w:id="353" w:author="Andrea del Nido García" w:date="2020-05-16T11:37:00Z"/>
        </w:sdtContent>
      </w:sdt>
      <w:customXmlInsRangeEnd w:id="353"/>
      <w:ins w:id="354" w:author="Andrea del Nido García" w:date="2020-05-16T11:12:00Z">
        <w:r w:rsidRPr="00650129">
          <w:rPr>
            <w:rFonts w:ascii="Arial" w:eastAsia="Calibri" w:hAnsi="Arial" w:cs="Times New Roman"/>
            <w:sz w:val="22"/>
            <w:szCs w:val="22"/>
            <w:rPrChange w:id="355" w:author="Andrea del Nido García" w:date="2020-05-16T11:37:00Z">
              <w:rPr/>
            </w:rPrChange>
          </w:rPr>
          <w:t>.</w:t>
        </w:r>
        <w:r w:rsidRPr="00885B10">
          <w:rPr>
            <w:rFonts w:ascii="Arial" w:eastAsia="Calibri" w:hAnsi="Arial" w:cs="Times New Roman"/>
            <w:sz w:val="22"/>
            <w:szCs w:val="22"/>
            <w:rPrChange w:id="356" w:author="Andrea del Nido García" w:date="2020-05-16T11:12:00Z">
              <w:rPr/>
            </w:rPrChange>
          </w:rPr>
          <w:t xml:space="preserve"> Entre las capacidades de la plataforma </w:t>
        </w:r>
      </w:ins>
      <w:ins w:id="357" w:author="Andrea del Nido García" w:date="2020-05-16T11:16:00Z">
        <w:r w:rsidR="00A6030A">
          <w:rPr>
            <w:rFonts w:ascii="Arial" w:eastAsia="Calibri" w:hAnsi="Arial" w:cs="Times New Roman"/>
            <w:sz w:val="22"/>
            <w:szCs w:val="22"/>
          </w:rPr>
          <w:t xml:space="preserve">desarrollada, </w:t>
        </w:r>
      </w:ins>
      <w:ins w:id="358" w:author="Andrea del Nido García" w:date="2020-05-16T11:12:00Z">
        <w:r w:rsidRPr="00885B10">
          <w:rPr>
            <w:rFonts w:ascii="Arial" w:eastAsia="Calibri" w:hAnsi="Arial" w:cs="Times New Roman"/>
            <w:sz w:val="22"/>
            <w:szCs w:val="22"/>
            <w:rPrChange w:id="359" w:author="Andrea del Nido García" w:date="2020-05-16T11:12:00Z">
              <w:rPr/>
            </w:rPrChange>
          </w:rPr>
          <w:t xml:space="preserve">se encuentra el poder interceptar las comunicaciones que establecen aplicaciones móviles </w:t>
        </w:r>
      </w:ins>
      <w:ins w:id="360" w:author="Andrea del Nido García" w:date="2020-05-16T11:16:00Z">
        <w:r w:rsidR="00A6030A">
          <w:rPr>
            <w:rFonts w:ascii="Arial" w:eastAsia="Calibri" w:hAnsi="Arial" w:cs="Times New Roman"/>
            <w:sz w:val="22"/>
            <w:szCs w:val="22"/>
          </w:rPr>
          <w:t>para poder</w:t>
        </w:r>
      </w:ins>
      <w:ins w:id="361" w:author="Andrea del Nido García" w:date="2020-05-16T11:12:00Z">
        <w:r w:rsidRPr="00885B10">
          <w:rPr>
            <w:rFonts w:ascii="Arial" w:eastAsia="Calibri" w:hAnsi="Arial" w:cs="Times New Roman"/>
            <w:sz w:val="22"/>
            <w:szCs w:val="22"/>
            <w:rPrChange w:id="362" w:author="Andrea del Nido García" w:date="2020-05-16T11:12:00Z">
              <w:rPr/>
            </w:rPrChange>
          </w:rPr>
          <w:t xml:space="preserve"> determinar si contienen información personal</w:t>
        </w:r>
      </w:ins>
      <w:ins w:id="363" w:author="Andrea del Nido García" w:date="2020-05-16T11:16:00Z">
        <w:r w:rsidR="00BB39B7">
          <w:rPr>
            <w:rFonts w:ascii="Arial" w:eastAsia="Calibri" w:hAnsi="Arial" w:cs="Times New Roman"/>
            <w:sz w:val="22"/>
            <w:szCs w:val="22"/>
          </w:rPr>
          <w:t xml:space="preserve"> de los usuarios</w:t>
        </w:r>
      </w:ins>
      <w:ins w:id="364" w:author="Andrea del Nido García" w:date="2020-05-16T11:12:00Z">
        <w:r w:rsidRPr="00885B10">
          <w:rPr>
            <w:rFonts w:ascii="Arial" w:eastAsia="Calibri" w:hAnsi="Arial" w:cs="Times New Roman"/>
            <w:sz w:val="22"/>
            <w:szCs w:val="22"/>
            <w:rPrChange w:id="365" w:author="Andrea del Nido García" w:date="2020-05-16T11:12:00Z">
              <w:rPr/>
            </w:rPrChange>
          </w:rPr>
          <w:t xml:space="preserve">. Ahora mismo, </w:t>
        </w:r>
      </w:ins>
      <w:ins w:id="366" w:author="Andrea del Nido García" w:date="2020-05-16T11:17:00Z">
        <w:r w:rsidR="00E23490">
          <w:rPr>
            <w:rFonts w:ascii="Arial" w:eastAsia="Calibri" w:hAnsi="Arial" w:cs="Times New Roman"/>
            <w:sz w:val="22"/>
            <w:szCs w:val="22"/>
          </w:rPr>
          <w:t>con los mecanismos ya implementados en la plataforma, se puede hacer</w:t>
        </w:r>
      </w:ins>
      <w:ins w:id="367" w:author="Andrea del Nido García" w:date="2020-05-16T11:12:00Z">
        <w:r w:rsidRPr="00885B10">
          <w:rPr>
            <w:rFonts w:ascii="Arial" w:eastAsia="Calibri" w:hAnsi="Arial" w:cs="Times New Roman"/>
            <w:sz w:val="22"/>
            <w:szCs w:val="22"/>
            <w:rPrChange w:id="368" w:author="Andrea del Nido García" w:date="2020-05-16T11:12:00Z">
              <w:rPr/>
            </w:rPrChange>
          </w:rPr>
          <w:t xml:space="preserve"> incluso cuando las aplicaciones cifran su tráfico y, en algunos casos, se protegen con </w:t>
        </w:r>
      </w:ins>
      <w:ins w:id="369" w:author="Andrea del Nido García" w:date="2020-05-16T11:13:00Z">
        <w:r w:rsidRPr="004F618D">
          <w:rPr>
            <w:rFonts w:ascii="Arial" w:eastAsia="Calibri" w:hAnsi="Arial" w:cs="Times New Roman"/>
            <w:sz w:val="22"/>
            <w:szCs w:val="22"/>
          </w:rPr>
          <w:t>mecanismos</w:t>
        </w:r>
      </w:ins>
      <w:ins w:id="370" w:author="Andrea del Nido García" w:date="2020-05-16T11:12:00Z">
        <w:r w:rsidRPr="00885B10">
          <w:rPr>
            <w:rFonts w:ascii="Arial" w:eastAsia="Calibri" w:hAnsi="Arial" w:cs="Times New Roman"/>
            <w:sz w:val="22"/>
            <w:szCs w:val="22"/>
            <w:rPrChange w:id="371" w:author="Andrea del Nido García" w:date="2020-05-16T11:12:00Z">
              <w:rPr/>
            </w:rPrChange>
          </w:rPr>
          <w:t xml:space="preserve"> de fijación de certificados. Sin embargo, </w:t>
        </w:r>
      </w:ins>
      <w:ins w:id="372" w:author="Andrea del Nido García" w:date="2020-05-16T11:18:00Z">
        <w:r w:rsidR="00E23490">
          <w:rPr>
            <w:rFonts w:ascii="Arial" w:eastAsia="Calibri" w:hAnsi="Arial" w:cs="Times New Roman"/>
            <w:sz w:val="22"/>
            <w:szCs w:val="22"/>
          </w:rPr>
          <w:t>se han detectado otras situaciones en las que</w:t>
        </w:r>
      </w:ins>
      <w:ins w:id="373" w:author="Andrea del Nido García" w:date="2020-05-16T11:12:00Z">
        <w:r w:rsidRPr="00885B10">
          <w:rPr>
            <w:rFonts w:ascii="Arial" w:eastAsia="Calibri" w:hAnsi="Arial" w:cs="Times New Roman"/>
            <w:sz w:val="22"/>
            <w:szCs w:val="22"/>
            <w:rPrChange w:id="374" w:author="Andrea del Nido García" w:date="2020-05-16T11:12:00Z">
              <w:rPr/>
            </w:rPrChange>
          </w:rPr>
          <w:t xml:space="preserve"> </w:t>
        </w:r>
      </w:ins>
      <w:ins w:id="375" w:author="Andrea del Nido García" w:date="2020-05-16T11:18:00Z">
        <w:r w:rsidR="00E23490">
          <w:rPr>
            <w:rFonts w:ascii="Arial" w:eastAsia="Calibri" w:hAnsi="Arial" w:cs="Times New Roman"/>
            <w:sz w:val="22"/>
            <w:szCs w:val="22"/>
          </w:rPr>
          <w:t>no se ha podido</w:t>
        </w:r>
      </w:ins>
      <w:ins w:id="376" w:author="Andrea del Nido García" w:date="2020-05-16T11:12:00Z">
        <w:r w:rsidRPr="00885B10">
          <w:rPr>
            <w:rFonts w:ascii="Arial" w:eastAsia="Calibri" w:hAnsi="Arial" w:cs="Times New Roman"/>
            <w:sz w:val="22"/>
            <w:szCs w:val="22"/>
            <w:rPrChange w:id="377" w:author="Andrea del Nido García" w:date="2020-05-16T11:12:00Z">
              <w:rPr/>
            </w:rPrChange>
          </w:rPr>
          <w:t xml:space="preserve"> romper el cifrado por utilizar mecanismos avanzados o no conocidos de fijación de certificados. </w:t>
        </w:r>
      </w:ins>
      <w:ins w:id="378" w:author="Andrea del Nido García" w:date="2020-05-16T11:18:00Z">
        <w:r w:rsidR="00E23490">
          <w:rPr>
            <w:rFonts w:ascii="Arial" w:eastAsia="Calibri" w:hAnsi="Arial" w:cs="Times New Roman"/>
            <w:sz w:val="22"/>
            <w:szCs w:val="22"/>
          </w:rPr>
          <w:t xml:space="preserve">Por ello, el trabajo </w:t>
        </w:r>
      </w:ins>
      <w:ins w:id="379" w:author="Andrea del Nido García" w:date="2020-05-16T11:19:00Z">
        <w:r w:rsidR="00E23490">
          <w:rPr>
            <w:rFonts w:ascii="Arial" w:eastAsia="Calibri" w:hAnsi="Arial" w:cs="Times New Roman"/>
            <w:sz w:val="22"/>
            <w:szCs w:val="22"/>
          </w:rPr>
          <w:t xml:space="preserve">presente trabajo tiene como objetivo </w:t>
        </w:r>
      </w:ins>
      <w:ins w:id="380" w:author="Andrea del Nido García" w:date="2020-05-16T11:12:00Z">
        <w:r w:rsidRPr="00885B10">
          <w:rPr>
            <w:rFonts w:ascii="Arial" w:eastAsia="Calibri" w:hAnsi="Arial" w:cs="Times New Roman"/>
            <w:sz w:val="22"/>
            <w:szCs w:val="22"/>
            <w:rPrChange w:id="381" w:author="Andrea del Nido García" w:date="2020-05-16T11:12:00Z">
              <w:rPr/>
            </w:rPrChange>
          </w:rPr>
          <w:t xml:space="preserve">contribuir al avance de esta línea, para </w:t>
        </w:r>
      </w:ins>
      <w:ins w:id="382" w:author="Andrea del Nido García" w:date="2020-05-16T11:19:00Z">
        <w:r w:rsidR="00E23490">
          <w:rPr>
            <w:rFonts w:ascii="Arial" w:eastAsia="Calibri" w:hAnsi="Arial" w:cs="Times New Roman"/>
            <w:sz w:val="22"/>
            <w:szCs w:val="22"/>
          </w:rPr>
          <w:t xml:space="preserve">poder </w:t>
        </w:r>
      </w:ins>
      <w:ins w:id="383" w:author="Andrea del Nido García" w:date="2020-05-16T11:12:00Z">
        <w:r w:rsidRPr="00885B10">
          <w:rPr>
            <w:rFonts w:ascii="Arial" w:eastAsia="Calibri" w:hAnsi="Arial" w:cs="Times New Roman"/>
            <w:sz w:val="22"/>
            <w:szCs w:val="22"/>
            <w:rPrChange w:id="384" w:author="Andrea del Nido García" w:date="2020-05-16T11:12:00Z">
              <w:rPr/>
            </w:rPrChange>
          </w:rPr>
          <w:t xml:space="preserve">aumentar los casos en los que </w:t>
        </w:r>
      </w:ins>
      <w:ins w:id="385" w:author="Andrea del Nido García" w:date="2020-05-16T11:19:00Z">
        <w:r w:rsidR="00E23490">
          <w:rPr>
            <w:rFonts w:ascii="Arial" w:eastAsia="Calibri" w:hAnsi="Arial" w:cs="Times New Roman"/>
            <w:sz w:val="22"/>
            <w:szCs w:val="22"/>
          </w:rPr>
          <w:t>se p</w:t>
        </w:r>
      </w:ins>
      <w:ins w:id="386" w:author="Andrea del Nido García" w:date="2020-05-16T11:20:00Z">
        <w:r w:rsidR="00E23490">
          <w:rPr>
            <w:rFonts w:ascii="Arial" w:eastAsia="Calibri" w:hAnsi="Arial" w:cs="Times New Roman"/>
            <w:sz w:val="22"/>
            <w:szCs w:val="22"/>
          </w:rPr>
          <w:t>uedan</w:t>
        </w:r>
      </w:ins>
      <w:ins w:id="387" w:author="Andrea del Nido García" w:date="2020-05-16T11:12:00Z">
        <w:r w:rsidRPr="00885B10">
          <w:rPr>
            <w:rFonts w:ascii="Arial" w:eastAsia="Calibri" w:hAnsi="Arial" w:cs="Times New Roman"/>
            <w:sz w:val="22"/>
            <w:szCs w:val="22"/>
            <w:rPrChange w:id="388" w:author="Andrea del Nido García" w:date="2020-05-16T11:12:00Z">
              <w:rPr/>
            </w:rPrChange>
          </w:rPr>
          <w:t xml:space="preserve"> inspeccionar las comunicaciones, y con ello tener más certeza sobre el comportamiento de las </w:t>
        </w:r>
      </w:ins>
      <w:ins w:id="389" w:author="Andrea del Nido García" w:date="2020-05-16T11:20:00Z">
        <w:r w:rsidR="00E23490">
          <w:rPr>
            <w:rFonts w:ascii="Arial" w:eastAsia="Calibri" w:hAnsi="Arial" w:cs="Times New Roman"/>
            <w:sz w:val="22"/>
            <w:szCs w:val="22"/>
          </w:rPr>
          <w:t>aplicaciones</w:t>
        </w:r>
      </w:ins>
      <w:ins w:id="390" w:author="Andrea del Nido García" w:date="2020-05-16T11:12:00Z">
        <w:r w:rsidRPr="00885B10">
          <w:rPr>
            <w:rFonts w:ascii="Arial" w:eastAsia="Calibri" w:hAnsi="Arial" w:cs="Times New Roman"/>
            <w:sz w:val="22"/>
            <w:szCs w:val="22"/>
            <w:rPrChange w:id="391" w:author="Andrea del Nido García" w:date="2020-05-16T11:12:00Z">
              <w:rPr/>
            </w:rPrChange>
          </w:rPr>
          <w:t xml:space="preserve"> respecto al tratamiento de datos personales.</w:t>
        </w:r>
      </w:ins>
    </w:p>
    <w:p w14:paraId="56F8EA7A" w14:textId="6F7CABE8" w:rsidR="00C65D13" w:rsidDel="00EC4921" w:rsidRDefault="00C65D13" w:rsidP="00EC4921">
      <w:pPr>
        <w:pStyle w:val="Textocomentario"/>
        <w:spacing w:line="360" w:lineRule="auto"/>
        <w:jc w:val="both"/>
        <w:rPr>
          <w:del w:id="392" w:author="Andrea del Nido García" w:date="2020-05-16T11:20:00Z"/>
        </w:rPr>
        <w:pPrChange w:id="393" w:author="Andrea del Nido García" w:date="2020-05-16T11:20:00Z">
          <w:pPr/>
        </w:pPrChange>
      </w:pPr>
      <w:del w:id="394" w:author="Andrea del Nido García" w:date="2020-05-16T11:20:00Z">
        <w:r w:rsidDel="00EC4921">
          <w:delText xml:space="preserve">Este trabajo busca mejorar los mecanismos de auditoría de tráfico de las aplicaciones Android </w:delText>
        </w:r>
        <w:commentRangeStart w:id="395"/>
        <w:r w:rsidDel="00EC4921">
          <w:delText>que ya están desarrollados</w:delText>
        </w:r>
        <w:commentRangeEnd w:id="395"/>
        <w:r w:rsidR="00A108E8" w:rsidDel="00EC4921">
          <w:rPr>
            <w:rStyle w:val="Refdecomentario"/>
          </w:rPr>
          <w:commentReference w:id="395"/>
        </w:r>
        <w:r w:rsidDel="00EC4921">
          <w:delText xml:space="preserve">. Para ello, se estudia e implementan mecanismos capaces de romper la seguridad de las aplicaciones en un entorno de laboratorio, con el fin de </w:delText>
        </w:r>
        <w:r w:rsidR="002A7A4D" w:rsidDel="00EC4921">
          <w:delText>mejorar los componentes ya desarrollados y demostrar que los sistemas de seguridad utilizados por las aplicaciones se pueden romper y, además, mostrar qué hacen las aplicaciones con la información de los usuarios.</w:delText>
        </w:r>
        <w:r w:rsidDel="00EC4921">
          <w:delText xml:space="preserve"> </w:delText>
        </w:r>
      </w:del>
    </w:p>
    <w:p w14:paraId="53BECD25" w14:textId="5C1594F5" w:rsidR="00825E19" w:rsidRDefault="00825E19" w:rsidP="00EC4921">
      <w:pPr>
        <w:pStyle w:val="Textocomentario"/>
        <w:spacing w:line="360" w:lineRule="auto"/>
        <w:jc w:val="both"/>
        <w:pPrChange w:id="396" w:author="Andrea del Nido García" w:date="2020-05-16T11:20:00Z">
          <w:pPr>
            <w:ind w:firstLine="0"/>
          </w:pPr>
        </w:pPrChange>
      </w:pPr>
    </w:p>
    <w:p w14:paraId="044769C6" w14:textId="76B67FDB" w:rsidR="00825E19" w:rsidRPr="00825E19" w:rsidRDefault="00825E19">
      <w:pPr>
        <w:pStyle w:val="Ttulo2"/>
        <w:ind w:left="0" w:firstLine="0"/>
        <w:jc w:val="both"/>
        <w:rPr>
          <w:lang w:eastAsia="es-ES"/>
        </w:rPr>
        <w:pPrChange w:id="397" w:author="Andrea del Nido García" w:date="2020-05-11T12:00:00Z">
          <w:pPr>
            <w:pStyle w:val="Ttulo2"/>
          </w:pPr>
        </w:pPrChange>
      </w:pPr>
      <w:bookmarkStart w:id="398" w:name="_Toc37675370"/>
      <w:bookmarkStart w:id="399" w:name="_Toc40202065"/>
      <w:r>
        <w:rPr>
          <w:lang w:eastAsia="es-ES"/>
        </w:rPr>
        <w:t>Objetivos</w:t>
      </w:r>
      <w:bookmarkEnd w:id="398"/>
      <w:bookmarkEnd w:id="399"/>
    </w:p>
    <w:p w14:paraId="43734308" w14:textId="7DB68C7A" w:rsidR="003A1356" w:rsidRPr="00A34C85" w:rsidRDefault="003A1356">
      <w:r>
        <w:t xml:space="preserve">El principal objetivo de este Trabajo Fin de Master consiste en primer lugar, investigar y estudiar los diferentes mecanismos de implementación más utilizados y comunes de </w:t>
      </w:r>
      <w:ins w:id="400" w:author="Andrea del Nido García" w:date="2020-05-16T11:01:00Z">
        <w:r w:rsidR="00223E02">
          <w:t xml:space="preserve">protección de comunicaciones, como </w:t>
        </w:r>
        <w:proofErr w:type="spellStart"/>
        <w:r w:rsidR="00223E02">
          <w:t>Certificate</w:t>
        </w:r>
        <w:proofErr w:type="spellEnd"/>
        <w:r w:rsidR="00223E02">
          <w:t xml:space="preserve"> </w:t>
        </w:r>
        <w:proofErr w:type="spellStart"/>
        <w:r w:rsidR="00223E02">
          <w:t>Pinning</w:t>
        </w:r>
      </w:ins>
      <w:commentRangeStart w:id="401"/>
      <w:proofErr w:type="spellEnd"/>
      <w:del w:id="402" w:author="Andrea del Nido García" w:date="2020-05-16T11:01:00Z">
        <w:r w:rsidDel="00223E02">
          <w:delText>Certificate Pinning</w:delText>
        </w:r>
        <w:commentRangeEnd w:id="401"/>
        <w:r w:rsidR="0086252E" w:rsidDel="00223E02">
          <w:rPr>
            <w:rStyle w:val="Refdecomentario"/>
            <w:rFonts w:asciiTheme="minorHAnsi" w:eastAsiaTheme="minorHAnsi" w:hAnsiTheme="minorHAnsi" w:cstheme="minorBidi"/>
          </w:rPr>
          <w:commentReference w:id="401"/>
        </w:r>
      </w:del>
      <w:r>
        <w:t xml:space="preserve">, ya que estos serán los que aparezcan en la gran mayoría de aplicaciones Android, además, después de este estudio, se diseñarán soluciones que permitan sobrepasar dichos mecanismos mediante el empleo de técnicas de instrumentación dinámica de las aplicaciones. A </w:t>
      </w:r>
      <w:r w:rsidR="006E1ED4">
        <w:t>continuación,</w:t>
      </w:r>
      <w:r>
        <w:t xml:space="preserve"> se listas los objetivos más concretos.</w:t>
      </w:r>
    </w:p>
    <w:p w14:paraId="65214FD9" w14:textId="77777777" w:rsidR="00A34C85" w:rsidRPr="00A34C85" w:rsidRDefault="00A34C85">
      <w:pPr>
        <w:pStyle w:val="Prrafodelista"/>
        <w:numPr>
          <w:ilvl w:val="0"/>
          <w:numId w:val="47"/>
        </w:numPr>
        <w:contextualSpacing/>
      </w:pPr>
      <w:r w:rsidRPr="00A34C85">
        <w:t>Estudiar y comprender los diferentes ataques que se pueden producir a las aplicaciones Android mediante el tráfico de red.</w:t>
      </w:r>
    </w:p>
    <w:p w14:paraId="4A0119C3" w14:textId="77777777" w:rsidR="00A34C85" w:rsidRPr="00A34C85" w:rsidRDefault="00A34C85">
      <w:pPr>
        <w:pStyle w:val="Prrafodelista"/>
        <w:numPr>
          <w:ilvl w:val="0"/>
          <w:numId w:val="47"/>
        </w:numPr>
        <w:contextualSpacing/>
      </w:pPr>
      <w:r w:rsidRPr="00A34C85">
        <w:lastRenderedPageBreak/>
        <w:t>Analizar las posibles soluciones ya aplicadas a los ataques producidos.</w:t>
      </w:r>
    </w:p>
    <w:p w14:paraId="27463731" w14:textId="77777777" w:rsidR="00A34C85" w:rsidRPr="00A34C85" w:rsidRDefault="00A34C85">
      <w:pPr>
        <w:pStyle w:val="Prrafodelista"/>
        <w:numPr>
          <w:ilvl w:val="0"/>
          <w:numId w:val="47"/>
        </w:numPr>
        <w:contextualSpacing/>
      </w:pPr>
      <w:r w:rsidRPr="00A34C85">
        <w:t xml:space="preserve">Estudio del </w:t>
      </w:r>
      <w:proofErr w:type="spellStart"/>
      <w:r w:rsidRPr="00A34C85">
        <w:t>Certificate</w:t>
      </w:r>
      <w:proofErr w:type="spellEnd"/>
      <w:r w:rsidRPr="00A34C85">
        <w:t xml:space="preserve"> </w:t>
      </w:r>
      <w:proofErr w:type="spellStart"/>
      <w:r w:rsidRPr="00A34C85">
        <w:t>Pinning</w:t>
      </w:r>
      <w:proofErr w:type="spellEnd"/>
      <w:r w:rsidRPr="00A34C85">
        <w:t>, su funcionamiento e implementación en las diferentes aplicaciones de sistemas Android.</w:t>
      </w:r>
    </w:p>
    <w:p w14:paraId="4BC0151D" w14:textId="77777777" w:rsidR="00A34C85" w:rsidRPr="00A34C85" w:rsidRDefault="00A34C85">
      <w:pPr>
        <w:pStyle w:val="Prrafodelista"/>
        <w:numPr>
          <w:ilvl w:val="0"/>
          <w:numId w:val="47"/>
        </w:numPr>
        <w:contextualSpacing/>
      </w:pPr>
      <w:r w:rsidRPr="00A34C85">
        <w:t>Análisis y estudio de las herramientas más comunes para poder realizar ataques de tráfico en aplicaciones Android.</w:t>
      </w:r>
    </w:p>
    <w:p w14:paraId="22F6C9DC" w14:textId="77777777" w:rsidR="00A34C85" w:rsidRPr="00A34C85" w:rsidRDefault="00A34C85">
      <w:pPr>
        <w:pStyle w:val="Prrafodelista"/>
        <w:numPr>
          <w:ilvl w:val="0"/>
          <w:numId w:val="47"/>
        </w:numPr>
        <w:contextualSpacing/>
      </w:pPr>
      <w:r w:rsidRPr="00A34C85">
        <w:t>Estudio e implantación del entorno de trabajo.</w:t>
      </w:r>
    </w:p>
    <w:p w14:paraId="70AACBF8" w14:textId="77777777" w:rsidR="00A34C85" w:rsidRPr="00A34C85" w:rsidRDefault="00A34C85">
      <w:pPr>
        <w:pStyle w:val="Prrafodelista"/>
        <w:numPr>
          <w:ilvl w:val="0"/>
          <w:numId w:val="47"/>
        </w:numPr>
        <w:contextualSpacing/>
      </w:pPr>
      <w:r w:rsidRPr="00A34C85">
        <w:t xml:space="preserve">Selección y estudio de herramientas que se puedan utilizar para sobrepasar el mecanismo de seguridad </w:t>
      </w:r>
      <w:proofErr w:type="spellStart"/>
      <w:r w:rsidRPr="00A34C85">
        <w:t>Certificate</w:t>
      </w:r>
      <w:proofErr w:type="spellEnd"/>
      <w:r w:rsidRPr="00A34C85">
        <w:t xml:space="preserve"> </w:t>
      </w:r>
      <w:proofErr w:type="spellStart"/>
      <w:r w:rsidRPr="00A34C85">
        <w:t>Pinning</w:t>
      </w:r>
      <w:proofErr w:type="spellEnd"/>
      <w:r w:rsidRPr="00A34C85">
        <w:t xml:space="preserve"> de Android.</w:t>
      </w:r>
    </w:p>
    <w:p w14:paraId="635FDB22" w14:textId="39A51329" w:rsidR="00A34C85" w:rsidRPr="00A34C85" w:rsidRDefault="00A34C85">
      <w:pPr>
        <w:pStyle w:val="Prrafodelista"/>
        <w:numPr>
          <w:ilvl w:val="0"/>
          <w:numId w:val="47"/>
        </w:numPr>
        <w:contextualSpacing/>
      </w:pPr>
      <w:r w:rsidRPr="00A34C85">
        <w:t xml:space="preserve">Analizar diferentes aplicaciones que dispongan de soluciones </w:t>
      </w:r>
      <w:proofErr w:type="spellStart"/>
      <w:r w:rsidRPr="00A34C85">
        <w:t>Certificate</w:t>
      </w:r>
      <w:proofErr w:type="spellEnd"/>
      <w:r w:rsidRPr="00A34C85">
        <w:t xml:space="preserve"> </w:t>
      </w:r>
      <w:proofErr w:type="spellStart"/>
      <w:r w:rsidRPr="00A34C85">
        <w:t>Pinning</w:t>
      </w:r>
      <w:proofErr w:type="spellEnd"/>
      <w:r w:rsidRPr="00A34C85">
        <w:t xml:space="preserve"> mediante técnicas de instrumentación dinámica para conseguir romper esta seguridad y, tratar de encontrar </w:t>
      </w:r>
      <w:del w:id="403" w:author="jm.delalamo@upm.es" w:date="2020-05-15T11:03:00Z">
        <w:r w:rsidRPr="00A34C85" w:rsidDel="00762D48">
          <w:delText xml:space="preserve">de </w:delText>
        </w:r>
      </w:del>
      <w:r w:rsidRPr="00A34C85">
        <w:t>patrones para automatizar los ataques.</w:t>
      </w:r>
    </w:p>
    <w:p w14:paraId="6F6692DF" w14:textId="3A3A3A89" w:rsidR="00A34C85" w:rsidRDefault="00A34C85">
      <w:pPr>
        <w:pStyle w:val="Prrafodelista"/>
        <w:numPr>
          <w:ilvl w:val="0"/>
          <w:numId w:val="47"/>
        </w:numPr>
        <w:contextualSpacing/>
      </w:pPr>
      <w:r w:rsidRPr="00A34C85">
        <w:t xml:space="preserve">Diseño de posibles soluciones para poder sobrepasar el mecanismo de seguridad de las aplicaciones Android basado en el método de </w:t>
      </w:r>
      <w:proofErr w:type="spellStart"/>
      <w:r w:rsidRPr="00A34C85">
        <w:t>Certificate</w:t>
      </w:r>
      <w:proofErr w:type="spellEnd"/>
      <w:r w:rsidRPr="00A34C85">
        <w:t xml:space="preserve"> </w:t>
      </w:r>
      <w:proofErr w:type="spellStart"/>
      <w:r w:rsidRPr="00A34C85">
        <w:t>Pinning</w:t>
      </w:r>
      <w:proofErr w:type="spellEnd"/>
      <w:r w:rsidRPr="00A34C85">
        <w:t>.</w:t>
      </w:r>
    </w:p>
    <w:p w14:paraId="66E45CFA" w14:textId="2F545BF5" w:rsidR="003B3126" w:rsidRPr="00A34C85" w:rsidRDefault="003B3126">
      <w:pPr>
        <w:pStyle w:val="Prrafodelista"/>
        <w:numPr>
          <w:ilvl w:val="0"/>
          <w:numId w:val="47"/>
        </w:numPr>
        <w:contextualSpacing/>
      </w:pPr>
      <w:r>
        <w:t>Pruebas del correcto funcionamiento de los métodos o soluciones implementadas.</w:t>
      </w:r>
    </w:p>
    <w:p w14:paraId="4D1D67F4" w14:textId="3D4C7804" w:rsidR="00A34C85" w:rsidRPr="00A34C85" w:rsidRDefault="00A34C85">
      <w:pPr>
        <w:pStyle w:val="Prrafodelista"/>
        <w:numPr>
          <w:ilvl w:val="0"/>
          <w:numId w:val="47"/>
        </w:numPr>
        <w:contextualSpacing/>
      </w:pPr>
      <w:r w:rsidRPr="00A34C85">
        <w:t xml:space="preserve">Análisis de los resultados obtenidos frente a anteriores propuestas de trabajo sobre </w:t>
      </w:r>
      <w:del w:id="404" w:author="jm.delalamo@upm.es" w:date="2020-05-15T11:02:00Z">
        <w:r w:rsidRPr="00A34C85" w:rsidDel="00762D48">
          <w:delText xml:space="preserve">ataques </w:delText>
        </w:r>
      </w:del>
      <w:ins w:id="405" w:author="jm.delalamo@upm.es" w:date="2020-05-15T11:02:00Z">
        <w:r w:rsidR="00762D48">
          <w:t>audi</w:t>
        </w:r>
      </w:ins>
      <w:ins w:id="406" w:author="jm.delalamo@upm.es" w:date="2020-05-15T11:03:00Z">
        <w:r w:rsidR="00762D48">
          <w:t>toría de tráfico</w:t>
        </w:r>
      </w:ins>
      <w:ins w:id="407" w:author="jm.delalamo@upm.es" w:date="2020-05-15T11:02:00Z">
        <w:r w:rsidR="00762D48" w:rsidRPr="00A34C85">
          <w:t xml:space="preserve"> </w:t>
        </w:r>
      </w:ins>
      <w:r w:rsidRPr="00A34C85">
        <w:t>a las aplicaciones Android.</w:t>
      </w:r>
    </w:p>
    <w:p w14:paraId="430068ED" w14:textId="1CFF0C12" w:rsidR="00825E19" w:rsidRPr="00850C6B" w:rsidRDefault="003B3126">
      <w:pPr>
        <w:pStyle w:val="Prrafodelista"/>
        <w:numPr>
          <w:ilvl w:val="0"/>
          <w:numId w:val="47"/>
        </w:numPr>
        <w:contextualSpacing/>
      </w:pPr>
      <w:r>
        <w:t>Documentación de todo el trabajo realizado.</w:t>
      </w:r>
    </w:p>
    <w:p w14:paraId="352D01D0" w14:textId="74C93640" w:rsidR="008A469B" w:rsidRPr="00850C6B" w:rsidRDefault="008A469B">
      <w:pPr>
        <w:ind w:firstLine="0"/>
        <w:rPr>
          <w:lang w:eastAsia="es-ES"/>
        </w:rPr>
        <w:sectPr w:rsidR="008A469B" w:rsidRPr="00850C6B" w:rsidSect="00C929E0">
          <w:footerReference w:type="default" r:id="rId17"/>
          <w:type w:val="oddPage"/>
          <w:pgSz w:w="11906" w:h="16838"/>
          <w:pgMar w:top="1417" w:right="1701" w:bottom="1417" w:left="1701" w:header="709" w:footer="709" w:gutter="0"/>
          <w:pgNumType w:start="0"/>
          <w:cols w:space="708"/>
          <w:titlePg/>
          <w:docGrid w:linePitch="360"/>
        </w:sectPr>
      </w:pPr>
    </w:p>
    <w:p w14:paraId="39387AE5" w14:textId="3F26934A" w:rsidR="00F424AE" w:rsidRDefault="00F424AE">
      <w:pPr>
        <w:pStyle w:val="Ttulo1"/>
        <w:jc w:val="both"/>
        <w:pPrChange w:id="408" w:author="Andrea del Nido García" w:date="2020-05-11T12:00:00Z">
          <w:pPr>
            <w:pStyle w:val="Ttulo1"/>
          </w:pPr>
        </w:pPrChange>
      </w:pPr>
      <w:bookmarkStart w:id="409" w:name="_Toc37675371"/>
      <w:bookmarkStart w:id="410" w:name="_Toc40202066"/>
      <w:r>
        <w:lastRenderedPageBreak/>
        <w:t>Estado del arte</w:t>
      </w:r>
      <w:bookmarkEnd w:id="409"/>
      <w:bookmarkEnd w:id="410"/>
    </w:p>
    <w:p w14:paraId="0111A26F" w14:textId="3C3AC84A" w:rsidR="00B43190" w:rsidRPr="00850C6B" w:rsidRDefault="00B17766">
      <w:pPr>
        <w:pStyle w:val="Ttulo2"/>
        <w:ind w:left="0" w:firstLine="0"/>
        <w:jc w:val="both"/>
        <w:rPr>
          <w:lang w:eastAsia="es-ES"/>
        </w:rPr>
        <w:pPrChange w:id="411" w:author="Andrea del Nido García" w:date="2020-05-11T12:04:00Z">
          <w:pPr>
            <w:pStyle w:val="Ttulo2"/>
          </w:pPr>
        </w:pPrChange>
      </w:pPr>
      <w:bookmarkStart w:id="412" w:name="_Toc37675372"/>
      <w:bookmarkStart w:id="413" w:name="_Toc40202067"/>
      <w:r>
        <w:rPr>
          <w:lang w:eastAsia="es-ES"/>
        </w:rPr>
        <w:t>Introducción</w:t>
      </w:r>
      <w:bookmarkEnd w:id="412"/>
      <w:bookmarkEnd w:id="413"/>
    </w:p>
    <w:p w14:paraId="7861FF1D" w14:textId="0510320B" w:rsidR="00594930" w:rsidRDefault="00E41426">
      <w:pPr>
        <w:rPr>
          <w:ins w:id="414" w:author="Andrea del Nido García" w:date="2020-05-12T09:52:00Z"/>
        </w:rPr>
      </w:pPr>
      <w:del w:id="415" w:author="Andrea del Nido García" w:date="2020-05-12T09:33:00Z">
        <w:r w:rsidDel="001D0C50">
          <w:delText xml:space="preserve">Las principales referencias en las que se ha basado este trabajo para continuar con la línea en la que se dejaron </w:delText>
        </w:r>
      </w:del>
      <w:ins w:id="416" w:author="Andrea del Nido García" w:date="2020-05-12T09:33:00Z">
        <w:r w:rsidR="001D0C50">
          <w:t>A lo largo de este capítulo</w:t>
        </w:r>
      </w:ins>
      <w:ins w:id="417" w:author="Andrea del Nido García" w:date="2020-05-12T09:34:00Z">
        <w:r w:rsidR="001D0C50">
          <w:t xml:space="preserve"> se explicarán los estudios teóricos que se han llevado a </w:t>
        </w:r>
      </w:ins>
      <w:ins w:id="418" w:author="Andrea del Nido García" w:date="2020-05-12T09:35:00Z">
        <w:r w:rsidR="001D0C50">
          <w:t xml:space="preserve">cabo para poder </w:t>
        </w:r>
      </w:ins>
      <w:ins w:id="419" w:author="Andrea del Nido García" w:date="2020-05-12T09:39:00Z">
        <w:r w:rsidR="001D0C50">
          <w:t xml:space="preserve">desarrollar de forma efectiva el proyecto. </w:t>
        </w:r>
      </w:ins>
      <w:ins w:id="420" w:author="Andrea del Nido García" w:date="2020-05-12T09:50:00Z">
        <w:r w:rsidR="008F60BC">
          <w:t xml:space="preserve">En la primera parte, se </w:t>
        </w:r>
      </w:ins>
      <w:ins w:id="421" w:author="Andrea del Nido García" w:date="2020-05-12T09:51:00Z">
        <w:r w:rsidR="008F60BC">
          <w:t>expondrá el funcionamiento de la estructura de certificados ya que es objeto de estudio para el proyecto</w:t>
        </w:r>
      </w:ins>
      <w:ins w:id="422" w:author="Andrea del Nido García" w:date="2020-05-12T09:52:00Z">
        <w:r w:rsidR="008F60BC">
          <w:t>. Se trata de conseguir romper la fijación de certificados por lo que, se considera necesario ahondar en el concepto de la estructura de los mismos.</w:t>
        </w:r>
      </w:ins>
    </w:p>
    <w:p w14:paraId="595C78E8" w14:textId="5EFC2995" w:rsidR="008F60BC" w:rsidRDefault="008F60BC">
      <w:pPr>
        <w:rPr>
          <w:ins w:id="423" w:author="Andrea del Nido García" w:date="2020-05-12T09:55:00Z"/>
        </w:rPr>
      </w:pPr>
      <w:ins w:id="424" w:author="Andrea del Nido García" w:date="2020-05-12T09:52:00Z">
        <w:r>
          <w:t xml:space="preserve">A continuación, se desarrollará </w:t>
        </w:r>
      </w:ins>
      <w:ins w:id="425" w:author="Andrea del Nido García" w:date="2020-05-12T09:53:00Z">
        <w:r>
          <w:t>la noción de las comun</w:t>
        </w:r>
      </w:ins>
      <w:ins w:id="426" w:author="Andrea del Nido García" w:date="2020-05-12T09:54:00Z">
        <w:r>
          <w:t xml:space="preserve">icaciones seguras, concretamente el estudio se focalizará en la arquitectura TLS/SSL. Es necesario desarrollar estos conceptos </w:t>
        </w:r>
      </w:ins>
      <w:ins w:id="427" w:author="Andrea del Nido García" w:date="2020-05-12T09:55:00Z">
        <w:r w:rsidR="00216F13">
          <w:t>ya que,</w:t>
        </w:r>
        <w:r>
          <w:t xml:space="preserve"> para el trabajo</w:t>
        </w:r>
      </w:ins>
      <w:ins w:id="428" w:author="Andrea del Nido García" w:date="2020-05-12T09:54:00Z">
        <w:r>
          <w:t xml:space="preserve">, será necesario </w:t>
        </w:r>
      </w:ins>
      <w:ins w:id="429" w:author="Andrea del Nido García" w:date="2020-05-12T09:55:00Z">
        <w:r>
          <w:t>evitar estos mecanismos de seguridad</w:t>
        </w:r>
        <w:r w:rsidR="008E238E">
          <w:t xml:space="preserve">. </w:t>
        </w:r>
      </w:ins>
    </w:p>
    <w:p w14:paraId="77D59F37" w14:textId="56B67DBB" w:rsidR="00216F13" w:rsidRDefault="00B928FC">
      <w:pPr>
        <w:rPr>
          <w:ins w:id="430" w:author="Andrea del Nido García" w:date="2020-05-12T10:04:00Z"/>
        </w:rPr>
      </w:pPr>
      <w:ins w:id="431" w:author="Andrea del Nido García" w:date="2020-05-12T09:56:00Z">
        <w:r>
          <w:t xml:space="preserve">Posteriormente, </w:t>
        </w:r>
      </w:ins>
      <w:ins w:id="432" w:author="Andrea del Nido García" w:date="2020-05-12T10:01:00Z">
        <w:r w:rsidR="00CB1CB1">
          <w:t>el estudio de las comunicac</w:t>
        </w:r>
      </w:ins>
      <w:ins w:id="433" w:author="Andrea del Nido García" w:date="2020-05-12T10:02:00Z">
        <w:r w:rsidR="00CB1CB1">
          <w:t xml:space="preserve">iones seguras se centra en el sistema Android, ya que el proyecto se desarrolla sobre </w:t>
        </w:r>
        <w:r w:rsidR="004D4C75" w:rsidRPr="00822143">
          <w:t>éste</w:t>
        </w:r>
        <w:r w:rsidR="004D4C75">
          <w:t>.</w:t>
        </w:r>
        <w:r w:rsidR="00CB1CB1">
          <w:t xml:space="preserve"> </w:t>
        </w:r>
      </w:ins>
      <w:ins w:id="434" w:author="Andrea del Nido García" w:date="2020-05-12T10:03:00Z">
        <w:r w:rsidR="0041143A">
          <w:t xml:space="preserve">Particularmente, se hace especial insistencia en </w:t>
        </w:r>
      </w:ins>
      <w:ins w:id="435" w:author="Andrea del Nido García" w:date="2020-05-12T10:04:00Z">
        <w:r w:rsidR="0041143A">
          <w:t>el mecanismo de fijación de certificados. Se analiza su funcionamiento y cómo se puede implementar en las aplicaciones Android.</w:t>
        </w:r>
      </w:ins>
      <w:ins w:id="436" w:author="Andrea del Nido García" w:date="2020-05-12T10:03:00Z">
        <w:r w:rsidR="0041143A">
          <w:t xml:space="preserve"> </w:t>
        </w:r>
      </w:ins>
    </w:p>
    <w:p w14:paraId="320247BA" w14:textId="397AB022" w:rsidR="00E60FC9" w:rsidDel="00027222" w:rsidRDefault="00E60FC9">
      <w:pPr>
        <w:rPr>
          <w:del w:id="437" w:author="Andrea del Nido García" w:date="2020-05-12T10:08:00Z"/>
        </w:rPr>
      </w:pPr>
      <w:ins w:id="438" w:author="Andrea del Nido García" w:date="2020-05-12T10:04:00Z">
        <w:r>
          <w:t>Consec</w:t>
        </w:r>
      </w:ins>
      <w:ins w:id="439" w:author="Andrea del Nido García" w:date="2020-05-12T10:05:00Z">
        <w:r>
          <w:t xml:space="preserve">utivamente, se comenta cómo se puede conseguir capturar tráfico entre dos sistemas diferentes. </w:t>
        </w:r>
      </w:ins>
      <w:ins w:id="440" w:author="Andrea del Nido García" w:date="2020-05-12T10:07:00Z">
        <w:r w:rsidR="002B2750">
          <w:t>Finalmente</w:t>
        </w:r>
      </w:ins>
      <w:ins w:id="441" w:author="Andrea del Nido García" w:date="2020-05-12T10:05:00Z">
        <w:r w:rsidR="00815A50">
          <w:t xml:space="preserve">, se explica </w:t>
        </w:r>
      </w:ins>
      <w:ins w:id="442" w:author="Andrea del Nido García" w:date="2020-05-12T10:06:00Z">
        <w:r w:rsidR="00815A50">
          <w:t xml:space="preserve">de </w:t>
        </w:r>
      </w:ins>
      <w:ins w:id="443" w:author="Andrea del Nido García" w:date="2020-05-12T12:40:00Z">
        <w:r w:rsidR="009C73F3">
          <w:t>qué</w:t>
        </w:r>
      </w:ins>
      <w:ins w:id="444" w:author="Andrea del Nido García" w:date="2020-05-12T10:06:00Z">
        <w:r w:rsidR="00815A50">
          <w:t xml:space="preserve"> manera se puede analizar las aplicaciones Android, específicamente su código. Se indica cómo se puede obtener un APK y a partir de éste</w:t>
        </w:r>
      </w:ins>
      <w:ins w:id="445" w:author="Andrea del Nido García" w:date="2020-05-12T10:07:00Z">
        <w:r w:rsidR="00815A50">
          <w:t xml:space="preserve">, </w:t>
        </w:r>
      </w:ins>
      <w:ins w:id="446" w:author="Andrea del Nido García" w:date="2020-05-12T10:08:00Z">
        <w:r w:rsidR="00201468">
          <w:t>adquirir</w:t>
        </w:r>
      </w:ins>
      <w:ins w:id="447" w:author="Andrea del Nido García" w:date="2020-05-12T10:07:00Z">
        <w:r w:rsidR="00815A50">
          <w:t xml:space="preserve"> el código de la aplicación y </w:t>
        </w:r>
      </w:ins>
      <w:ins w:id="448" w:author="Andrea del Nido García" w:date="2020-05-12T10:08:00Z">
        <w:r w:rsidR="00C86EC7">
          <w:t>estudiarlo</w:t>
        </w:r>
      </w:ins>
      <w:ins w:id="449" w:author="Andrea del Nido García" w:date="2020-05-12T10:07:00Z">
        <w:r w:rsidR="00815A50">
          <w:t>.</w:t>
        </w:r>
      </w:ins>
    </w:p>
    <w:p w14:paraId="1A6313AD" w14:textId="65F68A05" w:rsidR="00E558E8" w:rsidDel="00027222" w:rsidRDefault="00E558E8">
      <w:pPr>
        <w:rPr>
          <w:del w:id="450" w:author="Andrea del Nido García" w:date="2020-05-12T10:08:00Z"/>
        </w:rPr>
      </w:pPr>
    </w:p>
    <w:p w14:paraId="3E19C82B" w14:textId="77777777" w:rsidR="00E558E8" w:rsidDel="00027222" w:rsidRDefault="00E558E8">
      <w:pPr>
        <w:rPr>
          <w:del w:id="451" w:author="Andrea del Nido García" w:date="2020-05-12T10:08:00Z"/>
        </w:rPr>
      </w:pPr>
    </w:p>
    <w:p w14:paraId="70B4582A" w14:textId="4EDABDA7" w:rsidR="00B23E23" w:rsidDel="00244DD1" w:rsidRDefault="00B23E23">
      <w:pPr>
        <w:ind w:firstLine="0"/>
        <w:rPr>
          <w:del w:id="452" w:author="Andrea del Nido García" w:date="2020-05-12T09:30:00Z"/>
        </w:rPr>
        <w:pPrChange w:id="453" w:author="Andrea del Nido García" w:date="2020-05-12T10:08:00Z">
          <w:pPr/>
        </w:pPrChange>
      </w:pPr>
      <w:del w:id="454" w:author="Andrea del Nido García" w:date="2020-05-12T09:30:00Z">
        <w:r w:rsidRPr="00E558E8" w:rsidDel="00244DD1">
          <w:rPr>
            <w:highlight w:val="yellow"/>
          </w:rPr>
          <w:delText>¿Apartado de seguridad en las comunicaciones?</w:delText>
        </w:r>
      </w:del>
    </w:p>
    <w:p w14:paraId="51DAFF85" w14:textId="598977BE" w:rsidR="00E558E8" w:rsidRDefault="00E558E8" w:rsidP="00807E97"/>
    <w:p w14:paraId="162F3859" w14:textId="30F50D85" w:rsidR="00E558E8" w:rsidRDefault="00E558E8">
      <w:pPr>
        <w:pStyle w:val="Ttulo2"/>
        <w:ind w:left="0" w:firstLine="0"/>
        <w:jc w:val="both"/>
        <w:rPr>
          <w:lang w:eastAsia="es-ES"/>
        </w:rPr>
        <w:pPrChange w:id="455" w:author="Andrea del Nido García" w:date="2020-05-11T12:04:00Z">
          <w:pPr>
            <w:pStyle w:val="Ttulo2"/>
          </w:pPr>
        </w:pPrChange>
      </w:pPr>
      <w:bookmarkStart w:id="456" w:name="_Toc37675373"/>
      <w:del w:id="457" w:author="Andrea del Nido García" w:date="2020-05-12T10:30:00Z">
        <w:r w:rsidDel="00E96DB0">
          <w:rPr>
            <w:lang w:eastAsia="es-ES"/>
          </w:rPr>
          <w:lastRenderedPageBreak/>
          <w:delText>Estructura de certificados</w:delText>
        </w:r>
      </w:del>
      <w:bookmarkStart w:id="458" w:name="_Toc40202068"/>
      <w:bookmarkEnd w:id="456"/>
      <w:ins w:id="459" w:author="Andrea del Nido García" w:date="2020-05-12T10:30:00Z">
        <w:r w:rsidR="00E96DB0">
          <w:rPr>
            <w:lang w:eastAsia="es-ES"/>
          </w:rPr>
          <w:t>Certificados</w:t>
        </w:r>
      </w:ins>
      <w:bookmarkEnd w:id="458"/>
    </w:p>
    <w:p w14:paraId="683DA456" w14:textId="548C5888" w:rsidR="009654E2" w:rsidRDefault="009654E2">
      <w:pPr>
        <w:rPr>
          <w:ins w:id="460" w:author="Andrea del Nido García" w:date="2020-05-12T11:08:00Z"/>
        </w:rPr>
      </w:pPr>
      <w:ins w:id="461" w:author="Andrea del Nido García" w:date="2020-05-12T10:59:00Z">
        <w:r>
          <w:t>Los certificados son mecanismos esenciales para poder garanti</w:t>
        </w:r>
      </w:ins>
      <w:ins w:id="462" w:author="Andrea del Nido García" w:date="2020-05-12T11:00:00Z">
        <w:r>
          <w:t>zar la autenticidad de una entidad</w:t>
        </w:r>
      </w:ins>
      <w:ins w:id="463" w:author="Andrea del Nido García" w:date="2020-05-12T11:04:00Z">
        <w:r>
          <w:t xml:space="preserve"> </w:t>
        </w:r>
      </w:ins>
      <w:ins w:id="464" w:author="Andrea del Nido García" w:date="2020-05-12T11:06:00Z">
        <w:r w:rsidR="00543153">
          <w:t>y,</w:t>
        </w:r>
      </w:ins>
      <w:ins w:id="465" w:author="Andrea del Nido García" w:date="2020-05-12T11:04:00Z">
        <w:r>
          <w:t xml:space="preserve"> además, el no repudio. Los certificados se pueden encontrar </w:t>
        </w:r>
      </w:ins>
      <w:ins w:id="466" w:author="Andrea del Nido García" w:date="2020-05-12T11:05:00Z">
        <w:r>
          <w:t xml:space="preserve">comúnmente en </w:t>
        </w:r>
      </w:ins>
      <w:ins w:id="467" w:author="Andrea del Nido García" w:date="2020-05-12T11:06:00Z">
        <w:r w:rsidR="00543153">
          <w:t>navegadores</w:t>
        </w:r>
      </w:ins>
      <w:ins w:id="468" w:author="Andrea del Nido García" w:date="2020-05-12T11:05:00Z">
        <w:r>
          <w:t xml:space="preserve"> web, pero también se emplean para el acceso a máquinas mediante SSH), de tal forma que</w:t>
        </w:r>
      </w:ins>
      <w:ins w:id="469" w:author="Andrea del Nido García" w:date="2020-05-12T10:59:00Z">
        <w:r>
          <w:t xml:space="preserve"> </w:t>
        </w:r>
      </w:ins>
      <w:ins w:id="470" w:author="Andrea del Nido García" w:date="2020-05-12T11:06:00Z">
        <w:r>
          <w:t>se requiere de un certificado específico para acceder a los recursos, consiguiendo diseñar mecanismos de control de acceso.</w:t>
        </w:r>
      </w:ins>
      <w:ins w:id="471" w:author="Andrea del Nido García" w:date="2020-05-12T11:07:00Z">
        <w:r w:rsidR="00FC2AF3">
          <w:t xml:space="preserve"> </w:t>
        </w:r>
      </w:ins>
    </w:p>
    <w:p w14:paraId="272D44EE" w14:textId="391B6513" w:rsidR="00FC2AF3" w:rsidRDefault="00FC2AF3">
      <w:pPr>
        <w:rPr>
          <w:ins w:id="472" w:author="Andrea del Nido García" w:date="2020-05-12T10:58:00Z"/>
        </w:rPr>
      </w:pPr>
      <w:ins w:id="473" w:author="Andrea del Nido García" w:date="2020-05-12T11:08:00Z">
        <w:r>
          <w:t xml:space="preserve">Los certificados tienen una gran importancia ya que, por </w:t>
        </w:r>
      </w:ins>
      <w:ins w:id="474" w:author="Andrea del Nido García" w:date="2020-05-12T11:09:00Z">
        <w:r>
          <w:t>ejemplo</w:t>
        </w:r>
      </w:ins>
      <w:ins w:id="475" w:author="Andrea del Nido García" w:date="2020-05-12T11:08:00Z">
        <w:r>
          <w:t xml:space="preserve">, en el caso que ocupa este estudio, si nos centramos en el uso de los certificados de las aplicaciones Android; se emplean para poder identificar la aplicación </w:t>
        </w:r>
      </w:ins>
      <w:ins w:id="476" w:author="Andrea del Nido García" w:date="2020-05-12T11:09:00Z">
        <w:r>
          <w:t xml:space="preserve">y el servidor de manera unívoca. Si se utiliza un certificado diferente en la aplicación, éste sería rechazado por el servidor y no se </w:t>
        </w:r>
      </w:ins>
      <w:ins w:id="477" w:author="Andrea del Nido García" w:date="2020-05-12T11:10:00Z">
        <w:r>
          <w:t>terminará</w:t>
        </w:r>
      </w:ins>
      <w:ins w:id="478" w:author="Andrea del Nido García" w:date="2020-05-12T11:09:00Z">
        <w:r>
          <w:t xml:space="preserve"> al instante la comunicación entre ellos. </w:t>
        </w:r>
      </w:ins>
    </w:p>
    <w:p w14:paraId="09C3997B" w14:textId="5A21D220" w:rsidR="00E558E8" w:rsidRDefault="00FC2AF3">
      <w:pPr>
        <w:rPr>
          <w:ins w:id="479" w:author="Andrea del Nido García" w:date="2020-05-12T10:31:00Z"/>
        </w:rPr>
      </w:pPr>
      <w:ins w:id="480" w:author="Andrea del Nido García" w:date="2020-05-12T11:10:00Z">
        <w:r>
          <w:t>A continuación, se indican los distintos t</w:t>
        </w:r>
      </w:ins>
      <w:ins w:id="481" w:author="Andrea del Nido García" w:date="2020-05-12T10:30:00Z">
        <w:r w:rsidR="00E96DB0">
          <w:t>ipos de certificados</w:t>
        </w:r>
      </w:ins>
      <w:ins w:id="482" w:author="Andrea del Nido García" w:date="2020-05-12T10:31:00Z">
        <w:r w:rsidR="003D3A65">
          <w:t>:</w:t>
        </w:r>
      </w:ins>
    </w:p>
    <w:p w14:paraId="3F64650B" w14:textId="0F47E95F" w:rsidR="003D3A65" w:rsidRDefault="003D3A65" w:rsidP="003D3A65">
      <w:pPr>
        <w:pStyle w:val="Prrafodelista"/>
        <w:numPr>
          <w:ilvl w:val="0"/>
          <w:numId w:val="53"/>
        </w:numPr>
        <w:rPr>
          <w:ins w:id="483" w:author="Andrea del Nido García" w:date="2020-05-12T10:32:00Z"/>
        </w:rPr>
      </w:pPr>
      <w:ins w:id="484" w:author="Andrea del Nido García" w:date="2020-05-12T10:32:00Z">
        <w:r w:rsidRPr="00F01C22">
          <w:rPr>
            <w:b/>
            <w:bCs/>
            <w:rPrChange w:id="485" w:author="Andrea del Nido García" w:date="2020-05-12T10:41:00Z">
              <w:rPr/>
            </w:rPrChange>
          </w:rPr>
          <w:t xml:space="preserve">Certificado </w:t>
        </w:r>
        <w:proofErr w:type="spellStart"/>
        <w:r w:rsidRPr="00F01C22">
          <w:rPr>
            <w:b/>
            <w:bCs/>
            <w:rPrChange w:id="486" w:author="Andrea del Nido García" w:date="2020-05-12T10:41:00Z">
              <w:rPr/>
            </w:rPrChange>
          </w:rPr>
          <w:t>autofirmado</w:t>
        </w:r>
      </w:ins>
      <w:proofErr w:type="spellEnd"/>
      <w:ins w:id="487" w:author="Andrea del Nido García" w:date="2020-05-12T10:39:00Z">
        <w:r w:rsidR="00587B62">
          <w:t xml:space="preserve">: se genera por una entidad que no es </w:t>
        </w:r>
      </w:ins>
      <w:ins w:id="488" w:author="Andrea del Nido García" w:date="2020-05-12T10:41:00Z">
        <w:r w:rsidR="00587B62">
          <w:t>una autoridad certificadora. Debido a esto, no se puede utilizar para autenticar la identidad real ya que, no es respaldado por ninguna autoridad.</w:t>
        </w:r>
      </w:ins>
    </w:p>
    <w:p w14:paraId="56A49472" w14:textId="30BF24D8" w:rsidR="003D3A65" w:rsidRPr="006E6FB7" w:rsidRDefault="003D3A65" w:rsidP="003D3A65">
      <w:pPr>
        <w:pStyle w:val="Prrafodelista"/>
        <w:numPr>
          <w:ilvl w:val="0"/>
          <w:numId w:val="53"/>
        </w:numPr>
        <w:rPr>
          <w:ins w:id="489" w:author="Andrea del Nido García" w:date="2020-05-12T10:32:00Z"/>
          <w:b/>
          <w:bCs/>
          <w:rPrChange w:id="490" w:author="Andrea del Nido García" w:date="2020-05-12T10:47:00Z">
            <w:rPr>
              <w:ins w:id="491" w:author="Andrea del Nido García" w:date="2020-05-12T10:32:00Z"/>
            </w:rPr>
          </w:rPrChange>
        </w:rPr>
      </w:pPr>
      <w:ins w:id="492" w:author="Andrea del Nido García" w:date="2020-05-12T10:32:00Z">
        <w:r w:rsidRPr="006E6FB7">
          <w:rPr>
            <w:b/>
            <w:bCs/>
            <w:rPrChange w:id="493" w:author="Andrea del Nido García" w:date="2020-05-12T10:47:00Z">
              <w:rPr/>
            </w:rPrChange>
          </w:rPr>
          <w:t>Certificado raíz</w:t>
        </w:r>
      </w:ins>
      <w:ins w:id="494" w:author="Andrea del Nido García" w:date="2020-05-12T10:47:00Z">
        <w:r w:rsidR="006E6FB7">
          <w:t>: este tipo de certificado es generado por una CA (</w:t>
        </w:r>
        <w:proofErr w:type="spellStart"/>
        <w:r w:rsidR="006E6FB7">
          <w:rPr>
            <w:i/>
            <w:iCs/>
          </w:rPr>
          <w:t>Certific</w:t>
        </w:r>
      </w:ins>
      <w:ins w:id="495" w:author="Andrea del Nido García" w:date="2020-05-12T10:48:00Z">
        <w:r w:rsidR="006E6FB7">
          <w:rPr>
            <w:i/>
            <w:iCs/>
          </w:rPr>
          <w:t>ation</w:t>
        </w:r>
        <w:proofErr w:type="spellEnd"/>
        <w:r w:rsidR="006E6FB7">
          <w:rPr>
            <w:i/>
            <w:iCs/>
          </w:rPr>
          <w:t xml:space="preserve"> </w:t>
        </w:r>
        <w:proofErr w:type="spellStart"/>
        <w:r w:rsidR="006E6FB7">
          <w:rPr>
            <w:i/>
            <w:iCs/>
          </w:rPr>
          <w:t>Authority</w:t>
        </w:r>
      </w:ins>
      <w:proofErr w:type="spellEnd"/>
      <w:ins w:id="496" w:author="Andrea del Nido García" w:date="2020-05-12T10:47:00Z">
        <w:r w:rsidR="006E6FB7">
          <w:t>)</w:t>
        </w:r>
      </w:ins>
      <w:ins w:id="497" w:author="Andrea del Nido García" w:date="2020-05-12T10:48:00Z">
        <w:r w:rsidR="006E6FB7">
          <w:t>, en la cual se puede confiar. A partir de este certificado fiable, se pueden verificar otros certificados y firmarlos</w:t>
        </w:r>
      </w:ins>
      <w:ins w:id="498" w:author="Andrea del Nido García" w:date="2020-05-12T10:49:00Z">
        <w:r w:rsidR="006E6FB7">
          <w:t xml:space="preserve"> para así, validar la identidad.</w:t>
        </w:r>
      </w:ins>
      <w:ins w:id="499" w:author="Andrea del Nido García" w:date="2020-05-12T11:41:00Z">
        <w:r w:rsidR="00882486">
          <w:t xml:space="preserve"> Cabe destacar que los certificados raíz son certificados </w:t>
        </w:r>
        <w:proofErr w:type="spellStart"/>
        <w:r w:rsidR="00882486">
          <w:t>autofirmados</w:t>
        </w:r>
        <w:proofErr w:type="spellEnd"/>
        <w:r w:rsidR="00882486">
          <w:t xml:space="preserve">, ya que </w:t>
        </w:r>
      </w:ins>
      <w:ins w:id="500" w:author="Andrea del Nido García" w:date="2020-05-12T11:42:00Z">
        <w:r w:rsidR="00882486">
          <w:t>dependen directamente de las CA y no hay certificados por encima de ellos.</w:t>
        </w:r>
      </w:ins>
    </w:p>
    <w:p w14:paraId="43501A20" w14:textId="6D1FEA3F" w:rsidR="003D3A65" w:rsidRPr="006E6FB7" w:rsidRDefault="00587B62" w:rsidP="003D3A65">
      <w:pPr>
        <w:pStyle w:val="Prrafodelista"/>
        <w:numPr>
          <w:ilvl w:val="0"/>
          <w:numId w:val="53"/>
        </w:numPr>
        <w:rPr>
          <w:ins w:id="501" w:author="Andrea del Nido García" w:date="2020-05-12T10:35:00Z"/>
          <w:b/>
          <w:bCs/>
          <w:rPrChange w:id="502" w:author="Andrea del Nido García" w:date="2020-05-12T10:47:00Z">
            <w:rPr>
              <w:ins w:id="503" w:author="Andrea del Nido García" w:date="2020-05-12T10:35:00Z"/>
            </w:rPr>
          </w:rPrChange>
        </w:rPr>
      </w:pPr>
      <w:ins w:id="504" w:author="Andrea del Nido García" w:date="2020-05-12T10:35:00Z">
        <w:r w:rsidRPr="006E6FB7">
          <w:rPr>
            <w:b/>
            <w:bCs/>
            <w:rPrChange w:id="505" w:author="Andrea del Nido García" w:date="2020-05-12T10:47:00Z">
              <w:rPr/>
            </w:rPrChange>
          </w:rPr>
          <w:t>Certificado subordinado</w:t>
        </w:r>
      </w:ins>
      <w:ins w:id="506" w:author="Andrea del Nido García" w:date="2020-05-12T10:49:00Z">
        <w:r w:rsidR="002817BF">
          <w:t xml:space="preserve">: </w:t>
        </w:r>
      </w:ins>
      <w:ins w:id="507" w:author="Andrea del Nido García" w:date="2020-05-12T10:55:00Z">
        <w:r w:rsidR="00256155">
          <w:t>son certificados reconocidos por una o más CA</w:t>
        </w:r>
      </w:ins>
      <w:ins w:id="508" w:author="Andrea del Nido García" w:date="2020-05-12T10:56:00Z">
        <w:r w:rsidR="00256155">
          <w:t xml:space="preserve"> </w:t>
        </w:r>
      </w:ins>
      <w:ins w:id="509" w:author="Andrea del Nido García" w:date="2020-05-12T11:26:00Z">
        <w:r w:rsidR="00F67A79">
          <w:t>y,</w:t>
        </w:r>
      </w:ins>
      <w:ins w:id="510" w:author="Andrea del Nido García" w:date="2020-05-12T10:56:00Z">
        <w:r w:rsidR="00256155">
          <w:t xml:space="preserve"> además, son capaces de emitir otros certificados a terceras partes.</w:t>
        </w:r>
      </w:ins>
    </w:p>
    <w:p w14:paraId="6597C104" w14:textId="4AC50E70" w:rsidR="00587B62" w:rsidRDefault="006E6FB7" w:rsidP="003D3A65">
      <w:pPr>
        <w:pStyle w:val="Prrafodelista"/>
        <w:numPr>
          <w:ilvl w:val="0"/>
          <w:numId w:val="53"/>
        </w:numPr>
        <w:rPr>
          <w:ins w:id="511" w:author="Andrea del Nido García" w:date="2020-05-12T10:49:00Z"/>
          <w:b/>
          <w:bCs/>
        </w:rPr>
      </w:pPr>
      <w:ins w:id="512" w:author="Andrea del Nido García" w:date="2020-05-12T10:46:00Z">
        <w:r w:rsidRPr="006E6FB7">
          <w:rPr>
            <w:b/>
            <w:bCs/>
            <w:rPrChange w:id="513" w:author="Andrea del Nido García" w:date="2020-05-12T10:47:00Z">
              <w:rPr/>
            </w:rPrChange>
          </w:rPr>
          <w:t>Certificado externo</w:t>
        </w:r>
      </w:ins>
      <w:ins w:id="514" w:author="Andrea del Nido García" w:date="2020-05-12T10:56:00Z">
        <w:r w:rsidR="006A1DFF">
          <w:t>: este tipo de certificado es reconocido por otro certificado subordinado de una C</w:t>
        </w:r>
      </w:ins>
      <w:ins w:id="515" w:author="Andrea del Nido García" w:date="2020-05-12T10:57:00Z">
        <w:r w:rsidR="006A1DFF">
          <w:t xml:space="preserve">A </w:t>
        </w:r>
      </w:ins>
      <w:ins w:id="516" w:author="Andrea del Nido García" w:date="2020-05-12T10:58:00Z">
        <w:r w:rsidR="005F0187">
          <w:t>y,</w:t>
        </w:r>
      </w:ins>
      <w:ins w:id="517" w:author="Andrea del Nido García" w:date="2020-05-12T10:57:00Z">
        <w:r w:rsidR="006A1DFF">
          <w:t xml:space="preserve"> además, incluye la firma encriptada con la clave privada del poseedor del certificado. Esto es necesario para poder establecer conexiones seguras.</w:t>
        </w:r>
      </w:ins>
    </w:p>
    <w:p w14:paraId="21BC93B3" w14:textId="3EFF0E5D" w:rsidR="002817BF" w:rsidRPr="00984EC6" w:rsidRDefault="002817BF">
      <w:pPr>
        <w:pStyle w:val="Prrafodelista"/>
        <w:numPr>
          <w:ilvl w:val="0"/>
          <w:numId w:val="53"/>
        </w:numPr>
        <w:rPr>
          <w:ins w:id="518" w:author="Andrea del Nido García" w:date="2020-05-16T18:56:00Z"/>
          <w:b/>
          <w:bCs/>
          <w:rPrChange w:id="519" w:author="Andrea del Nido García" w:date="2020-05-16T18:56:00Z">
            <w:rPr>
              <w:ins w:id="520" w:author="Andrea del Nido García" w:date="2020-05-16T18:56:00Z"/>
            </w:rPr>
          </w:rPrChange>
        </w:rPr>
      </w:pPr>
      <w:ins w:id="521" w:author="Andrea del Nido García" w:date="2020-05-12T10:49:00Z">
        <w:r>
          <w:rPr>
            <w:b/>
            <w:bCs/>
          </w:rPr>
          <w:t>Certificado final</w:t>
        </w:r>
        <w:r>
          <w:t>: este certificado hace referencia a aquellos que se ubican en entidades finales, tales como páginas web</w:t>
        </w:r>
      </w:ins>
      <w:ins w:id="522" w:author="Andrea del Nido García" w:date="2020-05-12T10:50:00Z">
        <w:r>
          <w:t xml:space="preserve"> o ciertos dominios de los que ya no cuelgan más certificados.</w:t>
        </w:r>
      </w:ins>
    </w:p>
    <w:p w14:paraId="59D6D8A8" w14:textId="77777777" w:rsidR="00984EC6" w:rsidRPr="00984EC6" w:rsidRDefault="00984EC6" w:rsidP="00984EC6">
      <w:pPr>
        <w:rPr>
          <w:ins w:id="523" w:author="Andrea del Nido García" w:date="2020-05-12T10:30:00Z"/>
          <w:b/>
          <w:bCs/>
          <w:rPrChange w:id="524" w:author="Andrea del Nido García" w:date="2020-05-16T18:56:00Z">
            <w:rPr>
              <w:ins w:id="525" w:author="Andrea del Nido García" w:date="2020-05-12T10:30:00Z"/>
            </w:rPr>
          </w:rPrChange>
        </w:rPr>
        <w:pPrChange w:id="526" w:author="Andrea del Nido García" w:date="2020-05-16T18:56:00Z">
          <w:pPr/>
        </w:pPrChange>
      </w:pPr>
    </w:p>
    <w:p w14:paraId="622187E6" w14:textId="32C3768E" w:rsidR="00E96DB0" w:rsidRDefault="00670EAA">
      <w:pPr>
        <w:rPr>
          <w:ins w:id="527" w:author="Andrea del Nido García" w:date="2020-05-12T11:29:00Z"/>
        </w:rPr>
      </w:pPr>
      <w:ins w:id="528" w:author="Andrea del Nido García" w:date="2020-05-12T11:27:00Z">
        <w:r>
          <w:lastRenderedPageBreak/>
          <w:t>Para poder establecer la confiabilidad entre todos los certificados, se construyen las cadenas de con</w:t>
        </w:r>
      </w:ins>
      <w:ins w:id="529" w:author="Andrea del Nido García" w:date="2020-05-12T11:28:00Z">
        <w:r>
          <w:t xml:space="preserve">fianza. Estas cadenas, establecen las distintas relaciones entre certificados y la jerarquía de los mismos. De esta manera, la cadena comienza con un certificado raíz expedido por una Autoridad de Certificación y </w:t>
        </w:r>
      </w:ins>
      <w:ins w:id="530" w:author="Andrea del Nido García" w:date="2020-05-12T11:50:00Z">
        <w:r w:rsidR="009B4EE6">
          <w:t>ésta</w:t>
        </w:r>
      </w:ins>
      <w:ins w:id="531" w:author="Andrea del Nido García" w:date="2020-05-12T11:28:00Z">
        <w:r>
          <w:t xml:space="preserve"> a su vez</w:t>
        </w:r>
      </w:ins>
      <w:ins w:id="532" w:author="Andrea del Nido García" w:date="2020-05-12T11:50:00Z">
        <w:r w:rsidR="009B4EE6">
          <w:t>,</w:t>
        </w:r>
      </w:ins>
      <w:ins w:id="533" w:author="Andrea del Nido García" w:date="2020-05-12T11:29:00Z">
        <w:r>
          <w:t xml:space="preserve"> valida certificados intermedios hasta llegar al certificado final. En el siguiente diagrama</w:t>
        </w:r>
      </w:ins>
      <w:customXmlInsRangeStart w:id="534" w:author="Andrea del Nido García" w:date="2020-05-12T11:58:00Z"/>
      <w:sdt>
        <w:sdtPr>
          <w:id w:val="490297052"/>
          <w:citation/>
        </w:sdtPr>
        <w:sdtContent>
          <w:customXmlInsRangeEnd w:id="534"/>
          <w:ins w:id="535" w:author="Andrea del Nido García" w:date="2020-05-12T11:58:00Z">
            <w:r w:rsidR="006F30AC">
              <w:fldChar w:fldCharType="begin"/>
            </w:r>
            <w:r w:rsidR="006F30AC">
              <w:instrText xml:space="preserve"> CITATION Wik201 \l 3082 </w:instrText>
            </w:r>
          </w:ins>
          <w:r w:rsidR="006F30AC">
            <w:fldChar w:fldCharType="separate"/>
          </w:r>
          <w:r w:rsidR="004937E5">
            <w:rPr>
              <w:noProof/>
            </w:rPr>
            <w:t xml:space="preserve"> </w:t>
          </w:r>
          <w:r w:rsidR="004937E5" w:rsidRPr="004937E5">
            <w:rPr>
              <w:noProof/>
            </w:rPr>
            <w:t>[7]</w:t>
          </w:r>
          <w:ins w:id="536" w:author="Andrea del Nido García" w:date="2020-05-12T11:58:00Z">
            <w:r w:rsidR="006F30AC">
              <w:fldChar w:fldCharType="end"/>
            </w:r>
          </w:ins>
          <w:customXmlInsRangeStart w:id="537" w:author="Andrea del Nido García" w:date="2020-05-12T11:58:00Z"/>
        </w:sdtContent>
      </w:sdt>
      <w:customXmlInsRangeEnd w:id="537"/>
      <w:ins w:id="538" w:author="Andrea del Nido García" w:date="2020-05-12T11:29:00Z">
        <w:r>
          <w:t xml:space="preserve"> se muestra dicha estructura.</w:t>
        </w:r>
      </w:ins>
    </w:p>
    <w:p w14:paraId="523265C4" w14:textId="636D07C1" w:rsidR="00670EAA" w:rsidRDefault="00B54E2F">
      <w:pPr>
        <w:rPr>
          <w:ins w:id="539" w:author="Andrea del Nido García" w:date="2020-05-12T11:46:00Z"/>
        </w:rPr>
      </w:pPr>
      <w:ins w:id="540" w:author="Andrea del Nido García" w:date="2020-05-12T12:04:00Z">
        <w:r>
          <w:rPr>
            <w:noProof/>
          </w:rPr>
          <mc:AlternateContent>
            <mc:Choice Requires="wps">
              <w:drawing>
                <wp:anchor distT="0" distB="0" distL="114300" distR="114300" simplePos="0" relativeHeight="251840512" behindDoc="0" locked="0" layoutInCell="1" allowOverlap="1" wp14:anchorId="73A402C6" wp14:editId="608666C1">
                  <wp:simplePos x="0" y="0"/>
                  <wp:positionH relativeFrom="margin">
                    <wp:posOffset>5095875</wp:posOffset>
                  </wp:positionH>
                  <wp:positionV relativeFrom="paragraph">
                    <wp:posOffset>2437130</wp:posOffset>
                  </wp:positionV>
                  <wp:extent cx="962025" cy="409575"/>
                  <wp:effectExtent l="0" t="0" r="0" b="0"/>
                  <wp:wrapNone/>
                  <wp:docPr id="127" name="Cuadro de texto 127"/>
                  <wp:cNvGraphicFramePr/>
                  <a:graphic xmlns:a="http://schemas.openxmlformats.org/drawingml/2006/main">
                    <a:graphicData uri="http://schemas.microsoft.com/office/word/2010/wordprocessingShape">
                      <wps:wsp>
                        <wps:cNvSpPr txBox="1"/>
                        <wps:spPr>
                          <a:xfrm>
                            <a:off x="0" y="0"/>
                            <a:ext cx="962025" cy="409575"/>
                          </a:xfrm>
                          <a:prstGeom prst="rect">
                            <a:avLst/>
                          </a:prstGeom>
                          <a:noFill/>
                          <a:ln w="6350">
                            <a:noFill/>
                          </a:ln>
                        </wps:spPr>
                        <wps:txbx>
                          <w:txbxContent>
                            <w:p w14:paraId="7EF15B2F" w14:textId="2513823B" w:rsidR="007D13AF" w:rsidRPr="003D04EB" w:rsidRDefault="007D13AF">
                              <w:pPr>
                                <w:spacing w:line="240" w:lineRule="auto"/>
                                <w:ind w:firstLine="0"/>
                                <w:jc w:val="center"/>
                                <w:rPr>
                                  <w:sz w:val="20"/>
                                  <w:szCs w:val="20"/>
                                  <w:rPrChange w:id="541" w:author="Andrea del Nido García" w:date="2020-05-12T12:03:00Z">
                                    <w:rPr/>
                                  </w:rPrChange>
                                </w:rPr>
                                <w:pPrChange w:id="542" w:author="Andrea del Nido García" w:date="2020-05-12T11:53:00Z">
                                  <w:pPr/>
                                </w:pPrChange>
                              </w:pPr>
                              <w:ins w:id="543" w:author="Andrea del Nido García" w:date="2020-05-12T12:04:00Z">
                                <w:r>
                                  <w:rPr>
                                    <w:sz w:val="20"/>
                                    <w:szCs w:val="20"/>
                                  </w:rPr>
                                  <w:t>No</w:t>
                                </w:r>
                              </w:ins>
                              <w:ins w:id="544" w:author="Andrea del Nido García" w:date="2020-05-12T12:05:00Z">
                                <w:r>
                                  <w:rPr>
                                    <w:sz w:val="20"/>
                                    <w:szCs w:val="20"/>
                                  </w:rPr>
                                  <w:t>mbre emisor (CA)</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A402C6" id="_x0000_t202" coordsize="21600,21600" o:spt="202" path="m,l,21600r21600,l21600,xe">
                  <v:stroke joinstyle="miter"/>
                  <v:path gradientshapeok="t" o:connecttype="rect"/>
                </v:shapetype>
                <v:shape id="Cuadro de texto 127" o:spid="_x0000_s1026" type="#_x0000_t202" style="position:absolute;left:0;text-align:left;margin-left:401.25pt;margin-top:191.9pt;width:75.75pt;height:32.25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" filled="f" stroked="f" strokeweight=".5pt">
                  <v:textbox>
                    <w:txbxContent>
                      <w:p w14:paraId="7EF15B2F" w14:textId="2513823B" w:rsidR="007D13AF" w:rsidRPr="003D04EB" w:rsidRDefault="007D13AF">
                        <w:pPr>
                          <w:spacing w:line="240" w:lineRule="auto"/>
                          <w:ind w:firstLine="0"/>
                          <w:jc w:val="center"/>
                          <w:rPr>
                            <w:sz w:val="20"/>
                            <w:szCs w:val="20"/>
                            <w:rPrChange w:id="545" w:author="Andrea del Nido García" w:date="2020-05-12T12:03:00Z">
                              <w:rPr/>
                            </w:rPrChange>
                          </w:rPr>
                          <w:pPrChange w:id="546" w:author="Andrea del Nido García" w:date="2020-05-12T11:53:00Z">
                            <w:pPr/>
                          </w:pPrChange>
                        </w:pPr>
                        <w:ins w:id="547" w:author="Andrea del Nido García" w:date="2020-05-12T12:04:00Z">
                          <w:r>
                            <w:rPr>
                              <w:sz w:val="20"/>
                              <w:szCs w:val="20"/>
                            </w:rPr>
                            <w:t>No</w:t>
                          </w:r>
                        </w:ins>
                        <w:ins w:id="548" w:author="Andrea del Nido García" w:date="2020-05-12T12:05:00Z">
                          <w:r>
                            <w:rPr>
                              <w:sz w:val="20"/>
                              <w:szCs w:val="20"/>
                            </w:rPr>
                            <w:t>mbre emisor (CA)</w:t>
                          </w:r>
                        </w:ins>
                      </w:p>
                    </w:txbxContent>
                  </v:textbox>
                  <w10:wrap anchorx="margin"/>
                </v:shape>
              </w:pict>
            </mc:Fallback>
          </mc:AlternateContent>
        </w:r>
      </w:ins>
      <w:ins w:id="549" w:author="Andrea del Nido García" w:date="2020-05-12T11:53:00Z">
        <w:r>
          <w:rPr>
            <w:noProof/>
          </w:rPr>
          <mc:AlternateContent>
            <mc:Choice Requires="wps">
              <w:drawing>
                <wp:anchor distT="0" distB="0" distL="114300" distR="114300" simplePos="0" relativeHeight="251823104" behindDoc="0" locked="0" layoutInCell="1" allowOverlap="1" wp14:anchorId="3CEA8E1B" wp14:editId="657F100C">
                  <wp:simplePos x="0" y="0"/>
                  <wp:positionH relativeFrom="column">
                    <wp:posOffset>1996440</wp:posOffset>
                  </wp:positionH>
                  <wp:positionV relativeFrom="paragraph">
                    <wp:posOffset>2065655</wp:posOffset>
                  </wp:positionV>
                  <wp:extent cx="1733550" cy="238125"/>
                  <wp:effectExtent l="0" t="0" r="0" b="9525"/>
                  <wp:wrapNone/>
                  <wp:docPr id="115" name="Cuadro de texto 115"/>
                  <wp:cNvGraphicFramePr/>
                  <a:graphic xmlns:a="http://schemas.openxmlformats.org/drawingml/2006/main">
                    <a:graphicData uri="http://schemas.microsoft.com/office/word/2010/wordprocessingShape">
                      <wps:wsp>
                        <wps:cNvSpPr txBox="1"/>
                        <wps:spPr>
                          <a:xfrm>
                            <a:off x="0" y="0"/>
                            <a:ext cx="1733550" cy="238125"/>
                          </a:xfrm>
                          <a:prstGeom prst="rect">
                            <a:avLst/>
                          </a:prstGeom>
                          <a:solidFill>
                            <a:schemeClr val="lt1"/>
                          </a:solidFill>
                          <a:ln w="6350">
                            <a:noFill/>
                          </a:ln>
                        </wps:spPr>
                        <wps:txbx>
                          <w:txbxContent>
                            <w:p w14:paraId="2B5B810B" w14:textId="51088B8B" w:rsidR="007D13AF" w:rsidRPr="00C22FE7" w:rsidRDefault="007D13AF">
                              <w:pPr>
                                <w:spacing w:line="240" w:lineRule="auto"/>
                                <w:ind w:firstLine="0"/>
                                <w:jc w:val="center"/>
                                <w:rPr>
                                  <w:b/>
                                  <w:bCs/>
                                  <w:rPrChange w:id="550" w:author="Andrea del Nido García" w:date="2020-05-12T12:30:00Z">
                                    <w:rPr/>
                                  </w:rPrChange>
                                </w:rPr>
                                <w:pPrChange w:id="551" w:author="Andrea del Nido García" w:date="2020-05-12T11:53:00Z">
                                  <w:pPr/>
                                </w:pPrChange>
                              </w:pPr>
                              <w:ins w:id="552" w:author="Andrea del Nido García" w:date="2020-05-12T11:52:00Z">
                                <w:r w:rsidRPr="00C22FE7">
                                  <w:rPr>
                                    <w:b/>
                                    <w:bCs/>
                                    <w:rPrChange w:id="553" w:author="Andrea del Nido García" w:date="2020-05-12T12:30:00Z">
                                      <w:rPr/>
                                    </w:rPrChange>
                                  </w:rPr>
                                  <w:t>Certificado</w:t>
                                </w:r>
                              </w:ins>
                              <w:ins w:id="554" w:author="Andrea del Nido García" w:date="2020-05-12T11:53:00Z">
                                <w:r w:rsidRPr="00C22FE7">
                                  <w:rPr>
                                    <w:b/>
                                    <w:bCs/>
                                    <w:rPrChange w:id="555" w:author="Andrea del Nido García" w:date="2020-05-12T12:30:00Z">
                                      <w:rPr/>
                                    </w:rPrChange>
                                  </w:rPr>
                                  <w:t xml:space="preserve"> </w:t>
                                </w:r>
                              </w:ins>
                              <w:ins w:id="556" w:author="Andrea del Nido García" w:date="2020-05-12T11:54:00Z">
                                <w:r w:rsidRPr="00C22FE7">
                                  <w:rPr>
                                    <w:b/>
                                    <w:bCs/>
                                    <w:rPrChange w:id="557" w:author="Andrea del Nido García" w:date="2020-05-12T12:30:00Z">
                                      <w:rPr/>
                                    </w:rPrChange>
                                  </w:rPr>
                                  <w:t>Intermedio</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EA8E1B" id="Cuadro de texto 115" o:spid="_x0000_s1027" type="#_x0000_t202" style="position:absolute;left:0;text-align:left;margin-left:157.2pt;margin-top:162.65pt;width:136.5pt;height:18.7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" fillcolor="white [3201]" stroked="f" strokeweight=".5pt">
                  <v:textbox>
                    <w:txbxContent>
                      <w:p w14:paraId="2B5B810B" w14:textId="51088B8B" w:rsidR="007D13AF" w:rsidRPr="00C22FE7" w:rsidRDefault="007D13AF">
                        <w:pPr>
                          <w:spacing w:line="240" w:lineRule="auto"/>
                          <w:ind w:firstLine="0"/>
                          <w:jc w:val="center"/>
                          <w:rPr>
                            <w:b/>
                            <w:bCs/>
                            <w:rPrChange w:id="558" w:author="Andrea del Nido García" w:date="2020-05-12T12:30:00Z">
                              <w:rPr/>
                            </w:rPrChange>
                          </w:rPr>
                          <w:pPrChange w:id="559" w:author="Andrea del Nido García" w:date="2020-05-12T11:53:00Z">
                            <w:pPr/>
                          </w:pPrChange>
                        </w:pPr>
                        <w:ins w:id="560" w:author="Andrea del Nido García" w:date="2020-05-12T11:52:00Z">
                          <w:r w:rsidRPr="00C22FE7">
                            <w:rPr>
                              <w:b/>
                              <w:bCs/>
                              <w:rPrChange w:id="561" w:author="Andrea del Nido García" w:date="2020-05-12T12:30:00Z">
                                <w:rPr/>
                              </w:rPrChange>
                            </w:rPr>
                            <w:t>Certificado</w:t>
                          </w:r>
                        </w:ins>
                        <w:ins w:id="562" w:author="Andrea del Nido García" w:date="2020-05-12T11:53:00Z">
                          <w:r w:rsidRPr="00C22FE7">
                            <w:rPr>
                              <w:b/>
                              <w:bCs/>
                              <w:rPrChange w:id="563" w:author="Andrea del Nido García" w:date="2020-05-12T12:30:00Z">
                                <w:rPr/>
                              </w:rPrChange>
                            </w:rPr>
                            <w:t xml:space="preserve"> </w:t>
                          </w:r>
                        </w:ins>
                        <w:ins w:id="564" w:author="Andrea del Nido García" w:date="2020-05-12T11:54:00Z">
                          <w:r w:rsidRPr="00C22FE7">
                            <w:rPr>
                              <w:b/>
                              <w:bCs/>
                              <w:rPrChange w:id="565" w:author="Andrea del Nido García" w:date="2020-05-12T12:30:00Z">
                                <w:rPr/>
                              </w:rPrChange>
                            </w:rPr>
                            <w:t>Intermedio</w:t>
                          </w:r>
                        </w:ins>
                      </w:p>
                    </w:txbxContent>
                  </v:textbox>
                </v:shape>
              </w:pict>
            </mc:Fallback>
          </mc:AlternateContent>
        </w:r>
      </w:ins>
      <w:ins w:id="566" w:author="Andrea del Nido García" w:date="2020-05-12T12:05:00Z">
        <w:r>
          <w:rPr>
            <w:noProof/>
          </w:rPr>
          <mc:AlternateContent>
            <mc:Choice Requires="wps">
              <w:drawing>
                <wp:anchor distT="0" distB="0" distL="114300" distR="114300" simplePos="0" relativeHeight="251842560" behindDoc="0" locked="0" layoutInCell="1" allowOverlap="1" wp14:anchorId="53837332" wp14:editId="12306428">
                  <wp:simplePos x="0" y="0"/>
                  <wp:positionH relativeFrom="margin">
                    <wp:posOffset>5120640</wp:posOffset>
                  </wp:positionH>
                  <wp:positionV relativeFrom="paragraph">
                    <wp:posOffset>2789555</wp:posOffset>
                  </wp:positionV>
                  <wp:extent cx="962025" cy="247650"/>
                  <wp:effectExtent l="0" t="0" r="0" b="0"/>
                  <wp:wrapNone/>
                  <wp:docPr id="128" name="Cuadro de texto 128"/>
                  <wp:cNvGraphicFramePr/>
                  <a:graphic xmlns:a="http://schemas.openxmlformats.org/drawingml/2006/main">
                    <a:graphicData uri="http://schemas.microsoft.com/office/word/2010/wordprocessingShape">
                      <wps:wsp>
                        <wps:cNvSpPr txBox="1"/>
                        <wps:spPr>
                          <a:xfrm>
                            <a:off x="0" y="0"/>
                            <a:ext cx="962025" cy="247650"/>
                          </a:xfrm>
                          <a:prstGeom prst="rect">
                            <a:avLst/>
                          </a:prstGeom>
                          <a:noFill/>
                          <a:ln w="6350">
                            <a:noFill/>
                          </a:ln>
                        </wps:spPr>
                        <wps:txbx>
                          <w:txbxContent>
                            <w:p w14:paraId="0CFBD976" w14:textId="66A92CED" w:rsidR="007D13AF" w:rsidRPr="003D04EB" w:rsidRDefault="007D13AF">
                              <w:pPr>
                                <w:spacing w:line="240" w:lineRule="auto"/>
                                <w:ind w:firstLine="0"/>
                                <w:jc w:val="center"/>
                                <w:rPr>
                                  <w:sz w:val="20"/>
                                  <w:szCs w:val="20"/>
                                  <w:rPrChange w:id="567" w:author="Andrea del Nido García" w:date="2020-05-12T12:03:00Z">
                                    <w:rPr/>
                                  </w:rPrChange>
                                </w:rPr>
                                <w:pPrChange w:id="568" w:author="Andrea del Nido García" w:date="2020-05-12T11:53:00Z">
                                  <w:pPr/>
                                </w:pPrChange>
                              </w:pPr>
                              <w:ins w:id="569" w:author="Andrea del Nido García" w:date="2020-05-12T12:05:00Z">
                                <w:r>
                                  <w:rPr>
                                    <w:sz w:val="20"/>
                                    <w:szCs w:val="20"/>
                                  </w:rPr>
                                  <w:t>Firma emisor</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837332" id="Cuadro de texto 128" o:spid="_x0000_s1028" type="#_x0000_t202" style="position:absolute;left:0;text-align:left;margin-left:403.2pt;margin-top:219.65pt;width:75.75pt;height:19.5pt;z-index:251842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" filled="f" stroked="f" strokeweight=".5pt">
                  <v:textbox>
                    <w:txbxContent>
                      <w:p w14:paraId="0CFBD976" w14:textId="66A92CED" w:rsidR="007D13AF" w:rsidRPr="003D04EB" w:rsidRDefault="007D13AF">
                        <w:pPr>
                          <w:spacing w:line="240" w:lineRule="auto"/>
                          <w:ind w:firstLine="0"/>
                          <w:jc w:val="center"/>
                          <w:rPr>
                            <w:sz w:val="20"/>
                            <w:szCs w:val="20"/>
                            <w:rPrChange w:id="570" w:author="Andrea del Nido García" w:date="2020-05-12T12:03:00Z">
                              <w:rPr/>
                            </w:rPrChange>
                          </w:rPr>
                          <w:pPrChange w:id="571" w:author="Andrea del Nido García" w:date="2020-05-12T11:53:00Z">
                            <w:pPr/>
                          </w:pPrChange>
                        </w:pPr>
                        <w:ins w:id="572" w:author="Andrea del Nido García" w:date="2020-05-12T12:05:00Z">
                          <w:r>
                            <w:rPr>
                              <w:sz w:val="20"/>
                              <w:szCs w:val="20"/>
                            </w:rPr>
                            <w:t>Firma emisor</w:t>
                          </w:r>
                        </w:ins>
                      </w:p>
                    </w:txbxContent>
                  </v:textbox>
                  <w10:wrap anchorx="margin"/>
                </v:shape>
              </w:pict>
            </mc:Fallback>
          </mc:AlternateContent>
        </w:r>
      </w:ins>
      <w:ins w:id="573" w:author="Andrea del Nido García" w:date="2020-05-12T12:03:00Z">
        <w:r>
          <w:rPr>
            <w:noProof/>
          </w:rPr>
          <mc:AlternateContent>
            <mc:Choice Requires="wps">
              <w:drawing>
                <wp:anchor distT="0" distB="0" distL="114300" distR="114300" simplePos="0" relativeHeight="251838464" behindDoc="0" locked="0" layoutInCell="1" allowOverlap="1" wp14:anchorId="43D341D8" wp14:editId="71603078">
                  <wp:simplePos x="0" y="0"/>
                  <wp:positionH relativeFrom="margin">
                    <wp:posOffset>5120640</wp:posOffset>
                  </wp:positionH>
                  <wp:positionV relativeFrom="paragraph">
                    <wp:posOffset>2027555</wp:posOffset>
                  </wp:positionV>
                  <wp:extent cx="962025" cy="409575"/>
                  <wp:effectExtent l="0" t="0" r="0" b="0"/>
                  <wp:wrapNone/>
                  <wp:docPr id="126" name="Cuadro de texto 126"/>
                  <wp:cNvGraphicFramePr/>
                  <a:graphic xmlns:a="http://schemas.openxmlformats.org/drawingml/2006/main">
                    <a:graphicData uri="http://schemas.microsoft.com/office/word/2010/wordprocessingShape">
                      <wps:wsp>
                        <wps:cNvSpPr txBox="1"/>
                        <wps:spPr>
                          <a:xfrm>
                            <a:off x="0" y="0"/>
                            <a:ext cx="962025" cy="409575"/>
                          </a:xfrm>
                          <a:prstGeom prst="rect">
                            <a:avLst/>
                          </a:prstGeom>
                          <a:noFill/>
                          <a:ln w="6350">
                            <a:noFill/>
                          </a:ln>
                        </wps:spPr>
                        <wps:txbx>
                          <w:txbxContent>
                            <w:p w14:paraId="30B7C5DF" w14:textId="247506E7" w:rsidR="007D13AF" w:rsidRPr="003D04EB" w:rsidRDefault="007D13AF">
                              <w:pPr>
                                <w:spacing w:line="240" w:lineRule="auto"/>
                                <w:ind w:firstLine="0"/>
                                <w:jc w:val="center"/>
                                <w:rPr>
                                  <w:sz w:val="20"/>
                                  <w:szCs w:val="20"/>
                                  <w:rPrChange w:id="574" w:author="Andrea del Nido García" w:date="2020-05-12T12:03:00Z">
                                    <w:rPr/>
                                  </w:rPrChange>
                                </w:rPr>
                                <w:pPrChange w:id="575" w:author="Andrea del Nido García" w:date="2020-05-12T11:53:00Z">
                                  <w:pPr/>
                                </w:pPrChange>
                              </w:pPr>
                              <w:ins w:id="576" w:author="Andrea del Nido García" w:date="2020-05-12T12:03:00Z">
                                <w:r w:rsidRPr="003D04EB">
                                  <w:rPr>
                                    <w:sz w:val="20"/>
                                    <w:szCs w:val="20"/>
                                    <w:rPrChange w:id="577" w:author="Andrea del Nido García" w:date="2020-05-12T12:03:00Z">
                                      <w:rPr/>
                                    </w:rPrChange>
                                  </w:rPr>
                                  <w:t>Clave pública</w:t>
                                </w:r>
                                <w:r w:rsidRPr="00807E97">
                                  <w:rPr>
                                    <w:sz w:val="20"/>
                                    <w:szCs w:val="20"/>
                                  </w:rPr>
                                  <w:t xml:space="preserve"> propietario</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D341D8" id="Cuadro de texto 126" o:spid="_x0000_s1029" type="#_x0000_t202" style="position:absolute;left:0;text-align:left;margin-left:403.2pt;margin-top:159.65pt;width:75.75pt;height:32.25pt;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" filled="f" stroked="f" strokeweight=".5pt">
                  <v:textbox>
                    <w:txbxContent>
                      <w:p w14:paraId="30B7C5DF" w14:textId="247506E7" w:rsidR="007D13AF" w:rsidRPr="003D04EB" w:rsidRDefault="007D13AF">
                        <w:pPr>
                          <w:spacing w:line="240" w:lineRule="auto"/>
                          <w:ind w:firstLine="0"/>
                          <w:jc w:val="center"/>
                          <w:rPr>
                            <w:sz w:val="20"/>
                            <w:szCs w:val="20"/>
                            <w:rPrChange w:id="578" w:author="Andrea del Nido García" w:date="2020-05-12T12:03:00Z">
                              <w:rPr/>
                            </w:rPrChange>
                          </w:rPr>
                          <w:pPrChange w:id="579" w:author="Andrea del Nido García" w:date="2020-05-12T11:53:00Z">
                            <w:pPr/>
                          </w:pPrChange>
                        </w:pPr>
                        <w:ins w:id="580" w:author="Andrea del Nido García" w:date="2020-05-12T12:03:00Z">
                          <w:r w:rsidRPr="003D04EB">
                            <w:rPr>
                              <w:sz w:val="20"/>
                              <w:szCs w:val="20"/>
                              <w:rPrChange w:id="581" w:author="Andrea del Nido García" w:date="2020-05-12T12:03:00Z">
                                <w:rPr/>
                              </w:rPrChange>
                            </w:rPr>
                            <w:t>Clave pública</w:t>
                          </w:r>
                          <w:r w:rsidRPr="00807E97">
                            <w:rPr>
                              <w:sz w:val="20"/>
                              <w:szCs w:val="20"/>
                            </w:rPr>
                            <w:t xml:space="preserve"> propietario</w:t>
                          </w:r>
                        </w:ins>
                      </w:p>
                    </w:txbxContent>
                  </v:textbox>
                  <w10:wrap anchorx="margin"/>
                </v:shape>
              </w:pict>
            </mc:Fallback>
          </mc:AlternateContent>
        </w:r>
      </w:ins>
      <w:ins w:id="582" w:author="Andrea del Nido García" w:date="2020-05-12T11:59:00Z">
        <w:r>
          <w:rPr>
            <w:noProof/>
          </w:rPr>
          <mc:AlternateContent>
            <mc:Choice Requires="wps">
              <w:drawing>
                <wp:anchor distT="0" distB="0" distL="114300" distR="114300" simplePos="0" relativeHeight="251829248" behindDoc="0" locked="0" layoutInCell="1" allowOverlap="1" wp14:anchorId="629D71A7" wp14:editId="30135993">
                  <wp:simplePos x="0" y="0"/>
                  <wp:positionH relativeFrom="column">
                    <wp:posOffset>5139690</wp:posOffset>
                  </wp:positionH>
                  <wp:positionV relativeFrom="paragraph">
                    <wp:posOffset>1722755</wp:posOffset>
                  </wp:positionV>
                  <wp:extent cx="895350" cy="1314450"/>
                  <wp:effectExtent l="0" t="0" r="19050" b="19050"/>
                  <wp:wrapNone/>
                  <wp:docPr id="120" name="Rectángulo 120"/>
                  <wp:cNvGraphicFramePr/>
                  <a:graphic xmlns:a="http://schemas.openxmlformats.org/drawingml/2006/main">
                    <a:graphicData uri="http://schemas.microsoft.com/office/word/2010/wordprocessingShape">
                      <wps:wsp>
                        <wps:cNvSpPr/>
                        <wps:spPr>
                          <a:xfrm>
                            <a:off x="0" y="0"/>
                            <a:ext cx="895350" cy="1314450"/>
                          </a:xfrm>
                          <a:prstGeom prst="rect">
                            <a:avLst/>
                          </a:prstGeom>
                          <a:solidFill>
                            <a:schemeClr val="tx1">
                              <a:lumMod val="50000"/>
                              <a:lumOff val="50000"/>
                            </a:schemeClr>
                          </a:solid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FDF5FD" id="Rectángulo 120" o:spid="_x0000_s1026" style="position:absolute;margin-left:404.7pt;margin-top:135.65pt;width:70.5pt;height:103.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" fillcolor="gray [1629]" strokecolor="#272727 [2749]" strokeweight="1pt"/>
              </w:pict>
            </mc:Fallback>
          </mc:AlternateContent>
        </w:r>
      </w:ins>
      <w:ins w:id="583" w:author="Andrea del Nido García" w:date="2020-05-12T11:46:00Z">
        <w:r>
          <w:rPr>
            <w:noProof/>
          </w:rPr>
          <w:drawing>
            <wp:anchor distT="0" distB="0" distL="114300" distR="114300" simplePos="0" relativeHeight="251811840" behindDoc="1" locked="0" layoutInCell="1" allowOverlap="1" wp14:anchorId="096CDC02" wp14:editId="58F7A8CB">
              <wp:simplePos x="0" y="0"/>
              <wp:positionH relativeFrom="margin">
                <wp:posOffset>3930015</wp:posOffset>
              </wp:positionH>
              <wp:positionV relativeFrom="paragraph">
                <wp:posOffset>1893570</wp:posOffset>
              </wp:positionV>
              <wp:extent cx="1019175" cy="1019175"/>
              <wp:effectExtent l="0" t="0" r="0" b="9525"/>
              <wp:wrapNone/>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19175" cy="1019175"/>
                      </a:xfrm>
                      <a:prstGeom prst="rect">
                        <a:avLst/>
                      </a:prstGeom>
                      <a:noFill/>
                      <a:ln>
                        <a:noFill/>
                      </a:ln>
                    </pic:spPr>
                  </pic:pic>
                </a:graphicData>
              </a:graphic>
              <wp14:sizeRelH relativeFrom="margin">
                <wp14:pctWidth>0</wp14:pctWidth>
              </wp14:sizeRelH>
              <wp14:sizeRelV relativeFrom="margin">
                <wp14:pctHeight>0</wp14:pctHeight>
              </wp14:sizeRelV>
            </wp:anchor>
          </w:drawing>
        </w:r>
      </w:ins>
      <w:ins w:id="584" w:author="Andrea del Nido García" w:date="2020-05-12T12:08:00Z">
        <w:r>
          <w:rPr>
            <w:noProof/>
          </w:rPr>
          <mc:AlternateContent>
            <mc:Choice Requires="wps">
              <w:drawing>
                <wp:anchor distT="0" distB="0" distL="114300" distR="114300" simplePos="0" relativeHeight="251843584" behindDoc="0" locked="0" layoutInCell="1" allowOverlap="1" wp14:anchorId="77D8B6D4" wp14:editId="69E6DEA1">
                  <wp:simplePos x="0" y="0"/>
                  <wp:positionH relativeFrom="column">
                    <wp:posOffset>4787265</wp:posOffset>
                  </wp:positionH>
                  <wp:positionV relativeFrom="paragraph">
                    <wp:posOffset>1732280</wp:posOffset>
                  </wp:positionV>
                  <wp:extent cx="352425" cy="180975"/>
                  <wp:effectExtent l="19050" t="19050" r="28575" b="28575"/>
                  <wp:wrapNone/>
                  <wp:docPr id="130" name="Conector recto 130"/>
                  <wp:cNvGraphicFramePr/>
                  <a:graphic xmlns:a="http://schemas.openxmlformats.org/drawingml/2006/main">
                    <a:graphicData uri="http://schemas.microsoft.com/office/word/2010/wordprocessingShape">
                      <wps:wsp>
                        <wps:cNvCnPr/>
                        <wps:spPr>
                          <a:xfrm flipV="1">
                            <a:off x="0" y="0"/>
                            <a:ext cx="352425" cy="180975"/>
                          </a:xfrm>
                          <a:prstGeom prst="line">
                            <a:avLst/>
                          </a:prstGeom>
                          <a:ln w="38100">
                            <a:solidFill>
                              <a:schemeClr val="tx2"/>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974534" id="Conector recto 130" o:spid="_x0000_s1026" style="position:absolute;flip:y;z-index:251843584;visibility:visible;mso-wrap-style:square;mso-wrap-distance-left:9pt;mso-wrap-distance-top:0;mso-wrap-distance-right:9pt;mso-wrap-distance-bottom:0;mso-position-horizontal:absolute;mso-position-horizontal-relative:text;mso-position-vertical:absolute;mso-position-vertical-relative:text" from="376.95pt,136.4pt" to="404.7pt,15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" strokecolor="#44546a [3215]" strokeweight="3pt">
                  <v:stroke dashstyle="3 1" joinstyle="miter"/>
                </v:line>
              </w:pict>
            </mc:Fallback>
          </mc:AlternateContent>
        </w:r>
        <w:r>
          <w:rPr>
            <w:noProof/>
          </w:rPr>
          <mc:AlternateContent>
            <mc:Choice Requires="wps">
              <w:drawing>
                <wp:anchor distT="0" distB="0" distL="114300" distR="114300" simplePos="0" relativeHeight="251844608" behindDoc="0" locked="0" layoutInCell="1" allowOverlap="1" wp14:anchorId="7C850397" wp14:editId="5EB1E68F">
                  <wp:simplePos x="0" y="0"/>
                  <wp:positionH relativeFrom="column">
                    <wp:posOffset>4777740</wp:posOffset>
                  </wp:positionH>
                  <wp:positionV relativeFrom="paragraph">
                    <wp:posOffset>2846705</wp:posOffset>
                  </wp:positionV>
                  <wp:extent cx="371475" cy="190500"/>
                  <wp:effectExtent l="19050" t="19050" r="28575" b="19050"/>
                  <wp:wrapNone/>
                  <wp:docPr id="131" name="Conector recto 131"/>
                  <wp:cNvGraphicFramePr/>
                  <a:graphic xmlns:a="http://schemas.openxmlformats.org/drawingml/2006/main">
                    <a:graphicData uri="http://schemas.microsoft.com/office/word/2010/wordprocessingShape">
                      <wps:wsp>
                        <wps:cNvCnPr/>
                        <wps:spPr>
                          <a:xfrm>
                            <a:off x="0" y="0"/>
                            <a:ext cx="371475" cy="190500"/>
                          </a:xfrm>
                          <a:prstGeom prst="line">
                            <a:avLst/>
                          </a:prstGeom>
                          <a:ln w="38100">
                            <a:solidFill>
                              <a:schemeClr val="tx2"/>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2F0CF9" id="Conector recto 131" o:spid="_x0000_s1026" style="position:absolute;z-index:251844608;visibility:visible;mso-wrap-style:square;mso-wrap-distance-left:9pt;mso-wrap-distance-top:0;mso-wrap-distance-right:9pt;mso-wrap-distance-bottom:0;mso-position-horizontal:absolute;mso-position-horizontal-relative:text;mso-position-vertical:absolute;mso-position-vertical-relative:text" from="376.2pt,224.15pt" to="405.45pt,2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" strokecolor="#44546a [3215]" strokeweight="3pt">
                  <v:stroke dashstyle="3 1" joinstyle="miter"/>
                </v:line>
              </w:pict>
            </mc:Fallback>
          </mc:AlternateContent>
        </w:r>
      </w:ins>
      <w:ins w:id="585" w:author="Andrea del Nido García" w:date="2020-05-12T12:00:00Z">
        <w:r>
          <w:rPr>
            <w:noProof/>
          </w:rPr>
          <mc:AlternateContent>
            <mc:Choice Requires="wps">
              <w:drawing>
                <wp:anchor distT="0" distB="0" distL="114300" distR="114300" simplePos="0" relativeHeight="251831296" behindDoc="0" locked="0" layoutInCell="1" allowOverlap="1" wp14:anchorId="549DB3EC" wp14:editId="3CD8A800">
                  <wp:simplePos x="0" y="0"/>
                  <wp:positionH relativeFrom="margin">
                    <wp:posOffset>5101590</wp:posOffset>
                  </wp:positionH>
                  <wp:positionV relativeFrom="paragraph">
                    <wp:posOffset>1722755</wp:posOffset>
                  </wp:positionV>
                  <wp:extent cx="962025" cy="276225"/>
                  <wp:effectExtent l="0" t="0" r="0" b="0"/>
                  <wp:wrapNone/>
                  <wp:docPr id="121" name="Cuadro de texto 121"/>
                  <wp:cNvGraphicFramePr/>
                  <a:graphic xmlns:a="http://schemas.openxmlformats.org/drawingml/2006/main">
                    <a:graphicData uri="http://schemas.microsoft.com/office/word/2010/wordprocessingShape">
                      <wps:wsp>
                        <wps:cNvSpPr txBox="1"/>
                        <wps:spPr>
                          <a:xfrm>
                            <a:off x="0" y="0"/>
                            <a:ext cx="962025" cy="276225"/>
                          </a:xfrm>
                          <a:prstGeom prst="rect">
                            <a:avLst/>
                          </a:prstGeom>
                          <a:noFill/>
                          <a:ln w="6350">
                            <a:noFill/>
                          </a:ln>
                        </wps:spPr>
                        <wps:txbx>
                          <w:txbxContent>
                            <w:p w14:paraId="37615249" w14:textId="48EA9848" w:rsidR="007D13AF" w:rsidRPr="00DE4C2B" w:rsidRDefault="007D13AF">
                              <w:pPr>
                                <w:spacing w:line="240" w:lineRule="auto"/>
                                <w:ind w:firstLine="0"/>
                                <w:jc w:val="center"/>
                                <w:rPr>
                                  <w:sz w:val="20"/>
                                  <w:szCs w:val="20"/>
                                  <w:rPrChange w:id="586" w:author="Andrea del Nido García" w:date="2020-05-12T12:03:00Z">
                                    <w:rPr/>
                                  </w:rPrChange>
                                </w:rPr>
                                <w:pPrChange w:id="587" w:author="Andrea del Nido García" w:date="2020-05-12T11:53:00Z">
                                  <w:pPr/>
                                </w:pPrChange>
                              </w:pPr>
                              <w:ins w:id="588" w:author="Andrea del Nido García" w:date="2020-05-12T12:00:00Z">
                                <w:r w:rsidRPr="00DE4C2B">
                                  <w:rPr>
                                    <w:sz w:val="20"/>
                                    <w:szCs w:val="20"/>
                                    <w:rPrChange w:id="589" w:author="Andrea del Nido García" w:date="2020-05-12T12:03:00Z">
                                      <w:rPr/>
                                    </w:rPrChange>
                                  </w:rPr>
                                  <w:t>Propietario</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9DB3EC" id="Cuadro de texto 121" o:spid="_x0000_s1030" type="#_x0000_t202" style="position:absolute;left:0;text-align:left;margin-left:401.7pt;margin-top:135.65pt;width:75.75pt;height:21.75pt;z-index:25183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" filled="f" stroked="f" strokeweight=".5pt">
                  <v:textbox>
                    <w:txbxContent>
                      <w:p w14:paraId="37615249" w14:textId="48EA9848" w:rsidR="007D13AF" w:rsidRPr="00DE4C2B" w:rsidRDefault="007D13AF">
                        <w:pPr>
                          <w:spacing w:line="240" w:lineRule="auto"/>
                          <w:ind w:firstLine="0"/>
                          <w:jc w:val="center"/>
                          <w:rPr>
                            <w:sz w:val="20"/>
                            <w:szCs w:val="20"/>
                            <w:rPrChange w:id="590" w:author="Andrea del Nido García" w:date="2020-05-12T12:03:00Z">
                              <w:rPr/>
                            </w:rPrChange>
                          </w:rPr>
                          <w:pPrChange w:id="591" w:author="Andrea del Nido García" w:date="2020-05-12T11:53:00Z">
                            <w:pPr/>
                          </w:pPrChange>
                        </w:pPr>
                        <w:ins w:id="592" w:author="Andrea del Nido García" w:date="2020-05-12T12:00:00Z">
                          <w:r w:rsidRPr="00DE4C2B">
                            <w:rPr>
                              <w:sz w:val="20"/>
                              <w:szCs w:val="20"/>
                              <w:rPrChange w:id="593" w:author="Andrea del Nido García" w:date="2020-05-12T12:03:00Z">
                                <w:rPr/>
                              </w:rPrChange>
                            </w:rPr>
                            <w:t>Propietario</w:t>
                          </w:r>
                        </w:ins>
                      </w:p>
                    </w:txbxContent>
                  </v:textbox>
                  <w10:wrap anchorx="margin"/>
                </v:shape>
              </w:pict>
            </mc:Fallback>
          </mc:AlternateContent>
        </w:r>
      </w:ins>
      <w:ins w:id="594" w:author="Andrea del Nido García" w:date="2020-05-12T12:30:00Z">
        <w:r>
          <w:rPr>
            <w:noProof/>
          </w:rPr>
          <mc:AlternateContent>
            <mc:Choice Requires="wps">
              <w:drawing>
                <wp:anchor distT="0" distB="0" distL="114300" distR="114300" simplePos="0" relativeHeight="251889664" behindDoc="1" locked="0" layoutInCell="1" allowOverlap="1" wp14:anchorId="3B70C96A" wp14:editId="663C92CD">
                  <wp:simplePos x="0" y="0"/>
                  <wp:positionH relativeFrom="column">
                    <wp:posOffset>914400</wp:posOffset>
                  </wp:positionH>
                  <wp:positionV relativeFrom="paragraph">
                    <wp:posOffset>1722120</wp:posOffset>
                  </wp:positionV>
                  <wp:extent cx="981075" cy="238125"/>
                  <wp:effectExtent l="0" t="0" r="9525" b="9525"/>
                  <wp:wrapNone/>
                  <wp:docPr id="168" name="Cuadro de texto 168"/>
                  <wp:cNvGraphicFramePr/>
                  <a:graphic xmlns:a="http://schemas.openxmlformats.org/drawingml/2006/main">
                    <a:graphicData uri="http://schemas.microsoft.com/office/word/2010/wordprocessingShape">
                      <wps:wsp>
                        <wps:cNvSpPr txBox="1"/>
                        <wps:spPr>
                          <a:xfrm>
                            <a:off x="0" y="0"/>
                            <a:ext cx="981075" cy="238125"/>
                          </a:xfrm>
                          <a:prstGeom prst="rect">
                            <a:avLst/>
                          </a:prstGeom>
                          <a:solidFill>
                            <a:schemeClr val="lt1"/>
                          </a:solidFill>
                          <a:ln w="6350">
                            <a:noFill/>
                          </a:ln>
                        </wps:spPr>
                        <wps:txbx>
                          <w:txbxContent>
                            <w:p w14:paraId="78F96357" w14:textId="642846D0" w:rsidR="007D13AF" w:rsidRDefault="007D13AF">
                              <w:pPr>
                                <w:spacing w:line="240" w:lineRule="auto"/>
                                <w:ind w:firstLine="0"/>
                                <w:jc w:val="center"/>
                                <w:pPrChange w:id="595" w:author="Andrea del Nido García" w:date="2020-05-12T11:53:00Z">
                                  <w:pPr/>
                                </w:pPrChange>
                              </w:pPr>
                              <w:proofErr w:type="spellStart"/>
                              <w:ins w:id="596" w:author="Andrea del Nido García" w:date="2020-05-12T12:30:00Z">
                                <w:r>
                                  <w:t>auto</w:t>
                                </w:r>
                              </w:ins>
                              <w:ins w:id="597" w:author="Andrea del Nido García" w:date="2020-05-12T12:21:00Z">
                                <w:r>
                                  <w:t>firma</w:t>
                                </w:r>
                              </w:ins>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70C96A" id="Cuadro de texto 168" o:spid="_x0000_s1031" type="#_x0000_t202" style="position:absolute;left:0;text-align:left;margin-left:1in;margin-top:135.6pt;width:77.25pt;height:18.75pt;z-index:-25142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" fillcolor="white [3201]" stroked="f" strokeweight=".5pt">
                  <v:textbox>
                    <w:txbxContent>
                      <w:p w14:paraId="78F96357" w14:textId="642846D0" w:rsidR="007D13AF" w:rsidRDefault="007D13AF">
                        <w:pPr>
                          <w:spacing w:line="240" w:lineRule="auto"/>
                          <w:ind w:firstLine="0"/>
                          <w:jc w:val="center"/>
                          <w:pPrChange w:id="598" w:author="Andrea del Nido García" w:date="2020-05-12T11:53:00Z">
                            <w:pPr/>
                          </w:pPrChange>
                        </w:pPr>
                        <w:proofErr w:type="spellStart"/>
                        <w:ins w:id="599" w:author="Andrea del Nido García" w:date="2020-05-12T12:30:00Z">
                          <w:r>
                            <w:t>auto</w:t>
                          </w:r>
                        </w:ins>
                        <w:ins w:id="600" w:author="Andrea del Nido García" w:date="2020-05-12T12:21:00Z">
                          <w:r>
                            <w:t>firma</w:t>
                          </w:r>
                        </w:ins>
                        <w:proofErr w:type="spellEnd"/>
                      </w:p>
                    </w:txbxContent>
                  </v:textbox>
                </v:shape>
              </w:pict>
            </mc:Fallback>
          </mc:AlternateContent>
        </w:r>
      </w:ins>
      <w:ins w:id="601" w:author="Andrea del Nido García" w:date="2020-05-12T12:22:00Z">
        <w:r w:rsidRPr="00347950">
          <w:rPr>
            <w:noProof/>
          </w:rPr>
          <mc:AlternateContent>
            <mc:Choice Requires="wps">
              <w:drawing>
                <wp:anchor distT="0" distB="0" distL="114300" distR="114300" simplePos="0" relativeHeight="251870208" behindDoc="0" locked="0" layoutInCell="1" allowOverlap="1" wp14:anchorId="4319EC32" wp14:editId="5F1878D8">
                  <wp:simplePos x="0" y="0"/>
                  <wp:positionH relativeFrom="margin">
                    <wp:posOffset>603885</wp:posOffset>
                  </wp:positionH>
                  <wp:positionV relativeFrom="paragraph">
                    <wp:posOffset>1085215</wp:posOffset>
                  </wp:positionV>
                  <wp:extent cx="962025" cy="409575"/>
                  <wp:effectExtent l="0" t="0" r="0" b="0"/>
                  <wp:wrapNone/>
                  <wp:docPr id="151" name="Cuadro de texto 151"/>
                  <wp:cNvGraphicFramePr/>
                  <a:graphic xmlns:a="http://schemas.openxmlformats.org/drawingml/2006/main">
                    <a:graphicData uri="http://schemas.microsoft.com/office/word/2010/wordprocessingShape">
                      <wps:wsp>
                        <wps:cNvSpPr txBox="1"/>
                        <wps:spPr>
                          <a:xfrm>
                            <a:off x="0" y="0"/>
                            <a:ext cx="962025" cy="409575"/>
                          </a:xfrm>
                          <a:prstGeom prst="rect">
                            <a:avLst/>
                          </a:prstGeom>
                          <a:noFill/>
                          <a:ln w="6350">
                            <a:noFill/>
                          </a:ln>
                        </wps:spPr>
                        <wps:txbx>
                          <w:txbxContent>
                            <w:p w14:paraId="3381CE1E" w14:textId="28F242E3" w:rsidR="007D13AF" w:rsidRPr="003D04EB" w:rsidRDefault="007D13AF">
                              <w:pPr>
                                <w:spacing w:line="240" w:lineRule="auto"/>
                                <w:ind w:firstLine="0"/>
                                <w:jc w:val="center"/>
                                <w:rPr>
                                  <w:sz w:val="20"/>
                                  <w:szCs w:val="20"/>
                                  <w:rPrChange w:id="602" w:author="Andrea del Nido García" w:date="2020-05-12T12:03:00Z">
                                    <w:rPr/>
                                  </w:rPrChange>
                                </w:rPr>
                                <w:pPrChange w:id="603" w:author="Andrea del Nido García" w:date="2020-05-12T11:53:00Z">
                                  <w:pPr/>
                                </w:pPrChange>
                              </w:pPr>
                              <w:ins w:id="604" w:author="Andrea del Nido García" w:date="2020-05-12T12:23:00Z">
                                <w:r>
                                  <w:rPr>
                                    <w:sz w:val="20"/>
                                    <w:szCs w:val="20"/>
                                  </w:rPr>
                                  <w:t>Firma de la CA raíz</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9EC32" id="Cuadro de texto 151" o:spid="_x0000_s1032" type="#_x0000_t202" style="position:absolute;left:0;text-align:left;margin-left:47.55pt;margin-top:85.45pt;width:75.75pt;height:32.25pt;z-index:251870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" filled="f" stroked="f" strokeweight=".5pt">
                  <v:textbox>
                    <w:txbxContent>
                      <w:p w14:paraId="3381CE1E" w14:textId="28F242E3" w:rsidR="007D13AF" w:rsidRPr="003D04EB" w:rsidRDefault="007D13AF">
                        <w:pPr>
                          <w:spacing w:line="240" w:lineRule="auto"/>
                          <w:ind w:firstLine="0"/>
                          <w:jc w:val="center"/>
                          <w:rPr>
                            <w:sz w:val="20"/>
                            <w:szCs w:val="20"/>
                            <w:rPrChange w:id="605" w:author="Andrea del Nido García" w:date="2020-05-12T12:03:00Z">
                              <w:rPr/>
                            </w:rPrChange>
                          </w:rPr>
                          <w:pPrChange w:id="606" w:author="Andrea del Nido García" w:date="2020-05-12T11:53:00Z">
                            <w:pPr/>
                          </w:pPrChange>
                        </w:pPr>
                        <w:ins w:id="607" w:author="Andrea del Nido García" w:date="2020-05-12T12:23:00Z">
                          <w:r>
                            <w:rPr>
                              <w:sz w:val="20"/>
                              <w:szCs w:val="20"/>
                            </w:rPr>
                            <w:t>Firma de la CA raíz</w:t>
                          </w:r>
                        </w:ins>
                      </w:p>
                    </w:txbxContent>
                  </v:textbox>
                  <w10:wrap anchorx="margin"/>
                </v:shape>
              </w:pict>
            </mc:Fallback>
          </mc:AlternateContent>
        </w:r>
      </w:ins>
      <w:ins w:id="608" w:author="Andrea del Nido García" w:date="2020-05-12T12:10:00Z">
        <w:r w:rsidRPr="00F74FF0">
          <w:rPr>
            <w:noProof/>
          </w:rPr>
          <w:drawing>
            <wp:anchor distT="0" distB="0" distL="114300" distR="114300" simplePos="0" relativeHeight="251846656" behindDoc="1" locked="0" layoutInCell="1" allowOverlap="1" wp14:anchorId="7811C6E2" wp14:editId="59E34EC0">
              <wp:simplePos x="0" y="0"/>
              <wp:positionH relativeFrom="margin">
                <wp:posOffset>1809750</wp:posOffset>
              </wp:positionH>
              <wp:positionV relativeFrom="paragraph">
                <wp:posOffset>863600</wp:posOffset>
              </wp:positionV>
              <wp:extent cx="1019175" cy="1019175"/>
              <wp:effectExtent l="0" t="0" r="0" b="9525"/>
              <wp:wrapNone/>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19175" cy="1019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74FF0">
          <w:rPr>
            <w:noProof/>
          </w:rPr>
          <mc:AlternateContent>
            <mc:Choice Requires="wps">
              <w:drawing>
                <wp:anchor distT="0" distB="0" distL="114300" distR="114300" simplePos="0" relativeHeight="251847680" behindDoc="1" locked="0" layoutInCell="1" allowOverlap="1" wp14:anchorId="0FD3B70C" wp14:editId="56BE3425">
                  <wp:simplePos x="0" y="0"/>
                  <wp:positionH relativeFrom="column">
                    <wp:posOffset>3015615</wp:posOffset>
                  </wp:positionH>
                  <wp:positionV relativeFrom="paragraph">
                    <wp:posOffset>694055</wp:posOffset>
                  </wp:positionV>
                  <wp:extent cx="895350" cy="1314450"/>
                  <wp:effectExtent l="0" t="0" r="19050" b="19050"/>
                  <wp:wrapNone/>
                  <wp:docPr id="132" name="Rectángulo 132"/>
                  <wp:cNvGraphicFramePr/>
                  <a:graphic xmlns:a="http://schemas.openxmlformats.org/drawingml/2006/main">
                    <a:graphicData uri="http://schemas.microsoft.com/office/word/2010/wordprocessingShape">
                      <wps:wsp>
                        <wps:cNvSpPr/>
                        <wps:spPr>
                          <a:xfrm>
                            <a:off x="0" y="0"/>
                            <a:ext cx="895350" cy="1314450"/>
                          </a:xfrm>
                          <a:prstGeom prst="rect">
                            <a:avLst/>
                          </a:prstGeom>
                          <a:solidFill>
                            <a:schemeClr val="tx1">
                              <a:lumMod val="50000"/>
                              <a:lumOff val="50000"/>
                            </a:schemeClr>
                          </a:solid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5F5674" id="Rectángulo 132" o:spid="_x0000_s1026" style="position:absolute;margin-left:237.45pt;margin-top:54.65pt;width:70.5pt;height:103.5pt;z-index:-25146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" fillcolor="gray [1629]" strokecolor="#272727 [2749]" strokeweight="1pt"/>
              </w:pict>
            </mc:Fallback>
          </mc:AlternateContent>
        </w:r>
        <w:r w:rsidRPr="00F74FF0">
          <w:rPr>
            <w:noProof/>
          </w:rPr>
          <mc:AlternateContent>
            <mc:Choice Requires="wps">
              <w:drawing>
                <wp:anchor distT="0" distB="0" distL="114300" distR="114300" simplePos="0" relativeHeight="251849728" behindDoc="0" locked="0" layoutInCell="1" allowOverlap="1" wp14:anchorId="7DDB6FCE" wp14:editId="64100C8C">
                  <wp:simplePos x="0" y="0"/>
                  <wp:positionH relativeFrom="margin">
                    <wp:posOffset>3000375</wp:posOffset>
                  </wp:positionH>
                  <wp:positionV relativeFrom="paragraph">
                    <wp:posOffset>997585</wp:posOffset>
                  </wp:positionV>
                  <wp:extent cx="962025" cy="409575"/>
                  <wp:effectExtent l="0" t="0" r="0" b="0"/>
                  <wp:wrapNone/>
                  <wp:docPr id="134" name="Cuadro de texto 134"/>
                  <wp:cNvGraphicFramePr/>
                  <a:graphic xmlns:a="http://schemas.openxmlformats.org/drawingml/2006/main">
                    <a:graphicData uri="http://schemas.microsoft.com/office/word/2010/wordprocessingShape">
                      <wps:wsp>
                        <wps:cNvSpPr txBox="1"/>
                        <wps:spPr>
                          <a:xfrm>
                            <a:off x="0" y="0"/>
                            <a:ext cx="962025" cy="409575"/>
                          </a:xfrm>
                          <a:prstGeom prst="rect">
                            <a:avLst/>
                          </a:prstGeom>
                          <a:noFill/>
                          <a:ln w="6350">
                            <a:noFill/>
                          </a:ln>
                        </wps:spPr>
                        <wps:txbx>
                          <w:txbxContent>
                            <w:p w14:paraId="397B0CCE" w14:textId="77777777" w:rsidR="007D13AF" w:rsidRPr="003D04EB" w:rsidRDefault="007D13AF">
                              <w:pPr>
                                <w:spacing w:line="240" w:lineRule="auto"/>
                                <w:ind w:firstLine="0"/>
                                <w:jc w:val="center"/>
                                <w:rPr>
                                  <w:sz w:val="20"/>
                                  <w:szCs w:val="20"/>
                                  <w:rPrChange w:id="609" w:author="Andrea del Nido García" w:date="2020-05-12T12:03:00Z">
                                    <w:rPr/>
                                  </w:rPrChange>
                                </w:rPr>
                                <w:pPrChange w:id="610" w:author="Andrea del Nido García" w:date="2020-05-12T11:53:00Z">
                                  <w:pPr/>
                                </w:pPrChange>
                              </w:pPr>
                              <w:ins w:id="611" w:author="Andrea del Nido García" w:date="2020-05-12T12:03:00Z">
                                <w:r w:rsidRPr="003D04EB">
                                  <w:rPr>
                                    <w:sz w:val="20"/>
                                    <w:szCs w:val="20"/>
                                    <w:rPrChange w:id="612" w:author="Andrea del Nido García" w:date="2020-05-12T12:03:00Z">
                                      <w:rPr/>
                                    </w:rPrChange>
                                  </w:rPr>
                                  <w:t>Clave pública</w:t>
                                </w:r>
                                <w:r w:rsidRPr="00807E97">
                                  <w:rPr>
                                    <w:sz w:val="20"/>
                                    <w:szCs w:val="20"/>
                                  </w:rPr>
                                  <w:t xml:space="preserve"> propietario</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DB6FCE" id="Cuadro de texto 134" o:spid="_x0000_s1033" type="#_x0000_t202" style="position:absolute;left:0;text-align:left;margin-left:236.25pt;margin-top:78.55pt;width:75.75pt;height:32.25pt;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" filled="f" stroked="f" strokeweight=".5pt">
                  <v:textbox>
                    <w:txbxContent>
                      <w:p w14:paraId="397B0CCE" w14:textId="77777777" w:rsidR="007D13AF" w:rsidRPr="003D04EB" w:rsidRDefault="007D13AF">
                        <w:pPr>
                          <w:spacing w:line="240" w:lineRule="auto"/>
                          <w:ind w:firstLine="0"/>
                          <w:jc w:val="center"/>
                          <w:rPr>
                            <w:sz w:val="20"/>
                            <w:szCs w:val="20"/>
                            <w:rPrChange w:id="613" w:author="Andrea del Nido García" w:date="2020-05-12T12:03:00Z">
                              <w:rPr/>
                            </w:rPrChange>
                          </w:rPr>
                          <w:pPrChange w:id="614" w:author="Andrea del Nido García" w:date="2020-05-12T11:53:00Z">
                            <w:pPr/>
                          </w:pPrChange>
                        </w:pPr>
                        <w:ins w:id="615" w:author="Andrea del Nido García" w:date="2020-05-12T12:03:00Z">
                          <w:r w:rsidRPr="003D04EB">
                            <w:rPr>
                              <w:sz w:val="20"/>
                              <w:szCs w:val="20"/>
                              <w:rPrChange w:id="616" w:author="Andrea del Nido García" w:date="2020-05-12T12:03:00Z">
                                <w:rPr/>
                              </w:rPrChange>
                            </w:rPr>
                            <w:t>Clave pública</w:t>
                          </w:r>
                          <w:r w:rsidRPr="00807E97">
                            <w:rPr>
                              <w:sz w:val="20"/>
                              <w:szCs w:val="20"/>
                            </w:rPr>
                            <w:t xml:space="preserve"> propietario</w:t>
                          </w:r>
                        </w:ins>
                      </w:p>
                    </w:txbxContent>
                  </v:textbox>
                  <w10:wrap anchorx="margin"/>
                </v:shape>
              </w:pict>
            </mc:Fallback>
          </mc:AlternateContent>
        </w:r>
        <w:r w:rsidRPr="00F74FF0">
          <w:rPr>
            <w:noProof/>
          </w:rPr>
          <mc:AlternateContent>
            <mc:Choice Requires="wps">
              <w:drawing>
                <wp:anchor distT="0" distB="0" distL="114300" distR="114300" simplePos="0" relativeHeight="251852800" behindDoc="0" locked="0" layoutInCell="1" allowOverlap="1" wp14:anchorId="7A7EDDD2" wp14:editId="349527B3">
                  <wp:simplePos x="0" y="0"/>
                  <wp:positionH relativeFrom="column">
                    <wp:posOffset>2667000</wp:posOffset>
                  </wp:positionH>
                  <wp:positionV relativeFrom="paragraph">
                    <wp:posOffset>702310</wp:posOffset>
                  </wp:positionV>
                  <wp:extent cx="352425" cy="180975"/>
                  <wp:effectExtent l="19050" t="19050" r="28575" b="28575"/>
                  <wp:wrapNone/>
                  <wp:docPr id="137" name="Conector recto 137"/>
                  <wp:cNvGraphicFramePr/>
                  <a:graphic xmlns:a="http://schemas.openxmlformats.org/drawingml/2006/main">
                    <a:graphicData uri="http://schemas.microsoft.com/office/word/2010/wordprocessingShape">
                      <wps:wsp>
                        <wps:cNvCnPr/>
                        <wps:spPr>
                          <a:xfrm flipV="1">
                            <a:off x="0" y="0"/>
                            <a:ext cx="352425" cy="180975"/>
                          </a:xfrm>
                          <a:prstGeom prst="line">
                            <a:avLst/>
                          </a:prstGeom>
                          <a:ln w="38100">
                            <a:solidFill>
                              <a:schemeClr val="tx2"/>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E55DBB" id="Conector recto 137" o:spid="_x0000_s1026" style="position:absolute;flip:y;z-index:251852800;visibility:visible;mso-wrap-style:square;mso-wrap-distance-left:9pt;mso-wrap-distance-top:0;mso-wrap-distance-right:9pt;mso-wrap-distance-bottom:0;mso-position-horizontal:absolute;mso-position-horizontal-relative:text;mso-position-vertical:absolute;mso-position-vertical-relative:text" from="210pt,55.3pt" to="237.75pt,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" strokecolor="#44546a [3215]" strokeweight="3pt">
                  <v:stroke dashstyle="3 1" joinstyle="miter"/>
                </v:line>
              </w:pict>
            </mc:Fallback>
          </mc:AlternateContent>
        </w:r>
        <w:r w:rsidRPr="00F74FF0">
          <w:rPr>
            <w:noProof/>
          </w:rPr>
          <mc:AlternateContent>
            <mc:Choice Requires="wps">
              <w:drawing>
                <wp:anchor distT="0" distB="0" distL="114300" distR="114300" simplePos="0" relativeHeight="251853824" behindDoc="0" locked="0" layoutInCell="1" allowOverlap="1" wp14:anchorId="4DC1F1C2" wp14:editId="67B6A8BB">
                  <wp:simplePos x="0" y="0"/>
                  <wp:positionH relativeFrom="column">
                    <wp:posOffset>2657475</wp:posOffset>
                  </wp:positionH>
                  <wp:positionV relativeFrom="paragraph">
                    <wp:posOffset>1816735</wp:posOffset>
                  </wp:positionV>
                  <wp:extent cx="371475" cy="190500"/>
                  <wp:effectExtent l="19050" t="19050" r="28575" b="19050"/>
                  <wp:wrapNone/>
                  <wp:docPr id="138" name="Conector recto 138"/>
                  <wp:cNvGraphicFramePr/>
                  <a:graphic xmlns:a="http://schemas.openxmlformats.org/drawingml/2006/main">
                    <a:graphicData uri="http://schemas.microsoft.com/office/word/2010/wordprocessingShape">
                      <wps:wsp>
                        <wps:cNvCnPr/>
                        <wps:spPr>
                          <a:xfrm>
                            <a:off x="0" y="0"/>
                            <a:ext cx="371475" cy="190500"/>
                          </a:xfrm>
                          <a:prstGeom prst="line">
                            <a:avLst/>
                          </a:prstGeom>
                          <a:ln w="38100">
                            <a:solidFill>
                              <a:schemeClr val="tx2"/>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C4EEF5" id="Conector recto 138" o:spid="_x0000_s1026" style="position:absolute;z-index:251853824;visibility:visible;mso-wrap-style:square;mso-wrap-distance-left:9pt;mso-wrap-distance-top:0;mso-wrap-distance-right:9pt;mso-wrap-distance-bottom:0;mso-position-horizontal:absolute;mso-position-horizontal-relative:text;mso-position-vertical:absolute;mso-position-vertical-relative:text" from="209.25pt,143.05pt" to="238.5pt,1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" strokecolor="#44546a [3215]" strokeweight="3pt">
                  <v:stroke dashstyle="3 1" joinstyle="miter"/>
                </v:line>
              </w:pict>
            </mc:Fallback>
          </mc:AlternateContent>
        </w:r>
        <w:r w:rsidRPr="00F74FF0">
          <w:rPr>
            <w:noProof/>
          </w:rPr>
          <mc:AlternateContent>
            <mc:Choice Requires="wps">
              <w:drawing>
                <wp:anchor distT="0" distB="0" distL="114300" distR="114300" simplePos="0" relativeHeight="251848704" behindDoc="0" locked="0" layoutInCell="1" allowOverlap="1" wp14:anchorId="5D2D380E" wp14:editId="5880FEAA">
                  <wp:simplePos x="0" y="0"/>
                  <wp:positionH relativeFrom="margin">
                    <wp:posOffset>2981325</wp:posOffset>
                  </wp:positionH>
                  <wp:positionV relativeFrom="paragraph">
                    <wp:posOffset>692785</wp:posOffset>
                  </wp:positionV>
                  <wp:extent cx="962025" cy="276225"/>
                  <wp:effectExtent l="0" t="0" r="0" b="0"/>
                  <wp:wrapNone/>
                  <wp:docPr id="133" name="Cuadro de texto 133"/>
                  <wp:cNvGraphicFramePr/>
                  <a:graphic xmlns:a="http://schemas.openxmlformats.org/drawingml/2006/main">
                    <a:graphicData uri="http://schemas.microsoft.com/office/word/2010/wordprocessingShape">
                      <wps:wsp>
                        <wps:cNvSpPr txBox="1"/>
                        <wps:spPr>
                          <a:xfrm>
                            <a:off x="0" y="0"/>
                            <a:ext cx="962025" cy="276225"/>
                          </a:xfrm>
                          <a:prstGeom prst="rect">
                            <a:avLst/>
                          </a:prstGeom>
                          <a:noFill/>
                          <a:ln w="6350">
                            <a:noFill/>
                          </a:ln>
                        </wps:spPr>
                        <wps:txbx>
                          <w:txbxContent>
                            <w:p w14:paraId="72239DC0" w14:textId="77777777" w:rsidR="007D13AF" w:rsidRPr="00DE4C2B" w:rsidRDefault="007D13AF">
                              <w:pPr>
                                <w:spacing w:line="240" w:lineRule="auto"/>
                                <w:ind w:firstLine="0"/>
                                <w:jc w:val="center"/>
                                <w:rPr>
                                  <w:sz w:val="20"/>
                                  <w:szCs w:val="20"/>
                                  <w:rPrChange w:id="617" w:author="Andrea del Nido García" w:date="2020-05-12T12:03:00Z">
                                    <w:rPr/>
                                  </w:rPrChange>
                                </w:rPr>
                                <w:pPrChange w:id="618" w:author="Andrea del Nido García" w:date="2020-05-12T11:53:00Z">
                                  <w:pPr/>
                                </w:pPrChange>
                              </w:pPr>
                              <w:ins w:id="619" w:author="Andrea del Nido García" w:date="2020-05-12T12:00:00Z">
                                <w:r w:rsidRPr="00DE4C2B">
                                  <w:rPr>
                                    <w:sz w:val="20"/>
                                    <w:szCs w:val="20"/>
                                    <w:rPrChange w:id="620" w:author="Andrea del Nido García" w:date="2020-05-12T12:03:00Z">
                                      <w:rPr/>
                                    </w:rPrChange>
                                  </w:rPr>
                                  <w:t>Propietario</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2D380E" id="Cuadro de texto 133" o:spid="_x0000_s1034" type="#_x0000_t202" style="position:absolute;left:0;text-align:left;margin-left:234.75pt;margin-top:54.55pt;width:75.75pt;height:21.75pt;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" filled="f" stroked="f" strokeweight=".5pt">
                  <v:textbox>
                    <w:txbxContent>
                      <w:p w14:paraId="72239DC0" w14:textId="77777777" w:rsidR="007D13AF" w:rsidRPr="00DE4C2B" w:rsidRDefault="007D13AF">
                        <w:pPr>
                          <w:spacing w:line="240" w:lineRule="auto"/>
                          <w:ind w:firstLine="0"/>
                          <w:jc w:val="center"/>
                          <w:rPr>
                            <w:sz w:val="20"/>
                            <w:szCs w:val="20"/>
                            <w:rPrChange w:id="621" w:author="Andrea del Nido García" w:date="2020-05-12T12:03:00Z">
                              <w:rPr/>
                            </w:rPrChange>
                          </w:rPr>
                          <w:pPrChange w:id="622" w:author="Andrea del Nido García" w:date="2020-05-12T11:53:00Z">
                            <w:pPr/>
                          </w:pPrChange>
                        </w:pPr>
                        <w:ins w:id="623" w:author="Andrea del Nido García" w:date="2020-05-12T12:00:00Z">
                          <w:r w:rsidRPr="00DE4C2B">
                            <w:rPr>
                              <w:sz w:val="20"/>
                              <w:szCs w:val="20"/>
                              <w:rPrChange w:id="624" w:author="Andrea del Nido García" w:date="2020-05-12T12:03:00Z">
                                <w:rPr/>
                              </w:rPrChange>
                            </w:rPr>
                            <w:t>Propietario</w:t>
                          </w:r>
                        </w:ins>
                      </w:p>
                    </w:txbxContent>
                  </v:textbox>
                  <w10:wrap anchorx="margin"/>
                </v:shape>
              </w:pict>
            </mc:Fallback>
          </mc:AlternateContent>
        </w:r>
      </w:ins>
      <w:ins w:id="625" w:author="Andrea del Nido García" w:date="2020-05-12T11:56:00Z">
        <w:r>
          <w:rPr>
            <w:noProof/>
          </w:rPr>
          <mc:AlternateContent>
            <mc:Choice Requires="wps">
              <w:drawing>
                <wp:anchor distT="0" distB="0" distL="114300" distR="114300" simplePos="0" relativeHeight="251828224" behindDoc="1" locked="0" layoutInCell="1" allowOverlap="1" wp14:anchorId="4A5E3152" wp14:editId="152F8073">
                  <wp:simplePos x="0" y="0"/>
                  <wp:positionH relativeFrom="column">
                    <wp:posOffset>4767580</wp:posOffset>
                  </wp:positionH>
                  <wp:positionV relativeFrom="paragraph">
                    <wp:posOffset>617855</wp:posOffset>
                  </wp:positionV>
                  <wp:extent cx="981075" cy="238125"/>
                  <wp:effectExtent l="0" t="0" r="9525" b="9525"/>
                  <wp:wrapNone/>
                  <wp:docPr id="119" name="Cuadro de texto 119"/>
                  <wp:cNvGraphicFramePr/>
                  <a:graphic xmlns:a="http://schemas.openxmlformats.org/drawingml/2006/main">
                    <a:graphicData uri="http://schemas.microsoft.com/office/word/2010/wordprocessingShape">
                      <wps:wsp>
                        <wps:cNvSpPr txBox="1"/>
                        <wps:spPr>
                          <a:xfrm>
                            <a:off x="0" y="0"/>
                            <a:ext cx="981075" cy="238125"/>
                          </a:xfrm>
                          <a:prstGeom prst="rect">
                            <a:avLst/>
                          </a:prstGeom>
                          <a:solidFill>
                            <a:schemeClr val="lt1"/>
                          </a:solidFill>
                          <a:ln w="6350">
                            <a:noFill/>
                          </a:ln>
                        </wps:spPr>
                        <wps:txbx>
                          <w:txbxContent>
                            <w:p w14:paraId="3630E89A" w14:textId="6A588F41" w:rsidR="007D13AF" w:rsidRDefault="007D13AF">
                              <w:pPr>
                                <w:spacing w:line="240" w:lineRule="auto"/>
                                <w:ind w:firstLine="0"/>
                                <w:jc w:val="center"/>
                                <w:pPrChange w:id="626" w:author="Andrea del Nido García" w:date="2020-05-12T11:53:00Z">
                                  <w:pPr/>
                                </w:pPrChange>
                              </w:pPr>
                              <w:ins w:id="627" w:author="Andrea del Nido García" w:date="2020-05-12T11:56:00Z">
                                <w:r>
                                  <w:t>referencia</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E3152" id="Cuadro de texto 119" o:spid="_x0000_s1035" type="#_x0000_t202" style="position:absolute;left:0;text-align:left;margin-left:375.4pt;margin-top:48.65pt;width:77.25pt;height:18.75pt;z-index:-25148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" fillcolor="white [3201]" stroked="f" strokeweight=".5pt">
                  <v:textbox>
                    <w:txbxContent>
                      <w:p w14:paraId="3630E89A" w14:textId="6A588F41" w:rsidR="007D13AF" w:rsidRDefault="007D13AF">
                        <w:pPr>
                          <w:spacing w:line="240" w:lineRule="auto"/>
                          <w:ind w:firstLine="0"/>
                          <w:jc w:val="center"/>
                          <w:pPrChange w:id="628" w:author="Andrea del Nido García" w:date="2020-05-12T11:53:00Z">
                            <w:pPr/>
                          </w:pPrChange>
                        </w:pPr>
                        <w:ins w:id="629" w:author="Andrea del Nido García" w:date="2020-05-12T11:56:00Z">
                          <w:r>
                            <w:t>referencia</w:t>
                          </w:r>
                        </w:ins>
                      </w:p>
                    </w:txbxContent>
                  </v:textbox>
                </v:shape>
              </w:pict>
            </mc:Fallback>
          </mc:AlternateContent>
        </w:r>
      </w:ins>
      <w:ins w:id="630" w:author="Andrea del Nido García" w:date="2020-05-12T12:22:00Z">
        <w:r w:rsidRPr="00F74FF0">
          <w:rPr>
            <w:noProof/>
          </w:rPr>
          <mc:AlternateContent>
            <mc:Choice Requires="wps">
              <w:drawing>
                <wp:anchor distT="0" distB="0" distL="114300" distR="114300" simplePos="0" relativeHeight="251874304" behindDoc="0" locked="0" layoutInCell="1" allowOverlap="1" wp14:anchorId="3BB200DE" wp14:editId="04E3557E">
                  <wp:simplePos x="0" y="0"/>
                  <wp:positionH relativeFrom="margin">
                    <wp:posOffset>628650</wp:posOffset>
                  </wp:positionH>
                  <wp:positionV relativeFrom="paragraph">
                    <wp:posOffset>617220</wp:posOffset>
                  </wp:positionV>
                  <wp:extent cx="962025" cy="409575"/>
                  <wp:effectExtent l="0" t="0" r="0" b="0"/>
                  <wp:wrapNone/>
                  <wp:docPr id="155" name="Cuadro de texto 155"/>
                  <wp:cNvGraphicFramePr/>
                  <a:graphic xmlns:a="http://schemas.openxmlformats.org/drawingml/2006/main">
                    <a:graphicData uri="http://schemas.microsoft.com/office/word/2010/wordprocessingShape">
                      <wps:wsp>
                        <wps:cNvSpPr txBox="1"/>
                        <wps:spPr>
                          <a:xfrm>
                            <a:off x="0" y="0"/>
                            <a:ext cx="962025" cy="409575"/>
                          </a:xfrm>
                          <a:prstGeom prst="rect">
                            <a:avLst/>
                          </a:prstGeom>
                          <a:noFill/>
                          <a:ln w="6350">
                            <a:noFill/>
                          </a:ln>
                        </wps:spPr>
                        <wps:txbx>
                          <w:txbxContent>
                            <w:p w14:paraId="33A8324D" w14:textId="34BD6488" w:rsidR="007D13AF" w:rsidRPr="003D04EB" w:rsidRDefault="007D13AF">
                              <w:pPr>
                                <w:spacing w:line="240" w:lineRule="auto"/>
                                <w:ind w:firstLine="0"/>
                                <w:jc w:val="center"/>
                                <w:rPr>
                                  <w:sz w:val="20"/>
                                  <w:szCs w:val="20"/>
                                  <w:rPrChange w:id="631" w:author="Andrea del Nido García" w:date="2020-05-12T12:03:00Z">
                                    <w:rPr/>
                                  </w:rPrChange>
                                </w:rPr>
                                <w:pPrChange w:id="632" w:author="Andrea del Nido García" w:date="2020-05-12T11:53:00Z">
                                  <w:pPr/>
                                </w:pPrChange>
                              </w:pPr>
                              <w:ins w:id="633" w:author="Andrea del Nido García" w:date="2020-05-12T12:03:00Z">
                                <w:r w:rsidRPr="003D04EB">
                                  <w:rPr>
                                    <w:sz w:val="20"/>
                                    <w:szCs w:val="20"/>
                                    <w:rPrChange w:id="634" w:author="Andrea del Nido García" w:date="2020-05-12T12:03:00Z">
                                      <w:rPr/>
                                    </w:rPrChange>
                                  </w:rPr>
                                  <w:t>Clave pública</w:t>
                                </w:r>
                                <w:r w:rsidRPr="00807E97">
                                  <w:rPr>
                                    <w:sz w:val="20"/>
                                    <w:szCs w:val="20"/>
                                  </w:rPr>
                                  <w:t xml:space="preserve"> </w:t>
                                </w:r>
                              </w:ins>
                              <w:ins w:id="635" w:author="Andrea del Nido García" w:date="2020-05-12T12:22:00Z">
                                <w:r>
                                  <w:rPr>
                                    <w:sz w:val="20"/>
                                    <w:szCs w:val="20"/>
                                  </w:rPr>
                                  <w:t>CA</w:t>
                                </w:r>
                              </w:ins>
                              <w:ins w:id="636" w:author="Andrea del Nido García" w:date="2020-05-12T12:23:00Z">
                                <w:r>
                                  <w:rPr>
                                    <w:sz w:val="20"/>
                                    <w:szCs w:val="20"/>
                                  </w:rPr>
                                  <w:t xml:space="preserve"> raíz</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B200DE" id="Cuadro de texto 155" o:spid="_x0000_s1036" type="#_x0000_t202" style="position:absolute;left:0;text-align:left;margin-left:49.5pt;margin-top:48.6pt;width:75.75pt;height:32.25pt;z-index:251874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" filled="f" stroked="f" strokeweight=".5pt">
                  <v:textbox>
                    <w:txbxContent>
                      <w:p w14:paraId="33A8324D" w14:textId="34BD6488" w:rsidR="007D13AF" w:rsidRPr="003D04EB" w:rsidRDefault="007D13AF">
                        <w:pPr>
                          <w:spacing w:line="240" w:lineRule="auto"/>
                          <w:ind w:firstLine="0"/>
                          <w:jc w:val="center"/>
                          <w:rPr>
                            <w:sz w:val="20"/>
                            <w:szCs w:val="20"/>
                            <w:rPrChange w:id="637" w:author="Andrea del Nido García" w:date="2020-05-12T12:03:00Z">
                              <w:rPr/>
                            </w:rPrChange>
                          </w:rPr>
                          <w:pPrChange w:id="638" w:author="Andrea del Nido García" w:date="2020-05-12T11:53:00Z">
                            <w:pPr/>
                          </w:pPrChange>
                        </w:pPr>
                        <w:ins w:id="639" w:author="Andrea del Nido García" w:date="2020-05-12T12:03:00Z">
                          <w:r w:rsidRPr="003D04EB">
                            <w:rPr>
                              <w:sz w:val="20"/>
                              <w:szCs w:val="20"/>
                              <w:rPrChange w:id="640" w:author="Andrea del Nido García" w:date="2020-05-12T12:03:00Z">
                                <w:rPr/>
                              </w:rPrChange>
                            </w:rPr>
                            <w:t>Clave pública</w:t>
                          </w:r>
                          <w:r w:rsidRPr="00807E97">
                            <w:rPr>
                              <w:sz w:val="20"/>
                              <w:szCs w:val="20"/>
                            </w:rPr>
                            <w:t xml:space="preserve"> </w:t>
                          </w:r>
                        </w:ins>
                        <w:ins w:id="641" w:author="Andrea del Nido García" w:date="2020-05-12T12:22:00Z">
                          <w:r>
                            <w:rPr>
                              <w:sz w:val="20"/>
                              <w:szCs w:val="20"/>
                            </w:rPr>
                            <w:t>CA</w:t>
                          </w:r>
                        </w:ins>
                        <w:ins w:id="642" w:author="Andrea del Nido García" w:date="2020-05-12T12:23:00Z">
                          <w:r>
                            <w:rPr>
                              <w:sz w:val="20"/>
                              <w:szCs w:val="20"/>
                            </w:rPr>
                            <w:t xml:space="preserve"> raíz</w:t>
                          </w:r>
                        </w:ins>
                      </w:p>
                    </w:txbxContent>
                  </v:textbox>
                  <w10:wrap anchorx="margin"/>
                </v:shape>
              </w:pict>
            </mc:Fallback>
          </mc:AlternateContent>
        </w:r>
        <w:r w:rsidRPr="00347950">
          <w:rPr>
            <w:noProof/>
          </w:rPr>
          <mc:AlternateContent>
            <mc:Choice Requires="wps">
              <w:drawing>
                <wp:anchor distT="0" distB="0" distL="114300" distR="114300" simplePos="0" relativeHeight="251872256" behindDoc="0" locked="0" layoutInCell="1" allowOverlap="1" wp14:anchorId="151D77D8" wp14:editId="52FE67DC">
                  <wp:simplePos x="0" y="0"/>
                  <wp:positionH relativeFrom="column">
                    <wp:posOffset>323850</wp:posOffset>
                  </wp:positionH>
                  <wp:positionV relativeFrom="paragraph">
                    <wp:posOffset>1342390</wp:posOffset>
                  </wp:positionV>
                  <wp:extent cx="371475" cy="190500"/>
                  <wp:effectExtent l="19050" t="19050" r="28575" b="19050"/>
                  <wp:wrapNone/>
                  <wp:docPr id="153" name="Conector recto 153"/>
                  <wp:cNvGraphicFramePr/>
                  <a:graphic xmlns:a="http://schemas.openxmlformats.org/drawingml/2006/main">
                    <a:graphicData uri="http://schemas.microsoft.com/office/word/2010/wordprocessingShape">
                      <wps:wsp>
                        <wps:cNvCnPr/>
                        <wps:spPr>
                          <a:xfrm>
                            <a:off x="0" y="0"/>
                            <a:ext cx="371475" cy="190500"/>
                          </a:xfrm>
                          <a:prstGeom prst="line">
                            <a:avLst/>
                          </a:prstGeom>
                          <a:ln w="38100">
                            <a:solidFill>
                              <a:schemeClr val="tx2"/>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A6FDCA" id="Conector recto 153" o:spid="_x0000_s1026" style="position:absolute;z-index:251872256;visibility:visible;mso-wrap-style:square;mso-wrap-distance-left:9pt;mso-wrap-distance-top:0;mso-wrap-distance-right:9pt;mso-wrap-distance-bottom:0;mso-position-horizontal:absolute;mso-position-horizontal-relative:text;mso-position-vertical:absolute;mso-position-vertical-relative:text" from="25.5pt,105.7pt" to="54.75pt,1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" strokecolor="#44546a [3215]" strokeweight="3pt">
                  <v:stroke dashstyle="3 1" joinstyle="miter"/>
                </v:line>
              </w:pict>
            </mc:Fallback>
          </mc:AlternateContent>
        </w:r>
        <w:r w:rsidRPr="00347950">
          <w:rPr>
            <w:noProof/>
          </w:rPr>
          <mc:AlternateContent>
            <mc:Choice Requires="wps">
              <w:drawing>
                <wp:anchor distT="0" distB="0" distL="114300" distR="114300" simplePos="0" relativeHeight="251871232" behindDoc="0" locked="0" layoutInCell="1" allowOverlap="1" wp14:anchorId="5DFD31B0" wp14:editId="50186598">
                  <wp:simplePos x="0" y="0"/>
                  <wp:positionH relativeFrom="column">
                    <wp:posOffset>333375</wp:posOffset>
                  </wp:positionH>
                  <wp:positionV relativeFrom="paragraph">
                    <wp:posOffset>227965</wp:posOffset>
                  </wp:positionV>
                  <wp:extent cx="352425" cy="180975"/>
                  <wp:effectExtent l="19050" t="19050" r="28575" b="28575"/>
                  <wp:wrapNone/>
                  <wp:docPr id="152" name="Conector recto 152"/>
                  <wp:cNvGraphicFramePr/>
                  <a:graphic xmlns:a="http://schemas.openxmlformats.org/drawingml/2006/main">
                    <a:graphicData uri="http://schemas.microsoft.com/office/word/2010/wordprocessingShape">
                      <wps:wsp>
                        <wps:cNvCnPr/>
                        <wps:spPr>
                          <a:xfrm flipV="1">
                            <a:off x="0" y="0"/>
                            <a:ext cx="352425" cy="180975"/>
                          </a:xfrm>
                          <a:prstGeom prst="line">
                            <a:avLst/>
                          </a:prstGeom>
                          <a:ln w="38100">
                            <a:solidFill>
                              <a:schemeClr val="tx2"/>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E10B21" id="Conector recto 152" o:spid="_x0000_s1026" style="position:absolute;flip:y;z-index:251871232;visibility:visible;mso-wrap-style:square;mso-wrap-distance-left:9pt;mso-wrap-distance-top:0;mso-wrap-distance-right:9pt;mso-wrap-distance-bottom:0;mso-position-horizontal:absolute;mso-position-horizontal-relative:text;mso-position-vertical:absolute;mso-position-vertical-relative:text" from="26.25pt,17.95pt" to="54pt,3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" strokecolor="#44546a [3215]" strokeweight="3pt">
                  <v:stroke dashstyle="3 1" joinstyle="miter"/>
                </v:line>
              </w:pict>
            </mc:Fallback>
          </mc:AlternateContent>
        </w:r>
        <w:r w:rsidRPr="00347950">
          <w:rPr>
            <w:noProof/>
          </w:rPr>
          <mc:AlternateContent>
            <mc:Choice Requires="wps">
              <w:drawing>
                <wp:anchor distT="0" distB="0" distL="114300" distR="114300" simplePos="0" relativeHeight="251868160" behindDoc="1" locked="0" layoutInCell="1" allowOverlap="1" wp14:anchorId="4D636D97" wp14:editId="14DBD21D">
                  <wp:simplePos x="0" y="0"/>
                  <wp:positionH relativeFrom="column">
                    <wp:posOffset>681990</wp:posOffset>
                  </wp:positionH>
                  <wp:positionV relativeFrom="paragraph">
                    <wp:posOffset>200660</wp:posOffset>
                  </wp:positionV>
                  <wp:extent cx="895350" cy="1314450"/>
                  <wp:effectExtent l="0" t="0" r="19050" b="19050"/>
                  <wp:wrapNone/>
                  <wp:docPr id="149" name="Rectángulo 149"/>
                  <wp:cNvGraphicFramePr/>
                  <a:graphic xmlns:a="http://schemas.openxmlformats.org/drawingml/2006/main">
                    <a:graphicData uri="http://schemas.microsoft.com/office/word/2010/wordprocessingShape">
                      <wps:wsp>
                        <wps:cNvSpPr/>
                        <wps:spPr>
                          <a:xfrm>
                            <a:off x="0" y="0"/>
                            <a:ext cx="895350" cy="1314450"/>
                          </a:xfrm>
                          <a:prstGeom prst="rect">
                            <a:avLst/>
                          </a:prstGeom>
                          <a:solidFill>
                            <a:schemeClr val="tx1">
                              <a:lumMod val="50000"/>
                              <a:lumOff val="50000"/>
                            </a:schemeClr>
                          </a:solid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1E74C" id="Rectángulo 149" o:spid="_x0000_s1026" style="position:absolute;margin-left:53.7pt;margin-top:15.8pt;width:70.5pt;height:103.5pt;z-index:-25144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" fillcolor="gray [1629]" strokecolor="#272727 [2749]" strokeweight="1pt"/>
              </w:pict>
            </mc:Fallback>
          </mc:AlternateContent>
        </w:r>
        <w:r w:rsidRPr="00347950">
          <w:rPr>
            <w:noProof/>
          </w:rPr>
          <w:drawing>
            <wp:anchor distT="0" distB="0" distL="114300" distR="114300" simplePos="0" relativeHeight="251867136" behindDoc="1" locked="0" layoutInCell="1" allowOverlap="1" wp14:anchorId="4E712563" wp14:editId="5DFB82F5">
              <wp:simplePos x="0" y="0"/>
              <wp:positionH relativeFrom="margin">
                <wp:posOffset>-523875</wp:posOffset>
              </wp:positionH>
              <wp:positionV relativeFrom="paragraph">
                <wp:posOffset>370205</wp:posOffset>
              </wp:positionV>
              <wp:extent cx="1019175" cy="1019175"/>
              <wp:effectExtent l="0" t="0" r="0" b="9525"/>
              <wp:wrapNone/>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19175" cy="1019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47950">
          <w:rPr>
            <w:noProof/>
          </w:rPr>
          <mc:AlternateContent>
            <mc:Choice Requires="wps">
              <w:drawing>
                <wp:anchor distT="0" distB="0" distL="114300" distR="114300" simplePos="0" relativeHeight="251869184" behindDoc="0" locked="0" layoutInCell="1" allowOverlap="1" wp14:anchorId="3899665F" wp14:editId="3F84A004">
                  <wp:simplePos x="0" y="0"/>
                  <wp:positionH relativeFrom="margin">
                    <wp:posOffset>643890</wp:posOffset>
                  </wp:positionH>
                  <wp:positionV relativeFrom="paragraph">
                    <wp:posOffset>198755</wp:posOffset>
                  </wp:positionV>
                  <wp:extent cx="962025" cy="390525"/>
                  <wp:effectExtent l="0" t="0" r="0" b="0"/>
                  <wp:wrapNone/>
                  <wp:docPr id="150" name="Cuadro de texto 150"/>
                  <wp:cNvGraphicFramePr/>
                  <a:graphic xmlns:a="http://schemas.openxmlformats.org/drawingml/2006/main">
                    <a:graphicData uri="http://schemas.microsoft.com/office/word/2010/wordprocessingShape">
                      <wps:wsp>
                        <wps:cNvSpPr txBox="1"/>
                        <wps:spPr>
                          <a:xfrm>
                            <a:off x="0" y="0"/>
                            <a:ext cx="962025" cy="390525"/>
                          </a:xfrm>
                          <a:prstGeom prst="rect">
                            <a:avLst/>
                          </a:prstGeom>
                          <a:noFill/>
                          <a:ln w="6350">
                            <a:noFill/>
                          </a:ln>
                        </wps:spPr>
                        <wps:txbx>
                          <w:txbxContent>
                            <w:p w14:paraId="6B63D712" w14:textId="3B6D652B" w:rsidR="007D13AF" w:rsidRPr="00DE4C2B" w:rsidRDefault="007D13AF">
                              <w:pPr>
                                <w:spacing w:line="240" w:lineRule="auto"/>
                                <w:ind w:firstLine="0"/>
                                <w:jc w:val="center"/>
                                <w:rPr>
                                  <w:sz w:val="20"/>
                                  <w:szCs w:val="20"/>
                                  <w:rPrChange w:id="643" w:author="Andrea del Nido García" w:date="2020-05-12T12:03:00Z">
                                    <w:rPr/>
                                  </w:rPrChange>
                                </w:rPr>
                                <w:pPrChange w:id="644" w:author="Andrea del Nido García" w:date="2020-05-12T11:53:00Z">
                                  <w:pPr/>
                                </w:pPrChange>
                              </w:pPr>
                              <w:ins w:id="645" w:author="Andrea del Nido García" w:date="2020-05-12T12:22:00Z">
                                <w:r>
                                  <w:rPr>
                                    <w:sz w:val="20"/>
                                    <w:szCs w:val="20"/>
                                  </w:rPr>
                                  <w:t>Nombre CA raíz</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99665F" id="Cuadro de texto 150" o:spid="_x0000_s1037" type="#_x0000_t202" style="position:absolute;left:0;text-align:left;margin-left:50.7pt;margin-top:15.65pt;width:75.75pt;height:30.75pt;z-index:25186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" filled="f" stroked="f" strokeweight=".5pt">
                  <v:textbox>
                    <w:txbxContent>
                      <w:p w14:paraId="6B63D712" w14:textId="3B6D652B" w:rsidR="007D13AF" w:rsidRPr="00DE4C2B" w:rsidRDefault="007D13AF">
                        <w:pPr>
                          <w:spacing w:line="240" w:lineRule="auto"/>
                          <w:ind w:firstLine="0"/>
                          <w:jc w:val="center"/>
                          <w:rPr>
                            <w:sz w:val="20"/>
                            <w:szCs w:val="20"/>
                            <w:rPrChange w:id="646" w:author="Andrea del Nido García" w:date="2020-05-12T12:03:00Z">
                              <w:rPr/>
                            </w:rPrChange>
                          </w:rPr>
                          <w:pPrChange w:id="647" w:author="Andrea del Nido García" w:date="2020-05-12T11:53:00Z">
                            <w:pPr/>
                          </w:pPrChange>
                        </w:pPr>
                        <w:ins w:id="648" w:author="Andrea del Nido García" w:date="2020-05-12T12:22:00Z">
                          <w:r>
                            <w:rPr>
                              <w:sz w:val="20"/>
                              <w:szCs w:val="20"/>
                            </w:rPr>
                            <w:t>Nombre CA raíz</w:t>
                          </w:r>
                        </w:ins>
                      </w:p>
                    </w:txbxContent>
                  </v:textbox>
                  <w10:wrap anchorx="margin"/>
                </v:shape>
              </w:pict>
            </mc:Fallback>
          </mc:AlternateContent>
        </w:r>
      </w:ins>
      <w:ins w:id="649" w:author="Andrea del Nido García" w:date="2020-05-12T12:27:00Z">
        <w:r>
          <w:rPr>
            <w:noProof/>
          </w:rPr>
          <mc:AlternateContent>
            <mc:Choice Requires="wps">
              <w:drawing>
                <wp:anchor distT="0" distB="0" distL="114300" distR="114300" simplePos="0" relativeHeight="251881472" behindDoc="1" locked="0" layoutInCell="1" allowOverlap="1" wp14:anchorId="19E0A96D" wp14:editId="7576C2ED">
                  <wp:simplePos x="0" y="0"/>
                  <wp:positionH relativeFrom="column">
                    <wp:posOffset>2367915</wp:posOffset>
                  </wp:positionH>
                  <wp:positionV relativeFrom="paragraph">
                    <wp:posOffset>141605</wp:posOffset>
                  </wp:positionV>
                  <wp:extent cx="981075" cy="238125"/>
                  <wp:effectExtent l="0" t="0" r="9525" b="9525"/>
                  <wp:wrapNone/>
                  <wp:docPr id="160" name="Cuadro de texto 160"/>
                  <wp:cNvGraphicFramePr/>
                  <a:graphic xmlns:a="http://schemas.openxmlformats.org/drawingml/2006/main">
                    <a:graphicData uri="http://schemas.microsoft.com/office/word/2010/wordprocessingShape">
                      <wps:wsp>
                        <wps:cNvSpPr txBox="1"/>
                        <wps:spPr>
                          <a:xfrm>
                            <a:off x="0" y="0"/>
                            <a:ext cx="981075" cy="238125"/>
                          </a:xfrm>
                          <a:prstGeom prst="rect">
                            <a:avLst/>
                          </a:prstGeom>
                          <a:solidFill>
                            <a:schemeClr val="lt1"/>
                          </a:solidFill>
                          <a:ln w="6350">
                            <a:noFill/>
                          </a:ln>
                        </wps:spPr>
                        <wps:txbx>
                          <w:txbxContent>
                            <w:p w14:paraId="223439B5" w14:textId="77777777" w:rsidR="007D13AF" w:rsidRDefault="007D13AF">
                              <w:pPr>
                                <w:spacing w:line="240" w:lineRule="auto"/>
                                <w:ind w:firstLine="0"/>
                                <w:jc w:val="center"/>
                                <w:pPrChange w:id="650" w:author="Andrea del Nido García" w:date="2020-05-12T11:53:00Z">
                                  <w:pPr/>
                                </w:pPrChange>
                              </w:pPr>
                              <w:ins w:id="651" w:author="Andrea del Nido García" w:date="2020-05-12T11:56:00Z">
                                <w:r>
                                  <w:t>referencia</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0A96D" id="Cuadro de texto 160" o:spid="_x0000_s1038" type="#_x0000_t202" style="position:absolute;left:0;text-align:left;margin-left:186.45pt;margin-top:11.15pt;width:77.25pt;height:18.75pt;z-index:-25143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" fillcolor="white [3201]" stroked="f" strokeweight=".5pt">
                  <v:textbox>
                    <w:txbxContent>
                      <w:p w14:paraId="223439B5" w14:textId="77777777" w:rsidR="007D13AF" w:rsidRDefault="007D13AF">
                        <w:pPr>
                          <w:spacing w:line="240" w:lineRule="auto"/>
                          <w:ind w:firstLine="0"/>
                          <w:jc w:val="center"/>
                          <w:pPrChange w:id="652" w:author="Andrea del Nido García" w:date="2020-05-12T11:53:00Z">
                            <w:pPr/>
                          </w:pPrChange>
                        </w:pPr>
                        <w:ins w:id="653" w:author="Andrea del Nido García" w:date="2020-05-12T11:56:00Z">
                          <w:r>
                            <w:t>referencia</w:t>
                          </w:r>
                        </w:ins>
                      </w:p>
                    </w:txbxContent>
                  </v:textbox>
                </v:shape>
              </w:pict>
            </mc:Fallback>
          </mc:AlternateContent>
        </w:r>
      </w:ins>
    </w:p>
    <w:p w14:paraId="7DE6FE98" w14:textId="20FE78CF" w:rsidR="000B22F4" w:rsidRDefault="00B54E2F">
      <w:pPr>
        <w:rPr>
          <w:ins w:id="654" w:author="Andrea del Nido García" w:date="2020-05-12T11:46:00Z"/>
        </w:rPr>
      </w:pPr>
      <w:ins w:id="655" w:author="Andrea del Nido García" w:date="2020-05-12T12:23:00Z">
        <w:r>
          <w:rPr>
            <w:noProof/>
          </w:rPr>
          <mc:AlternateContent>
            <mc:Choice Requires="wps">
              <w:drawing>
                <wp:anchor distT="0" distB="0" distL="114300" distR="114300" simplePos="0" relativeHeight="251876352" behindDoc="0" locked="0" layoutInCell="1" allowOverlap="1" wp14:anchorId="375CEC14" wp14:editId="59C1CAAA">
                  <wp:simplePos x="0" y="0"/>
                  <wp:positionH relativeFrom="column">
                    <wp:posOffset>685800</wp:posOffset>
                  </wp:positionH>
                  <wp:positionV relativeFrom="paragraph">
                    <wp:posOffset>236220</wp:posOffset>
                  </wp:positionV>
                  <wp:extent cx="885825" cy="0"/>
                  <wp:effectExtent l="0" t="0" r="0" b="0"/>
                  <wp:wrapNone/>
                  <wp:docPr id="156" name="Conector recto 156"/>
                  <wp:cNvGraphicFramePr/>
                  <a:graphic xmlns:a="http://schemas.openxmlformats.org/drawingml/2006/main">
                    <a:graphicData uri="http://schemas.microsoft.com/office/word/2010/wordprocessingShape">
                      <wps:wsp>
                        <wps:cNvCnPr/>
                        <wps:spPr>
                          <a:xfrm>
                            <a:off x="0" y="0"/>
                            <a:ext cx="885825" cy="0"/>
                          </a:xfrm>
                          <a:prstGeom prst="line">
                            <a:avLst/>
                          </a:prstGeom>
                          <a:ln>
                            <a:solidFill>
                              <a:schemeClr val="bg2">
                                <a:lumMod val="25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2F458B" id="Conector recto 156" o:spid="_x0000_s1026" style="position:absolute;z-index:251876352;visibility:visible;mso-wrap-style:square;mso-wrap-distance-left:9pt;mso-wrap-distance-top:0;mso-wrap-distance-right:9pt;mso-wrap-distance-bottom:0;mso-position-horizontal:absolute;mso-position-horizontal-relative:text;mso-position-vertical:absolute;mso-position-vertical-relative:text" from="54pt,18.6pt" to="123.7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" strokecolor="#393737 [814]" strokeweight=".5pt">
                  <v:stroke joinstyle="miter"/>
                </v:line>
              </w:pict>
            </mc:Fallback>
          </mc:AlternateContent>
        </w:r>
      </w:ins>
      <w:ins w:id="656" w:author="Andrea del Nido García" w:date="2020-05-12T12:26:00Z">
        <w:r w:rsidR="0008104A">
          <w:rPr>
            <w:noProof/>
          </w:rPr>
          <mc:AlternateContent>
            <mc:Choice Requires="wps">
              <w:drawing>
                <wp:anchor distT="0" distB="0" distL="114300" distR="114300" simplePos="0" relativeHeight="251879424" behindDoc="0" locked="0" layoutInCell="1" allowOverlap="1" wp14:anchorId="49E12DEC" wp14:editId="6C76F844">
                  <wp:simplePos x="0" y="0"/>
                  <wp:positionH relativeFrom="column">
                    <wp:posOffset>1605280</wp:posOffset>
                  </wp:positionH>
                  <wp:positionV relativeFrom="paragraph">
                    <wp:posOffset>37465</wp:posOffset>
                  </wp:positionV>
                  <wp:extent cx="2314575" cy="1200150"/>
                  <wp:effectExtent l="0" t="76200" r="390525" b="19050"/>
                  <wp:wrapNone/>
                  <wp:docPr id="159" name="Conector: angular 159"/>
                  <wp:cNvGraphicFramePr/>
                  <a:graphic xmlns:a="http://schemas.openxmlformats.org/drawingml/2006/main">
                    <a:graphicData uri="http://schemas.microsoft.com/office/word/2010/wordprocessingShape">
                      <wps:wsp>
                        <wps:cNvCnPr/>
                        <wps:spPr>
                          <a:xfrm flipH="1" flipV="1">
                            <a:off x="0" y="0"/>
                            <a:ext cx="2314575" cy="1200150"/>
                          </a:xfrm>
                          <a:prstGeom prst="bentConnector3">
                            <a:avLst>
                              <a:gd name="adj1" fmla="val -15566"/>
                            </a:avLst>
                          </a:prstGeom>
                          <a:ln w="28575">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91DD19A"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59" o:spid="_x0000_s1026" type="#_x0000_t34" style="position:absolute;margin-left:126.4pt;margin-top:2.95pt;width:182.25pt;height:94.5pt;flip:x y;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" adj="-3362" strokecolor="#44546a [3215]" strokeweight="2.25pt">
                  <v:stroke endarrow="block"/>
                </v:shape>
              </w:pict>
            </mc:Fallback>
          </mc:AlternateContent>
        </w:r>
      </w:ins>
    </w:p>
    <w:p w14:paraId="2B30C980" w14:textId="71B7DCFE" w:rsidR="000B22F4" w:rsidRDefault="0031077F">
      <w:pPr>
        <w:tabs>
          <w:tab w:val="left" w:pos="5625"/>
        </w:tabs>
        <w:rPr>
          <w:ins w:id="657" w:author="Andrea del Nido García" w:date="2020-05-12T11:46:00Z"/>
        </w:rPr>
        <w:pPrChange w:id="658" w:author="Andrea del Nido García" w:date="2020-05-12T12:23:00Z">
          <w:pPr/>
        </w:pPrChange>
      </w:pPr>
      <w:ins w:id="659" w:author="Andrea del Nido García" w:date="2020-05-12T12:28:00Z">
        <w:r>
          <w:rPr>
            <w:noProof/>
          </w:rPr>
          <mc:AlternateContent>
            <mc:Choice Requires="wps">
              <w:drawing>
                <wp:anchor distT="0" distB="0" distL="114300" distR="114300" simplePos="0" relativeHeight="251882496" behindDoc="0" locked="0" layoutInCell="1" allowOverlap="1" wp14:anchorId="082770AE" wp14:editId="79D9FE77">
                  <wp:simplePos x="0" y="0"/>
                  <wp:positionH relativeFrom="column">
                    <wp:posOffset>1586865</wp:posOffset>
                  </wp:positionH>
                  <wp:positionV relativeFrom="paragraph">
                    <wp:posOffset>113665</wp:posOffset>
                  </wp:positionV>
                  <wp:extent cx="2085975" cy="1800225"/>
                  <wp:effectExtent l="0" t="19050" r="9525" b="28575"/>
                  <wp:wrapNone/>
                  <wp:docPr id="162" name="Conector: angular 162"/>
                  <wp:cNvGraphicFramePr/>
                  <a:graphic xmlns:a="http://schemas.openxmlformats.org/drawingml/2006/main">
                    <a:graphicData uri="http://schemas.microsoft.com/office/word/2010/wordprocessingShape">
                      <wps:wsp>
                        <wps:cNvCnPr/>
                        <wps:spPr>
                          <a:xfrm>
                            <a:off x="0" y="0"/>
                            <a:ext cx="2085975" cy="1800225"/>
                          </a:xfrm>
                          <a:prstGeom prst="bentConnector3">
                            <a:avLst>
                              <a:gd name="adj1" fmla="val 13547"/>
                            </a:avLst>
                          </a:prstGeom>
                          <a:ln w="28575">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7100FD" id="Conector: angular 162" o:spid="_x0000_s1026" type="#_x0000_t34" style="position:absolute;margin-left:124.95pt;margin-top:8.95pt;width:164.25pt;height:141.7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" adj="2926" strokecolor="#44546a [3215]" strokeweight="2.25pt"/>
              </w:pict>
            </mc:Fallback>
          </mc:AlternateContent>
        </w:r>
      </w:ins>
      <w:ins w:id="660" w:author="Andrea del Nido García" w:date="2020-05-12T12:17:00Z">
        <w:r w:rsidR="00672878">
          <w:rPr>
            <w:noProof/>
          </w:rPr>
          <mc:AlternateContent>
            <mc:Choice Requires="wps">
              <w:drawing>
                <wp:anchor distT="0" distB="0" distL="114300" distR="114300" simplePos="0" relativeHeight="251860992" behindDoc="0" locked="0" layoutInCell="1" allowOverlap="1" wp14:anchorId="6C98C302" wp14:editId="2E2B260A">
                  <wp:simplePos x="0" y="0"/>
                  <wp:positionH relativeFrom="column">
                    <wp:posOffset>3930015</wp:posOffset>
                  </wp:positionH>
                  <wp:positionV relativeFrom="paragraph">
                    <wp:posOffset>161290</wp:posOffset>
                  </wp:positionV>
                  <wp:extent cx="2133600" cy="1771650"/>
                  <wp:effectExtent l="0" t="76200" r="171450" b="19050"/>
                  <wp:wrapNone/>
                  <wp:docPr id="143" name="Conector: angular 143"/>
                  <wp:cNvGraphicFramePr/>
                  <a:graphic xmlns:a="http://schemas.openxmlformats.org/drawingml/2006/main">
                    <a:graphicData uri="http://schemas.microsoft.com/office/word/2010/wordprocessingShape">
                      <wps:wsp>
                        <wps:cNvCnPr/>
                        <wps:spPr>
                          <a:xfrm flipH="1" flipV="1">
                            <a:off x="0" y="0"/>
                            <a:ext cx="2133600" cy="1771650"/>
                          </a:xfrm>
                          <a:prstGeom prst="bentConnector3">
                            <a:avLst>
                              <a:gd name="adj1" fmla="val -6434"/>
                            </a:avLst>
                          </a:prstGeom>
                          <a:ln w="28575">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6AF492" id="Conector: angular 143" o:spid="_x0000_s1026" type="#_x0000_t34" style="position:absolute;margin-left:309.45pt;margin-top:12.7pt;width:168pt;height:139.5pt;flip:x y;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" adj="-1390" strokecolor="#44546a [3215]" strokeweight="2.25pt">
                  <v:stroke endarrow="block"/>
                </v:shape>
              </w:pict>
            </mc:Fallback>
          </mc:AlternateContent>
        </w:r>
      </w:ins>
      <w:ins w:id="661" w:author="Andrea del Nido García" w:date="2020-05-12T12:01:00Z">
        <w:r w:rsidR="00B54E2F">
          <w:rPr>
            <w:noProof/>
          </w:rPr>
          <mc:AlternateContent>
            <mc:Choice Requires="wps">
              <w:drawing>
                <wp:anchor distT="0" distB="0" distL="114300" distR="114300" simplePos="0" relativeHeight="251834368" behindDoc="0" locked="0" layoutInCell="1" allowOverlap="1" wp14:anchorId="38A4D1DF" wp14:editId="2DA72B0C">
                  <wp:simplePos x="0" y="0"/>
                  <wp:positionH relativeFrom="column">
                    <wp:posOffset>3019425</wp:posOffset>
                  </wp:positionH>
                  <wp:positionV relativeFrom="paragraph">
                    <wp:posOffset>266065</wp:posOffset>
                  </wp:positionV>
                  <wp:extent cx="885825" cy="0"/>
                  <wp:effectExtent l="0" t="0" r="0" b="0"/>
                  <wp:wrapNone/>
                  <wp:docPr id="123" name="Conector recto 123"/>
                  <wp:cNvGraphicFramePr/>
                  <a:graphic xmlns:a="http://schemas.openxmlformats.org/drawingml/2006/main">
                    <a:graphicData uri="http://schemas.microsoft.com/office/word/2010/wordprocessingShape">
                      <wps:wsp>
                        <wps:cNvCnPr/>
                        <wps:spPr>
                          <a:xfrm>
                            <a:off x="0" y="0"/>
                            <a:ext cx="885825" cy="0"/>
                          </a:xfrm>
                          <a:prstGeom prst="line">
                            <a:avLst/>
                          </a:prstGeom>
                          <a:ln>
                            <a:solidFill>
                              <a:schemeClr val="bg2">
                                <a:lumMod val="25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777622" id="Conector recto 123" o:spid="_x0000_s1026" style="position:absolute;z-index:251834368;visibility:visible;mso-wrap-style:square;mso-wrap-distance-left:9pt;mso-wrap-distance-top:0;mso-wrap-distance-right:9pt;mso-wrap-distance-bottom:0;mso-position-horizontal:absolute;mso-position-horizontal-relative:text;mso-position-vertical:absolute;mso-position-vertical-relative:text" from="237.75pt,20.95pt" to="307.5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" strokecolor="#393737 [814]" strokeweight=".5pt">
                  <v:stroke joinstyle="miter"/>
                </v:line>
              </w:pict>
            </mc:Fallback>
          </mc:AlternateContent>
        </w:r>
      </w:ins>
      <w:ins w:id="662" w:author="Andrea del Nido García" w:date="2020-05-12T12:29:00Z">
        <w:r w:rsidR="00B61734">
          <w:rPr>
            <w:noProof/>
          </w:rPr>
          <mc:AlternateContent>
            <mc:Choice Requires="wps">
              <w:drawing>
                <wp:anchor distT="0" distB="0" distL="114300" distR="114300" simplePos="0" relativeHeight="251886592" behindDoc="0" locked="0" layoutInCell="1" allowOverlap="1" wp14:anchorId="7A856B72" wp14:editId="2D40E06E">
                  <wp:simplePos x="0" y="0"/>
                  <wp:positionH relativeFrom="column">
                    <wp:posOffset>1129030</wp:posOffset>
                  </wp:positionH>
                  <wp:positionV relativeFrom="paragraph">
                    <wp:posOffset>237490</wp:posOffset>
                  </wp:positionV>
                  <wp:extent cx="466725" cy="828675"/>
                  <wp:effectExtent l="0" t="19050" r="142875" b="28575"/>
                  <wp:wrapNone/>
                  <wp:docPr id="166" name="Conector: angular 166"/>
                  <wp:cNvGraphicFramePr/>
                  <a:graphic xmlns:a="http://schemas.openxmlformats.org/drawingml/2006/main">
                    <a:graphicData uri="http://schemas.microsoft.com/office/word/2010/wordprocessingShape">
                      <wps:wsp>
                        <wps:cNvCnPr/>
                        <wps:spPr>
                          <a:xfrm flipH="1">
                            <a:off x="0" y="0"/>
                            <a:ext cx="466725" cy="828675"/>
                          </a:xfrm>
                          <a:prstGeom prst="bentConnector3">
                            <a:avLst>
                              <a:gd name="adj1" fmla="val -25103"/>
                            </a:avLst>
                          </a:prstGeom>
                          <a:ln w="28575">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4FE6F5" id="Conector: angular 166" o:spid="_x0000_s1026" type="#_x0000_t34" style="position:absolute;margin-left:88.9pt;margin-top:18.7pt;width:36.75pt;height:65.25pt;flip:x;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" adj="-5422" strokecolor="#44546a [3215]" strokeweight="2.25pt"/>
              </w:pict>
            </mc:Fallback>
          </mc:AlternateContent>
        </w:r>
      </w:ins>
      <w:ins w:id="663" w:author="Andrea del Nido García" w:date="2020-05-12T12:23:00Z">
        <w:r w:rsidR="00920B10">
          <w:tab/>
        </w:r>
      </w:ins>
    </w:p>
    <w:p w14:paraId="49BD56D9" w14:textId="5D6D6547" w:rsidR="00EF3520" w:rsidRDefault="00B54E2F">
      <w:pPr>
        <w:rPr>
          <w:ins w:id="664" w:author="Andrea del Nido García" w:date="2020-05-12T11:46:00Z"/>
        </w:rPr>
      </w:pPr>
      <w:ins w:id="665" w:author="Andrea del Nido García" w:date="2020-05-12T12:10:00Z">
        <w:r w:rsidRPr="00F74FF0">
          <w:rPr>
            <w:noProof/>
          </w:rPr>
          <mc:AlternateContent>
            <mc:Choice Requires="wps">
              <w:drawing>
                <wp:anchor distT="0" distB="0" distL="114300" distR="114300" simplePos="0" relativeHeight="251850752" behindDoc="0" locked="0" layoutInCell="1" allowOverlap="1" wp14:anchorId="1F27A909" wp14:editId="7969DA63">
                  <wp:simplePos x="0" y="0"/>
                  <wp:positionH relativeFrom="margin">
                    <wp:posOffset>2975610</wp:posOffset>
                  </wp:positionH>
                  <wp:positionV relativeFrom="paragraph">
                    <wp:posOffset>332105</wp:posOffset>
                  </wp:positionV>
                  <wp:extent cx="962025" cy="409575"/>
                  <wp:effectExtent l="0" t="0" r="0" b="0"/>
                  <wp:wrapNone/>
                  <wp:docPr id="135" name="Cuadro de texto 135"/>
                  <wp:cNvGraphicFramePr/>
                  <a:graphic xmlns:a="http://schemas.openxmlformats.org/drawingml/2006/main">
                    <a:graphicData uri="http://schemas.microsoft.com/office/word/2010/wordprocessingShape">
                      <wps:wsp>
                        <wps:cNvSpPr txBox="1"/>
                        <wps:spPr>
                          <a:xfrm>
                            <a:off x="0" y="0"/>
                            <a:ext cx="962025" cy="409575"/>
                          </a:xfrm>
                          <a:prstGeom prst="rect">
                            <a:avLst/>
                          </a:prstGeom>
                          <a:noFill/>
                          <a:ln w="6350">
                            <a:noFill/>
                          </a:ln>
                        </wps:spPr>
                        <wps:txbx>
                          <w:txbxContent>
                            <w:p w14:paraId="6186C869" w14:textId="77777777" w:rsidR="007D13AF" w:rsidRPr="003D04EB" w:rsidRDefault="007D13AF">
                              <w:pPr>
                                <w:spacing w:line="240" w:lineRule="auto"/>
                                <w:ind w:firstLine="0"/>
                                <w:jc w:val="center"/>
                                <w:rPr>
                                  <w:sz w:val="20"/>
                                  <w:szCs w:val="20"/>
                                  <w:rPrChange w:id="666" w:author="Andrea del Nido García" w:date="2020-05-12T12:03:00Z">
                                    <w:rPr/>
                                  </w:rPrChange>
                                </w:rPr>
                                <w:pPrChange w:id="667" w:author="Andrea del Nido García" w:date="2020-05-12T11:53:00Z">
                                  <w:pPr/>
                                </w:pPrChange>
                              </w:pPr>
                              <w:ins w:id="668" w:author="Andrea del Nido García" w:date="2020-05-12T12:04:00Z">
                                <w:r>
                                  <w:rPr>
                                    <w:sz w:val="20"/>
                                    <w:szCs w:val="20"/>
                                  </w:rPr>
                                  <w:t>No</w:t>
                                </w:r>
                              </w:ins>
                              <w:ins w:id="669" w:author="Andrea del Nido García" w:date="2020-05-12T12:05:00Z">
                                <w:r>
                                  <w:rPr>
                                    <w:sz w:val="20"/>
                                    <w:szCs w:val="20"/>
                                  </w:rPr>
                                  <w:t>mbre emisor (CA)</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27A909" id="Cuadro de texto 135" o:spid="_x0000_s1039" type="#_x0000_t202" style="position:absolute;left:0;text-align:left;margin-left:234.3pt;margin-top:26.15pt;width:75.75pt;height:32.25pt;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" filled="f" stroked="f" strokeweight=".5pt">
                  <v:textbox>
                    <w:txbxContent>
                      <w:p w14:paraId="6186C869" w14:textId="77777777" w:rsidR="007D13AF" w:rsidRPr="003D04EB" w:rsidRDefault="007D13AF">
                        <w:pPr>
                          <w:spacing w:line="240" w:lineRule="auto"/>
                          <w:ind w:firstLine="0"/>
                          <w:jc w:val="center"/>
                          <w:rPr>
                            <w:sz w:val="20"/>
                            <w:szCs w:val="20"/>
                            <w:rPrChange w:id="670" w:author="Andrea del Nido García" w:date="2020-05-12T12:03:00Z">
                              <w:rPr/>
                            </w:rPrChange>
                          </w:rPr>
                          <w:pPrChange w:id="671" w:author="Andrea del Nido García" w:date="2020-05-12T11:53:00Z">
                            <w:pPr/>
                          </w:pPrChange>
                        </w:pPr>
                        <w:ins w:id="672" w:author="Andrea del Nido García" w:date="2020-05-12T12:04:00Z">
                          <w:r>
                            <w:rPr>
                              <w:sz w:val="20"/>
                              <w:szCs w:val="20"/>
                            </w:rPr>
                            <w:t>No</w:t>
                          </w:r>
                        </w:ins>
                        <w:ins w:id="673" w:author="Andrea del Nido García" w:date="2020-05-12T12:05:00Z">
                          <w:r>
                            <w:rPr>
                              <w:sz w:val="20"/>
                              <w:szCs w:val="20"/>
                            </w:rPr>
                            <w:t>mbre emisor (CA)</w:t>
                          </w:r>
                        </w:ins>
                      </w:p>
                    </w:txbxContent>
                  </v:textbox>
                  <w10:wrap anchorx="margin"/>
                </v:shape>
              </w:pict>
            </mc:Fallback>
          </mc:AlternateContent>
        </w:r>
      </w:ins>
      <w:ins w:id="674" w:author="Andrea del Nido García" w:date="2020-05-12T12:20:00Z">
        <w:r>
          <w:rPr>
            <w:noProof/>
          </w:rPr>
          <mc:AlternateContent>
            <mc:Choice Requires="wps">
              <w:drawing>
                <wp:anchor distT="0" distB="0" distL="114300" distR="114300" simplePos="0" relativeHeight="251862016" behindDoc="0" locked="0" layoutInCell="1" allowOverlap="1" wp14:anchorId="08504813" wp14:editId="711B3409">
                  <wp:simplePos x="0" y="0"/>
                  <wp:positionH relativeFrom="column">
                    <wp:posOffset>3930015</wp:posOffset>
                  </wp:positionH>
                  <wp:positionV relativeFrom="paragraph">
                    <wp:posOffset>151765</wp:posOffset>
                  </wp:positionV>
                  <wp:extent cx="142875" cy="2390775"/>
                  <wp:effectExtent l="0" t="19050" r="9525" b="28575"/>
                  <wp:wrapNone/>
                  <wp:docPr id="145" name="Conector: angular 145"/>
                  <wp:cNvGraphicFramePr/>
                  <a:graphic xmlns:a="http://schemas.openxmlformats.org/drawingml/2006/main">
                    <a:graphicData uri="http://schemas.microsoft.com/office/word/2010/wordprocessingShape">
                      <wps:wsp>
                        <wps:cNvCnPr/>
                        <wps:spPr>
                          <a:xfrm>
                            <a:off x="0" y="0"/>
                            <a:ext cx="142875" cy="2390775"/>
                          </a:xfrm>
                          <a:prstGeom prst="bentConnector3">
                            <a:avLst/>
                          </a:prstGeom>
                          <a:ln w="28575">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0D29CC" id="Conector: angular 145" o:spid="_x0000_s1026" type="#_x0000_t34" style="position:absolute;margin-left:309.45pt;margin-top:11.95pt;width:11.25pt;height:188.2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" strokecolor="#44546a [3215]" strokeweight="2.25pt"/>
              </w:pict>
            </mc:Fallback>
          </mc:AlternateContent>
        </w:r>
      </w:ins>
      <w:ins w:id="675" w:author="Andrea del Nido García" w:date="2020-05-12T12:24:00Z">
        <w:r w:rsidR="00706D9C">
          <w:rPr>
            <w:noProof/>
          </w:rPr>
          <mc:AlternateContent>
            <mc:Choice Requires="wps">
              <w:drawing>
                <wp:anchor distT="0" distB="0" distL="114300" distR="114300" simplePos="0" relativeHeight="251878400" behindDoc="0" locked="0" layoutInCell="1" allowOverlap="1" wp14:anchorId="11E47CD9" wp14:editId="472DB267">
                  <wp:simplePos x="0" y="0"/>
                  <wp:positionH relativeFrom="column">
                    <wp:posOffset>704850</wp:posOffset>
                  </wp:positionH>
                  <wp:positionV relativeFrom="paragraph">
                    <wp:posOffset>8255</wp:posOffset>
                  </wp:positionV>
                  <wp:extent cx="885825" cy="0"/>
                  <wp:effectExtent l="0" t="0" r="0" b="0"/>
                  <wp:wrapNone/>
                  <wp:docPr id="157" name="Conector recto 157"/>
                  <wp:cNvGraphicFramePr/>
                  <a:graphic xmlns:a="http://schemas.openxmlformats.org/drawingml/2006/main">
                    <a:graphicData uri="http://schemas.microsoft.com/office/word/2010/wordprocessingShape">
                      <wps:wsp>
                        <wps:cNvCnPr/>
                        <wps:spPr>
                          <a:xfrm>
                            <a:off x="0" y="0"/>
                            <a:ext cx="885825" cy="0"/>
                          </a:xfrm>
                          <a:prstGeom prst="line">
                            <a:avLst/>
                          </a:prstGeom>
                          <a:ln>
                            <a:solidFill>
                              <a:schemeClr val="bg2">
                                <a:lumMod val="25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590C7D" id="Conector recto 157" o:spid="_x0000_s1026" style="position:absolute;z-index:251878400;visibility:visible;mso-wrap-style:square;mso-wrap-distance-left:9pt;mso-wrap-distance-top:0;mso-wrap-distance-right:9pt;mso-wrap-distance-bottom:0;mso-position-horizontal:absolute;mso-position-horizontal-relative:text;mso-position-vertical:absolute;mso-position-vertical-relative:text" from="55.5pt,.65pt" to="125.2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" strokecolor="#393737 [814]" strokeweight=".5pt">
                  <v:stroke joinstyle="miter"/>
                </v:line>
              </w:pict>
            </mc:Fallback>
          </mc:AlternateContent>
        </w:r>
      </w:ins>
    </w:p>
    <w:p w14:paraId="3AD1799D" w14:textId="798A4442" w:rsidR="00EF3520" w:rsidRDefault="00B54E2F">
      <w:pPr>
        <w:rPr>
          <w:ins w:id="676" w:author="Andrea del Nido García" w:date="2020-05-12T11:46:00Z"/>
        </w:rPr>
      </w:pPr>
      <w:ins w:id="677" w:author="Andrea del Nido García" w:date="2020-05-12T12:02:00Z">
        <w:r>
          <w:rPr>
            <w:noProof/>
          </w:rPr>
          <mc:AlternateContent>
            <mc:Choice Requires="wps">
              <w:drawing>
                <wp:anchor distT="0" distB="0" distL="114300" distR="114300" simplePos="0" relativeHeight="251836416" behindDoc="0" locked="0" layoutInCell="1" allowOverlap="1" wp14:anchorId="450A4D8B" wp14:editId="59B052B6">
                  <wp:simplePos x="0" y="0"/>
                  <wp:positionH relativeFrom="column">
                    <wp:posOffset>3028950</wp:posOffset>
                  </wp:positionH>
                  <wp:positionV relativeFrom="paragraph">
                    <wp:posOffset>9525</wp:posOffset>
                  </wp:positionV>
                  <wp:extent cx="885825" cy="0"/>
                  <wp:effectExtent l="0" t="0" r="0" b="0"/>
                  <wp:wrapNone/>
                  <wp:docPr id="124" name="Conector recto 124"/>
                  <wp:cNvGraphicFramePr/>
                  <a:graphic xmlns:a="http://schemas.openxmlformats.org/drawingml/2006/main">
                    <a:graphicData uri="http://schemas.microsoft.com/office/word/2010/wordprocessingShape">
                      <wps:wsp>
                        <wps:cNvCnPr/>
                        <wps:spPr>
                          <a:xfrm>
                            <a:off x="0" y="0"/>
                            <a:ext cx="885825" cy="0"/>
                          </a:xfrm>
                          <a:prstGeom prst="line">
                            <a:avLst/>
                          </a:prstGeom>
                          <a:ln>
                            <a:solidFill>
                              <a:schemeClr val="bg2">
                                <a:lumMod val="25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F7DDAB" id="Conector recto 124" o:spid="_x0000_s1026" style="position:absolute;z-index:251836416;visibility:visible;mso-wrap-style:square;mso-wrap-distance-left:9pt;mso-wrap-distance-top:0;mso-wrap-distance-right:9pt;mso-wrap-distance-bottom:0;mso-position-horizontal:absolute;mso-position-horizontal-relative:text;mso-position-vertical:absolute;mso-position-vertical-relative:text" from="238.5pt,.75pt" to="308.2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" strokecolor="#393737 [814]" strokeweight=".5pt">
                  <v:stroke joinstyle="miter"/>
                </v:line>
              </w:pict>
            </mc:Fallback>
          </mc:AlternateContent>
        </w:r>
      </w:ins>
      <w:ins w:id="678" w:author="Andrea del Nido García" w:date="2020-05-12T11:52:00Z">
        <w:r w:rsidR="00C22FE7">
          <w:rPr>
            <w:noProof/>
          </w:rPr>
          <mc:AlternateContent>
            <mc:Choice Requires="wps">
              <w:drawing>
                <wp:anchor distT="0" distB="0" distL="114300" distR="114300" simplePos="0" relativeHeight="251821056" behindDoc="0" locked="0" layoutInCell="1" allowOverlap="1" wp14:anchorId="49A6C34F" wp14:editId="34101841">
                  <wp:simplePos x="0" y="0"/>
                  <wp:positionH relativeFrom="margin">
                    <wp:posOffset>-152400</wp:posOffset>
                  </wp:positionH>
                  <wp:positionV relativeFrom="paragraph">
                    <wp:posOffset>209550</wp:posOffset>
                  </wp:positionV>
                  <wp:extent cx="1295400" cy="238125"/>
                  <wp:effectExtent l="0" t="0" r="0" b="9525"/>
                  <wp:wrapNone/>
                  <wp:docPr id="114" name="Cuadro de texto 114"/>
                  <wp:cNvGraphicFramePr/>
                  <a:graphic xmlns:a="http://schemas.openxmlformats.org/drawingml/2006/main">
                    <a:graphicData uri="http://schemas.microsoft.com/office/word/2010/wordprocessingShape">
                      <wps:wsp>
                        <wps:cNvSpPr txBox="1"/>
                        <wps:spPr>
                          <a:xfrm>
                            <a:off x="0" y="0"/>
                            <a:ext cx="1295400" cy="238125"/>
                          </a:xfrm>
                          <a:prstGeom prst="rect">
                            <a:avLst/>
                          </a:prstGeom>
                          <a:solidFill>
                            <a:schemeClr val="lt1"/>
                          </a:solidFill>
                          <a:ln w="6350">
                            <a:noFill/>
                          </a:ln>
                        </wps:spPr>
                        <wps:txbx>
                          <w:txbxContent>
                            <w:p w14:paraId="1474B3B3" w14:textId="03BE2DCF" w:rsidR="007D13AF" w:rsidRPr="00C22FE7" w:rsidRDefault="007D13AF">
                              <w:pPr>
                                <w:spacing w:line="240" w:lineRule="auto"/>
                                <w:ind w:firstLine="0"/>
                                <w:jc w:val="center"/>
                                <w:rPr>
                                  <w:b/>
                                  <w:bCs/>
                                  <w:rPrChange w:id="679" w:author="Andrea del Nido García" w:date="2020-05-12T12:30:00Z">
                                    <w:rPr/>
                                  </w:rPrChange>
                                </w:rPr>
                                <w:pPrChange w:id="680" w:author="Andrea del Nido García" w:date="2020-05-12T11:53:00Z">
                                  <w:pPr/>
                                </w:pPrChange>
                              </w:pPr>
                              <w:ins w:id="681" w:author="Andrea del Nido García" w:date="2020-05-12T11:52:00Z">
                                <w:r w:rsidRPr="00C22FE7">
                                  <w:rPr>
                                    <w:b/>
                                    <w:bCs/>
                                    <w:rPrChange w:id="682" w:author="Andrea del Nido García" w:date="2020-05-12T12:30:00Z">
                                      <w:rPr/>
                                    </w:rPrChange>
                                  </w:rPr>
                                  <w:t>Certificado</w:t>
                                </w:r>
                              </w:ins>
                              <w:ins w:id="683" w:author="Andrea del Nido García" w:date="2020-05-12T11:53:00Z">
                                <w:r w:rsidRPr="00C22FE7">
                                  <w:rPr>
                                    <w:b/>
                                    <w:bCs/>
                                    <w:rPrChange w:id="684" w:author="Andrea del Nido García" w:date="2020-05-12T12:30:00Z">
                                      <w:rPr/>
                                    </w:rPrChange>
                                  </w:rPr>
                                  <w:t xml:space="preserve"> </w:t>
                                </w:r>
                              </w:ins>
                              <w:ins w:id="685" w:author="Andrea del Nido García" w:date="2020-05-12T11:52:00Z">
                                <w:r w:rsidRPr="00C22FE7">
                                  <w:rPr>
                                    <w:b/>
                                    <w:bCs/>
                                    <w:rPrChange w:id="686" w:author="Andrea del Nido García" w:date="2020-05-12T12:30:00Z">
                                      <w:rPr/>
                                    </w:rPrChange>
                                  </w:rPr>
                                  <w:t>Raíz</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A6C34F" id="Cuadro de texto 114" o:spid="_x0000_s1040" type="#_x0000_t202" style="position:absolute;left:0;text-align:left;margin-left:-12pt;margin-top:16.5pt;width:102pt;height:18.75pt;z-index:251821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" fillcolor="white [3201]" stroked="f" strokeweight=".5pt">
                  <v:textbox>
                    <w:txbxContent>
                      <w:p w14:paraId="1474B3B3" w14:textId="03BE2DCF" w:rsidR="007D13AF" w:rsidRPr="00C22FE7" w:rsidRDefault="007D13AF">
                        <w:pPr>
                          <w:spacing w:line="240" w:lineRule="auto"/>
                          <w:ind w:firstLine="0"/>
                          <w:jc w:val="center"/>
                          <w:rPr>
                            <w:b/>
                            <w:bCs/>
                            <w:rPrChange w:id="687" w:author="Andrea del Nido García" w:date="2020-05-12T12:30:00Z">
                              <w:rPr/>
                            </w:rPrChange>
                          </w:rPr>
                          <w:pPrChange w:id="688" w:author="Andrea del Nido García" w:date="2020-05-12T11:53:00Z">
                            <w:pPr/>
                          </w:pPrChange>
                        </w:pPr>
                        <w:ins w:id="689" w:author="Andrea del Nido García" w:date="2020-05-12T11:52:00Z">
                          <w:r w:rsidRPr="00C22FE7">
                            <w:rPr>
                              <w:b/>
                              <w:bCs/>
                              <w:rPrChange w:id="690" w:author="Andrea del Nido García" w:date="2020-05-12T12:30:00Z">
                                <w:rPr/>
                              </w:rPrChange>
                            </w:rPr>
                            <w:t>Certificado</w:t>
                          </w:r>
                        </w:ins>
                        <w:ins w:id="691" w:author="Andrea del Nido García" w:date="2020-05-12T11:53:00Z">
                          <w:r w:rsidRPr="00C22FE7">
                            <w:rPr>
                              <w:b/>
                              <w:bCs/>
                              <w:rPrChange w:id="692" w:author="Andrea del Nido García" w:date="2020-05-12T12:30:00Z">
                                <w:rPr/>
                              </w:rPrChange>
                            </w:rPr>
                            <w:t xml:space="preserve"> </w:t>
                          </w:r>
                        </w:ins>
                        <w:ins w:id="693" w:author="Andrea del Nido García" w:date="2020-05-12T11:52:00Z">
                          <w:r w:rsidRPr="00C22FE7">
                            <w:rPr>
                              <w:b/>
                              <w:bCs/>
                              <w:rPrChange w:id="694" w:author="Andrea del Nido García" w:date="2020-05-12T12:30:00Z">
                                <w:rPr/>
                              </w:rPrChange>
                            </w:rPr>
                            <w:t>Raíz</w:t>
                          </w:r>
                        </w:ins>
                      </w:p>
                    </w:txbxContent>
                  </v:textbox>
                  <w10:wrap anchorx="margin"/>
                </v:shape>
              </w:pict>
            </mc:Fallback>
          </mc:AlternateContent>
        </w:r>
      </w:ins>
      <w:ins w:id="695" w:author="Andrea del Nido García" w:date="2020-05-12T12:29:00Z">
        <w:r w:rsidR="00B61734">
          <w:rPr>
            <w:noProof/>
          </w:rPr>
          <mc:AlternateContent>
            <mc:Choice Requires="wps">
              <w:drawing>
                <wp:anchor distT="0" distB="0" distL="114300" distR="114300" simplePos="0" relativeHeight="251887616" behindDoc="0" locked="0" layoutInCell="1" allowOverlap="1" wp14:anchorId="74DE857C" wp14:editId="0C40E2F1">
                  <wp:simplePos x="0" y="0"/>
                  <wp:positionH relativeFrom="column">
                    <wp:posOffset>1282065</wp:posOffset>
                  </wp:positionH>
                  <wp:positionV relativeFrom="paragraph">
                    <wp:posOffset>142875</wp:posOffset>
                  </wp:positionV>
                  <wp:extent cx="0" cy="238125"/>
                  <wp:effectExtent l="57150" t="38100" r="57150" b="9525"/>
                  <wp:wrapNone/>
                  <wp:docPr id="167" name="Conector recto de flecha 167"/>
                  <wp:cNvGraphicFramePr/>
                  <a:graphic xmlns:a="http://schemas.openxmlformats.org/drawingml/2006/main">
                    <a:graphicData uri="http://schemas.microsoft.com/office/word/2010/wordprocessingShape">
                      <wps:wsp>
                        <wps:cNvCnPr/>
                        <wps:spPr>
                          <a:xfrm flipV="1">
                            <a:off x="0" y="0"/>
                            <a:ext cx="0" cy="238125"/>
                          </a:xfrm>
                          <a:prstGeom prst="straightConnector1">
                            <a:avLst/>
                          </a:prstGeom>
                          <a:ln w="28575">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182D50F" id="_x0000_t32" coordsize="21600,21600" o:spt="32" o:oned="t" path="m,l21600,21600e" filled="f">
                  <v:path arrowok="t" fillok="f" o:connecttype="none"/>
                  <o:lock v:ext="edit" shapetype="t"/>
                </v:shapetype>
                <v:shape id="Conector recto de flecha 167" o:spid="_x0000_s1026" type="#_x0000_t32" style="position:absolute;margin-left:100.95pt;margin-top:11.25pt;width:0;height:18.75pt;flip:y;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" strokecolor="#44546a [3215]" strokeweight="2.25pt">
                  <v:stroke endarrow="block" joinstyle="miter"/>
                </v:shape>
              </w:pict>
            </mc:Fallback>
          </mc:AlternateContent>
        </w:r>
      </w:ins>
    </w:p>
    <w:p w14:paraId="1BF8B045" w14:textId="76D52474" w:rsidR="000B22F4" w:rsidRDefault="0031077F">
      <w:pPr>
        <w:rPr>
          <w:ins w:id="696" w:author="Andrea del Nido García" w:date="2020-05-12T11:51:00Z"/>
        </w:rPr>
      </w:pPr>
      <w:ins w:id="697" w:author="Andrea del Nido García" w:date="2020-05-12T12:28:00Z">
        <w:r>
          <w:rPr>
            <w:noProof/>
          </w:rPr>
          <mc:AlternateContent>
            <mc:Choice Requires="wps">
              <w:drawing>
                <wp:anchor distT="0" distB="0" distL="114300" distR="114300" simplePos="0" relativeHeight="251883520" behindDoc="0" locked="0" layoutInCell="1" allowOverlap="1" wp14:anchorId="33A89ADF" wp14:editId="500EB30B">
                  <wp:simplePos x="0" y="0"/>
                  <wp:positionH relativeFrom="column">
                    <wp:posOffset>3682365</wp:posOffset>
                  </wp:positionH>
                  <wp:positionV relativeFrom="paragraph">
                    <wp:posOffset>314960</wp:posOffset>
                  </wp:positionV>
                  <wp:extent cx="0" cy="581025"/>
                  <wp:effectExtent l="57150" t="38100" r="57150" b="9525"/>
                  <wp:wrapNone/>
                  <wp:docPr id="163" name="Conector recto de flecha 163"/>
                  <wp:cNvGraphicFramePr/>
                  <a:graphic xmlns:a="http://schemas.openxmlformats.org/drawingml/2006/main">
                    <a:graphicData uri="http://schemas.microsoft.com/office/word/2010/wordprocessingShape">
                      <wps:wsp>
                        <wps:cNvCnPr/>
                        <wps:spPr>
                          <a:xfrm flipV="1">
                            <a:off x="0" y="0"/>
                            <a:ext cx="0" cy="581025"/>
                          </a:xfrm>
                          <a:prstGeom prst="straightConnector1">
                            <a:avLst/>
                          </a:prstGeom>
                          <a:ln w="28575">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2A0768" id="Conector recto de flecha 163" o:spid="_x0000_s1026" type="#_x0000_t32" style="position:absolute;margin-left:289.95pt;margin-top:24.8pt;width:0;height:45.75pt;flip:y;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" strokecolor="#44546a [3215]" strokeweight="2.25pt">
                  <v:stroke endarrow="block" joinstyle="miter"/>
                </v:shape>
              </w:pict>
            </mc:Fallback>
          </mc:AlternateContent>
        </w:r>
      </w:ins>
      <w:ins w:id="698" w:author="Andrea del Nido García" w:date="2020-05-12T12:14:00Z">
        <w:r w:rsidR="00672878">
          <w:rPr>
            <w:noProof/>
          </w:rPr>
          <mc:AlternateContent>
            <mc:Choice Requires="wps">
              <w:drawing>
                <wp:anchor distT="0" distB="0" distL="114300" distR="114300" simplePos="0" relativeHeight="251855872" behindDoc="0" locked="0" layoutInCell="1" allowOverlap="1" wp14:anchorId="12D5ECE4" wp14:editId="7EF123A5">
                  <wp:simplePos x="0" y="0"/>
                  <wp:positionH relativeFrom="column">
                    <wp:posOffset>5153025</wp:posOffset>
                  </wp:positionH>
                  <wp:positionV relativeFrom="paragraph">
                    <wp:posOffset>285750</wp:posOffset>
                  </wp:positionV>
                  <wp:extent cx="885825" cy="0"/>
                  <wp:effectExtent l="0" t="0" r="0" b="0"/>
                  <wp:wrapNone/>
                  <wp:docPr id="140" name="Conector recto 140"/>
                  <wp:cNvGraphicFramePr/>
                  <a:graphic xmlns:a="http://schemas.openxmlformats.org/drawingml/2006/main">
                    <a:graphicData uri="http://schemas.microsoft.com/office/word/2010/wordprocessingShape">
                      <wps:wsp>
                        <wps:cNvCnPr/>
                        <wps:spPr>
                          <a:xfrm>
                            <a:off x="0" y="0"/>
                            <a:ext cx="885825" cy="0"/>
                          </a:xfrm>
                          <a:prstGeom prst="line">
                            <a:avLst/>
                          </a:prstGeom>
                          <a:ln>
                            <a:solidFill>
                              <a:schemeClr val="bg2">
                                <a:lumMod val="25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DCE7F9" id="Conector recto 140" o:spid="_x0000_s1026" style="position:absolute;z-index:251855872;visibility:visible;mso-wrap-style:square;mso-wrap-distance-left:9pt;mso-wrap-distance-top:0;mso-wrap-distance-right:9pt;mso-wrap-distance-bottom:0;mso-position-horizontal:absolute;mso-position-horizontal-relative:text;mso-position-vertical:absolute;mso-position-vertical-relative:text" from="405.75pt,22.5pt" to="475.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" strokecolor="#393737 [814]" strokeweight=".5pt">
                  <v:stroke joinstyle="miter"/>
                </v:line>
              </w:pict>
            </mc:Fallback>
          </mc:AlternateContent>
        </w:r>
      </w:ins>
      <w:ins w:id="699" w:author="Andrea del Nido García" w:date="2020-05-12T12:10:00Z">
        <w:r w:rsidR="00B54E2F" w:rsidRPr="00F74FF0">
          <w:rPr>
            <w:noProof/>
          </w:rPr>
          <mc:AlternateContent>
            <mc:Choice Requires="wps">
              <w:drawing>
                <wp:anchor distT="0" distB="0" distL="114300" distR="114300" simplePos="0" relativeHeight="251851776" behindDoc="0" locked="0" layoutInCell="1" allowOverlap="1" wp14:anchorId="5D94F449" wp14:editId="1EE105C4">
                  <wp:simplePos x="0" y="0"/>
                  <wp:positionH relativeFrom="margin">
                    <wp:posOffset>2990850</wp:posOffset>
                  </wp:positionH>
                  <wp:positionV relativeFrom="paragraph">
                    <wp:posOffset>27940</wp:posOffset>
                  </wp:positionV>
                  <wp:extent cx="962025" cy="247650"/>
                  <wp:effectExtent l="0" t="0" r="0" b="0"/>
                  <wp:wrapNone/>
                  <wp:docPr id="136" name="Cuadro de texto 136"/>
                  <wp:cNvGraphicFramePr/>
                  <a:graphic xmlns:a="http://schemas.openxmlformats.org/drawingml/2006/main">
                    <a:graphicData uri="http://schemas.microsoft.com/office/word/2010/wordprocessingShape">
                      <wps:wsp>
                        <wps:cNvSpPr txBox="1"/>
                        <wps:spPr>
                          <a:xfrm>
                            <a:off x="0" y="0"/>
                            <a:ext cx="962025" cy="247650"/>
                          </a:xfrm>
                          <a:prstGeom prst="rect">
                            <a:avLst/>
                          </a:prstGeom>
                          <a:noFill/>
                          <a:ln w="6350">
                            <a:noFill/>
                          </a:ln>
                        </wps:spPr>
                        <wps:txbx>
                          <w:txbxContent>
                            <w:p w14:paraId="01D6FF93" w14:textId="77777777" w:rsidR="007D13AF" w:rsidRPr="003D04EB" w:rsidRDefault="007D13AF">
                              <w:pPr>
                                <w:spacing w:line="240" w:lineRule="auto"/>
                                <w:ind w:firstLine="0"/>
                                <w:jc w:val="center"/>
                                <w:rPr>
                                  <w:sz w:val="20"/>
                                  <w:szCs w:val="20"/>
                                  <w:rPrChange w:id="700" w:author="Andrea del Nido García" w:date="2020-05-12T12:03:00Z">
                                    <w:rPr/>
                                  </w:rPrChange>
                                </w:rPr>
                                <w:pPrChange w:id="701" w:author="Andrea del Nido García" w:date="2020-05-12T11:53:00Z">
                                  <w:pPr/>
                                </w:pPrChange>
                              </w:pPr>
                              <w:ins w:id="702" w:author="Andrea del Nido García" w:date="2020-05-12T12:05:00Z">
                                <w:r>
                                  <w:rPr>
                                    <w:sz w:val="20"/>
                                    <w:szCs w:val="20"/>
                                  </w:rPr>
                                  <w:t>Firma emisor</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94F449" id="Cuadro de texto 136" o:spid="_x0000_s1041" type="#_x0000_t202" style="position:absolute;left:0;text-align:left;margin-left:235.5pt;margin-top:2.2pt;width:75.75pt;height:19.5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" filled="f" stroked="f" strokeweight=".5pt">
                  <v:textbox>
                    <w:txbxContent>
                      <w:p w14:paraId="01D6FF93" w14:textId="77777777" w:rsidR="007D13AF" w:rsidRPr="003D04EB" w:rsidRDefault="007D13AF">
                        <w:pPr>
                          <w:spacing w:line="240" w:lineRule="auto"/>
                          <w:ind w:firstLine="0"/>
                          <w:jc w:val="center"/>
                          <w:rPr>
                            <w:sz w:val="20"/>
                            <w:szCs w:val="20"/>
                            <w:rPrChange w:id="703" w:author="Andrea del Nido García" w:date="2020-05-12T12:03:00Z">
                              <w:rPr/>
                            </w:rPrChange>
                          </w:rPr>
                          <w:pPrChange w:id="704" w:author="Andrea del Nido García" w:date="2020-05-12T11:53:00Z">
                            <w:pPr/>
                          </w:pPrChange>
                        </w:pPr>
                        <w:ins w:id="705" w:author="Andrea del Nido García" w:date="2020-05-12T12:05:00Z">
                          <w:r>
                            <w:rPr>
                              <w:sz w:val="20"/>
                              <w:szCs w:val="20"/>
                            </w:rPr>
                            <w:t>Firma emisor</w:t>
                          </w:r>
                        </w:ins>
                      </w:p>
                    </w:txbxContent>
                  </v:textbox>
                  <w10:wrap anchorx="margin"/>
                </v:shape>
              </w:pict>
            </mc:Fallback>
          </mc:AlternateContent>
        </w:r>
      </w:ins>
      <w:ins w:id="706" w:author="Andrea del Nido García" w:date="2020-05-12T12:01:00Z">
        <w:r w:rsidR="00B54E2F">
          <w:rPr>
            <w:noProof/>
          </w:rPr>
          <mc:AlternateContent>
            <mc:Choice Requires="wps">
              <w:drawing>
                <wp:anchor distT="0" distB="0" distL="114300" distR="114300" simplePos="0" relativeHeight="251832320" behindDoc="0" locked="0" layoutInCell="1" allowOverlap="1" wp14:anchorId="4575591C" wp14:editId="21FCC9E2">
                  <wp:simplePos x="0" y="0"/>
                  <wp:positionH relativeFrom="column">
                    <wp:posOffset>3015615</wp:posOffset>
                  </wp:positionH>
                  <wp:positionV relativeFrom="paragraph">
                    <wp:posOffset>38735</wp:posOffset>
                  </wp:positionV>
                  <wp:extent cx="885825" cy="0"/>
                  <wp:effectExtent l="0" t="0" r="0" b="0"/>
                  <wp:wrapNone/>
                  <wp:docPr id="122" name="Conector recto 122"/>
                  <wp:cNvGraphicFramePr/>
                  <a:graphic xmlns:a="http://schemas.openxmlformats.org/drawingml/2006/main">
                    <a:graphicData uri="http://schemas.microsoft.com/office/word/2010/wordprocessingShape">
                      <wps:wsp>
                        <wps:cNvCnPr/>
                        <wps:spPr>
                          <a:xfrm>
                            <a:off x="0" y="0"/>
                            <a:ext cx="885825" cy="0"/>
                          </a:xfrm>
                          <a:prstGeom prst="line">
                            <a:avLst/>
                          </a:prstGeom>
                          <a:ln>
                            <a:solidFill>
                              <a:schemeClr val="bg2">
                                <a:lumMod val="25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F50ACD" id="Conector recto 122" o:spid="_x0000_s1026" style="position:absolute;z-index:251832320;visibility:visible;mso-wrap-style:square;mso-wrap-distance-left:9pt;mso-wrap-distance-top:0;mso-wrap-distance-right:9pt;mso-wrap-distance-bottom:0;mso-position-horizontal:absolute;mso-position-horizontal-relative:text;mso-position-vertical:absolute;mso-position-vertical-relative:text" from="237.45pt,3.05pt" to="307.2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" strokecolor="#393737 [814]" strokeweight=".5pt">
                  <v:stroke joinstyle="miter"/>
                </v:line>
              </w:pict>
            </mc:Fallback>
          </mc:AlternateContent>
        </w:r>
      </w:ins>
    </w:p>
    <w:p w14:paraId="38B79DBE" w14:textId="27DF9DFD" w:rsidR="00DD56AC" w:rsidRDefault="00DD56AC">
      <w:pPr>
        <w:rPr>
          <w:ins w:id="707" w:author="Andrea del Nido García" w:date="2020-05-12T12:06:00Z"/>
        </w:rPr>
      </w:pPr>
    </w:p>
    <w:p w14:paraId="781E1E23" w14:textId="71F41EBD" w:rsidR="00577FA0" w:rsidRDefault="00672878">
      <w:pPr>
        <w:rPr>
          <w:ins w:id="708" w:author="Andrea del Nido García" w:date="2020-05-12T12:06:00Z"/>
        </w:rPr>
      </w:pPr>
      <w:ins w:id="709" w:author="Andrea del Nido García" w:date="2020-05-12T12:14:00Z">
        <w:r>
          <w:rPr>
            <w:noProof/>
          </w:rPr>
          <mc:AlternateContent>
            <mc:Choice Requires="wps">
              <w:drawing>
                <wp:anchor distT="0" distB="0" distL="114300" distR="114300" simplePos="0" relativeHeight="251857920" behindDoc="0" locked="0" layoutInCell="1" allowOverlap="1" wp14:anchorId="690369A5" wp14:editId="7540997E">
                  <wp:simplePos x="0" y="0"/>
                  <wp:positionH relativeFrom="column">
                    <wp:posOffset>5133975</wp:posOffset>
                  </wp:positionH>
                  <wp:positionV relativeFrom="paragraph">
                    <wp:posOffset>20320</wp:posOffset>
                  </wp:positionV>
                  <wp:extent cx="885825" cy="0"/>
                  <wp:effectExtent l="0" t="0" r="0" b="0"/>
                  <wp:wrapNone/>
                  <wp:docPr id="141" name="Conector recto 141"/>
                  <wp:cNvGraphicFramePr/>
                  <a:graphic xmlns:a="http://schemas.openxmlformats.org/drawingml/2006/main">
                    <a:graphicData uri="http://schemas.microsoft.com/office/word/2010/wordprocessingShape">
                      <wps:wsp>
                        <wps:cNvCnPr/>
                        <wps:spPr>
                          <a:xfrm>
                            <a:off x="0" y="0"/>
                            <a:ext cx="885825" cy="0"/>
                          </a:xfrm>
                          <a:prstGeom prst="line">
                            <a:avLst/>
                          </a:prstGeom>
                          <a:ln>
                            <a:solidFill>
                              <a:schemeClr val="bg2">
                                <a:lumMod val="25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03A06C" id="Conector recto 141" o:spid="_x0000_s1026" style="position:absolute;z-index:251857920;visibility:visible;mso-wrap-style:square;mso-wrap-distance-left:9pt;mso-wrap-distance-top:0;mso-wrap-distance-right:9pt;mso-wrap-distance-bottom:0;mso-position-horizontal:absolute;mso-position-horizontal-relative:text;mso-position-vertical:absolute;mso-position-vertical-relative:text" from="404.25pt,1.6pt" to="474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" strokecolor="#393737 [814]" strokeweight=".5pt">
                  <v:stroke joinstyle="miter"/>
                </v:line>
              </w:pict>
            </mc:Fallback>
          </mc:AlternateContent>
        </w:r>
      </w:ins>
      <w:ins w:id="710" w:author="Andrea del Nido García" w:date="2020-05-12T12:28:00Z">
        <w:r w:rsidR="00816D8F">
          <w:rPr>
            <w:noProof/>
          </w:rPr>
          <mc:AlternateContent>
            <mc:Choice Requires="wps">
              <w:drawing>
                <wp:anchor distT="0" distB="0" distL="114300" distR="114300" simplePos="0" relativeHeight="251885568" behindDoc="1" locked="0" layoutInCell="1" allowOverlap="1" wp14:anchorId="2E92F062" wp14:editId="712C9C9D">
                  <wp:simplePos x="0" y="0"/>
                  <wp:positionH relativeFrom="column">
                    <wp:posOffset>2333625</wp:posOffset>
                  </wp:positionH>
                  <wp:positionV relativeFrom="paragraph">
                    <wp:posOffset>189865</wp:posOffset>
                  </wp:positionV>
                  <wp:extent cx="981075" cy="238125"/>
                  <wp:effectExtent l="0" t="0" r="9525" b="9525"/>
                  <wp:wrapNone/>
                  <wp:docPr id="164" name="Cuadro de texto 164"/>
                  <wp:cNvGraphicFramePr/>
                  <a:graphic xmlns:a="http://schemas.openxmlformats.org/drawingml/2006/main">
                    <a:graphicData uri="http://schemas.microsoft.com/office/word/2010/wordprocessingShape">
                      <wps:wsp>
                        <wps:cNvSpPr txBox="1"/>
                        <wps:spPr>
                          <a:xfrm>
                            <a:off x="0" y="0"/>
                            <a:ext cx="981075" cy="238125"/>
                          </a:xfrm>
                          <a:prstGeom prst="rect">
                            <a:avLst/>
                          </a:prstGeom>
                          <a:solidFill>
                            <a:schemeClr val="lt1"/>
                          </a:solidFill>
                          <a:ln w="6350">
                            <a:noFill/>
                          </a:ln>
                        </wps:spPr>
                        <wps:txbx>
                          <w:txbxContent>
                            <w:p w14:paraId="6237A976" w14:textId="77777777" w:rsidR="007D13AF" w:rsidRDefault="007D13AF">
                              <w:pPr>
                                <w:spacing w:line="240" w:lineRule="auto"/>
                                <w:ind w:firstLine="0"/>
                                <w:jc w:val="center"/>
                                <w:pPrChange w:id="711" w:author="Andrea del Nido García" w:date="2020-05-12T11:53:00Z">
                                  <w:pPr/>
                                </w:pPrChange>
                              </w:pPr>
                              <w:ins w:id="712" w:author="Andrea del Nido García" w:date="2020-05-12T12:21:00Z">
                                <w:r>
                                  <w:t>firma</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92F062" id="Cuadro de texto 164" o:spid="_x0000_s1042" type="#_x0000_t202" style="position:absolute;left:0;text-align:left;margin-left:183.75pt;margin-top:14.95pt;width:77.25pt;height:18.75pt;z-index:-25143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" fillcolor="white [3201]" stroked="f" strokeweight=".5pt">
                  <v:textbox>
                    <w:txbxContent>
                      <w:p w14:paraId="6237A976" w14:textId="77777777" w:rsidR="007D13AF" w:rsidRDefault="007D13AF">
                        <w:pPr>
                          <w:spacing w:line="240" w:lineRule="auto"/>
                          <w:ind w:firstLine="0"/>
                          <w:jc w:val="center"/>
                          <w:pPrChange w:id="713" w:author="Andrea del Nido García" w:date="2020-05-12T11:53:00Z">
                            <w:pPr/>
                          </w:pPrChange>
                        </w:pPr>
                        <w:ins w:id="714" w:author="Andrea del Nido García" w:date="2020-05-12T12:21:00Z">
                          <w:r>
                            <w:t>firma</w:t>
                          </w:r>
                        </w:ins>
                      </w:p>
                    </w:txbxContent>
                  </v:textbox>
                </v:shape>
              </w:pict>
            </mc:Fallback>
          </mc:AlternateContent>
        </w:r>
      </w:ins>
    </w:p>
    <w:p w14:paraId="34CE0D77" w14:textId="1F65704F" w:rsidR="00577FA0" w:rsidRDefault="00672878">
      <w:pPr>
        <w:rPr>
          <w:ins w:id="715" w:author="Andrea del Nido García" w:date="2020-05-12T12:06:00Z"/>
        </w:rPr>
      </w:pPr>
      <w:ins w:id="716" w:author="Andrea del Nido García" w:date="2020-05-12T12:15:00Z">
        <w:r>
          <w:rPr>
            <w:noProof/>
          </w:rPr>
          <mc:AlternateContent>
            <mc:Choice Requires="wps">
              <w:drawing>
                <wp:anchor distT="0" distB="0" distL="114300" distR="114300" simplePos="0" relativeHeight="251859968" behindDoc="0" locked="0" layoutInCell="1" allowOverlap="1" wp14:anchorId="06667465" wp14:editId="3ECFBDF8">
                  <wp:simplePos x="0" y="0"/>
                  <wp:positionH relativeFrom="column">
                    <wp:posOffset>5143500</wp:posOffset>
                  </wp:positionH>
                  <wp:positionV relativeFrom="paragraph">
                    <wp:posOffset>67945</wp:posOffset>
                  </wp:positionV>
                  <wp:extent cx="885825" cy="0"/>
                  <wp:effectExtent l="0" t="0" r="0" b="0"/>
                  <wp:wrapNone/>
                  <wp:docPr id="142" name="Conector recto 142"/>
                  <wp:cNvGraphicFramePr/>
                  <a:graphic xmlns:a="http://schemas.openxmlformats.org/drawingml/2006/main">
                    <a:graphicData uri="http://schemas.microsoft.com/office/word/2010/wordprocessingShape">
                      <wps:wsp>
                        <wps:cNvCnPr/>
                        <wps:spPr>
                          <a:xfrm>
                            <a:off x="0" y="0"/>
                            <a:ext cx="885825" cy="0"/>
                          </a:xfrm>
                          <a:prstGeom prst="line">
                            <a:avLst/>
                          </a:prstGeom>
                          <a:ln>
                            <a:solidFill>
                              <a:schemeClr val="bg2">
                                <a:lumMod val="25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0A3A9E3" id="Conector recto 142" o:spid="_x0000_s1026" style="position:absolute;z-index:251859968;visibility:visible;mso-wrap-style:square;mso-wrap-distance-left:9pt;mso-wrap-distance-top:0;mso-wrap-distance-right:9pt;mso-wrap-distance-bottom:0;mso-position-horizontal:absolute;mso-position-horizontal-relative:text;mso-position-vertical:absolute;mso-position-vertical-relative:text" from="405pt,5.35pt" to="474.7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" strokecolor="#393737 [814]" strokeweight=".5pt">
                  <v:stroke joinstyle="miter"/>
                </v:line>
              </w:pict>
            </mc:Fallback>
          </mc:AlternateContent>
        </w:r>
      </w:ins>
      <w:ins w:id="717" w:author="Andrea del Nido García" w:date="2020-05-12T12:20:00Z">
        <w:r w:rsidR="00036CB4">
          <w:rPr>
            <w:noProof/>
          </w:rPr>
          <mc:AlternateContent>
            <mc:Choice Requires="wps">
              <w:drawing>
                <wp:anchor distT="0" distB="0" distL="114300" distR="114300" simplePos="0" relativeHeight="251863040" behindDoc="0" locked="0" layoutInCell="1" allowOverlap="1" wp14:anchorId="68FB1B28" wp14:editId="09012FCB">
                  <wp:simplePos x="0" y="0"/>
                  <wp:positionH relativeFrom="column">
                    <wp:posOffset>4053840</wp:posOffset>
                  </wp:positionH>
                  <wp:positionV relativeFrom="paragraph">
                    <wp:posOffset>306070</wp:posOffset>
                  </wp:positionV>
                  <wp:extent cx="1762125" cy="523875"/>
                  <wp:effectExtent l="0" t="38100" r="66675" b="28575"/>
                  <wp:wrapNone/>
                  <wp:docPr id="147" name="Conector: angular 147"/>
                  <wp:cNvGraphicFramePr/>
                  <a:graphic xmlns:a="http://schemas.openxmlformats.org/drawingml/2006/main">
                    <a:graphicData uri="http://schemas.microsoft.com/office/word/2010/wordprocessingShape">
                      <wps:wsp>
                        <wps:cNvCnPr/>
                        <wps:spPr>
                          <a:xfrm flipV="1">
                            <a:off x="0" y="0"/>
                            <a:ext cx="1762125" cy="523875"/>
                          </a:xfrm>
                          <a:prstGeom prst="bentConnector3">
                            <a:avLst>
                              <a:gd name="adj1" fmla="val 100270"/>
                            </a:avLst>
                          </a:prstGeom>
                          <a:ln w="28575">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4605B8" id="Conector: angular 147" o:spid="_x0000_s1026" type="#_x0000_t34" style="position:absolute;margin-left:319.2pt;margin-top:24.1pt;width:138.75pt;height:41.25pt;flip:y;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" adj="21658" strokecolor="#44546a [3215]" strokeweight="2.25pt">
                  <v:stroke endarrow="block"/>
                </v:shape>
              </w:pict>
            </mc:Fallback>
          </mc:AlternateContent>
        </w:r>
      </w:ins>
    </w:p>
    <w:p w14:paraId="498523BF" w14:textId="7FAC0000" w:rsidR="00577FA0" w:rsidRDefault="00F74FF0">
      <w:pPr>
        <w:rPr>
          <w:ins w:id="718" w:author="Andrea del Nido García" w:date="2020-05-12T12:06:00Z"/>
        </w:rPr>
      </w:pPr>
      <w:ins w:id="719" w:author="Andrea del Nido García" w:date="2020-05-12T11:53:00Z">
        <w:r>
          <w:rPr>
            <w:noProof/>
          </w:rPr>
          <mc:AlternateContent>
            <mc:Choice Requires="wps">
              <w:drawing>
                <wp:anchor distT="0" distB="0" distL="114300" distR="114300" simplePos="0" relativeHeight="251825152" behindDoc="0" locked="0" layoutInCell="1" allowOverlap="1" wp14:anchorId="64EA249F" wp14:editId="7AB2082D">
                  <wp:simplePos x="0" y="0"/>
                  <wp:positionH relativeFrom="column">
                    <wp:posOffset>4457700</wp:posOffset>
                  </wp:positionH>
                  <wp:positionV relativeFrom="paragraph">
                    <wp:posOffset>18415</wp:posOffset>
                  </wp:positionV>
                  <wp:extent cx="1295400" cy="238125"/>
                  <wp:effectExtent l="0" t="0" r="0" b="9525"/>
                  <wp:wrapNone/>
                  <wp:docPr id="116" name="Cuadro de texto 116"/>
                  <wp:cNvGraphicFramePr/>
                  <a:graphic xmlns:a="http://schemas.openxmlformats.org/drawingml/2006/main">
                    <a:graphicData uri="http://schemas.microsoft.com/office/word/2010/wordprocessingShape">
                      <wps:wsp>
                        <wps:cNvSpPr txBox="1"/>
                        <wps:spPr>
                          <a:xfrm>
                            <a:off x="0" y="0"/>
                            <a:ext cx="1295400" cy="238125"/>
                          </a:xfrm>
                          <a:prstGeom prst="rect">
                            <a:avLst/>
                          </a:prstGeom>
                          <a:solidFill>
                            <a:schemeClr val="lt1"/>
                          </a:solidFill>
                          <a:ln w="6350">
                            <a:noFill/>
                          </a:ln>
                        </wps:spPr>
                        <wps:txbx>
                          <w:txbxContent>
                            <w:p w14:paraId="274CDD4D" w14:textId="5D709588" w:rsidR="007D13AF" w:rsidRPr="00C22FE7" w:rsidRDefault="007D13AF">
                              <w:pPr>
                                <w:spacing w:line="240" w:lineRule="auto"/>
                                <w:ind w:firstLine="0"/>
                                <w:jc w:val="center"/>
                                <w:rPr>
                                  <w:b/>
                                  <w:bCs/>
                                  <w:rPrChange w:id="720" w:author="Andrea del Nido García" w:date="2020-05-12T12:30:00Z">
                                    <w:rPr/>
                                  </w:rPrChange>
                                </w:rPr>
                                <w:pPrChange w:id="721" w:author="Andrea del Nido García" w:date="2020-05-12T11:53:00Z">
                                  <w:pPr/>
                                </w:pPrChange>
                              </w:pPr>
                              <w:ins w:id="722" w:author="Andrea del Nido García" w:date="2020-05-12T11:52:00Z">
                                <w:r w:rsidRPr="00C22FE7">
                                  <w:rPr>
                                    <w:b/>
                                    <w:bCs/>
                                    <w:rPrChange w:id="723" w:author="Andrea del Nido García" w:date="2020-05-12T12:30:00Z">
                                      <w:rPr/>
                                    </w:rPrChange>
                                  </w:rPr>
                                  <w:t>Certificado</w:t>
                                </w:r>
                              </w:ins>
                              <w:ins w:id="724" w:author="Andrea del Nido García" w:date="2020-05-12T11:53:00Z">
                                <w:r w:rsidRPr="00C22FE7">
                                  <w:rPr>
                                    <w:b/>
                                    <w:bCs/>
                                    <w:rPrChange w:id="725" w:author="Andrea del Nido García" w:date="2020-05-12T12:30:00Z">
                                      <w:rPr/>
                                    </w:rPrChange>
                                  </w:rPr>
                                  <w:t xml:space="preserve"> </w:t>
                                </w:r>
                              </w:ins>
                              <w:ins w:id="726" w:author="Andrea del Nido García" w:date="2020-05-12T11:54:00Z">
                                <w:r w:rsidRPr="00C22FE7">
                                  <w:rPr>
                                    <w:b/>
                                    <w:bCs/>
                                    <w:rPrChange w:id="727" w:author="Andrea del Nido García" w:date="2020-05-12T12:30:00Z">
                                      <w:rPr/>
                                    </w:rPrChange>
                                  </w:rPr>
                                  <w:t>Final</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EA249F" id="Cuadro de texto 116" o:spid="_x0000_s1043" type="#_x0000_t202" style="position:absolute;left:0;text-align:left;margin-left:351pt;margin-top:1.45pt;width:102pt;height:18.7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" fillcolor="white [3201]" stroked="f" strokeweight=".5pt">
                  <v:textbox>
                    <w:txbxContent>
                      <w:p w14:paraId="274CDD4D" w14:textId="5D709588" w:rsidR="007D13AF" w:rsidRPr="00C22FE7" w:rsidRDefault="007D13AF">
                        <w:pPr>
                          <w:spacing w:line="240" w:lineRule="auto"/>
                          <w:ind w:firstLine="0"/>
                          <w:jc w:val="center"/>
                          <w:rPr>
                            <w:b/>
                            <w:bCs/>
                            <w:rPrChange w:id="728" w:author="Andrea del Nido García" w:date="2020-05-12T12:30:00Z">
                              <w:rPr/>
                            </w:rPrChange>
                          </w:rPr>
                          <w:pPrChange w:id="729" w:author="Andrea del Nido García" w:date="2020-05-12T11:53:00Z">
                            <w:pPr/>
                          </w:pPrChange>
                        </w:pPr>
                        <w:ins w:id="730" w:author="Andrea del Nido García" w:date="2020-05-12T11:52:00Z">
                          <w:r w:rsidRPr="00C22FE7">
                            <w:rPr>
                              <w:b/>
                              <w:bCs/>
                              <w:rPrChange w:id="731" w:author="Andrea del Nido García" w:date="2020-05-12T12:30:00Z">
                                <w:rPr/>
                              </w:rPrChange>
                            </w:rPr>
                            <w:t>Certificado</w:t>
                          </w:r>
                        </w:ins>
                        <w:ins w:id="732" w:author="Andrea del Nido García" w:date="2020-05-12T11:53:00Z">
                          <w:r w:rsidRPr="00C22FE7">
                            <w:rPr>
                              <w:b/>
                              <w:bCs/>
                              <w:rPrChange w:id="733" w:author="Andrea del Nido García" w:date="2020-05-12T12:30:00Z">
                                <w:rPr/>
                              </w:rPrChange>
                            </w:rPr>
                            <w:t xml:space="preserve"> </w:t>
                          </w:r>
                        </w:ins>
                        <w:ins w:id="734" w:author="Andrea del Nido García" w:date="2020-05-12T11:54:00Z">
                          <w:r w:rsidRPr="00C22FE7">
                            <w:rPr>
                              <w:b/>
                              <w:bCs/>
                              <w:rPrChange w:id="735" w:author="Andrea del Nido García" w:date="2020-05-12T12:30:00Z">
                                <w:rPr/>
                              </w:rPrChange>
                            </w:rPr>
                            <w:t>Final</w:t>
                          </w:r>
                        </w:ins>
                      </w:p>
                    </w:txbxContent>
                  </v:textbox>
                </v:shape>
              </w:pict>
            </mc:Fallback>
          </mc:AlternateContent>
        </w:r>
      </w:ins>
    </w:p>
    <w:p w14:paraId="45954F0C" w14:textId="434BB4CE" w:rsidR="00577FA0" w:rsidRDefault="00BA2AF7">
      <w:pPr>
        <w:rPr>
          <w:ins w:id="736" w:author="Andrea del Nido García" w:date="2020-05-12T11:51:00Z"/>
        </w:rPr>
      </w:pPr>
      <w:ins w:id="737" w:author="Andrea del Nido García" w:date="2020-05-12T12:21:00Z">
        <w:r>
          <w:rPr>
            <w:noProof/>
          </w:rPr>
          <mc:AlternateContent>
            <mc:Choice Requires="wps">
              <w:drawing>
                <wp:anchor distT="0" distB="0" distL="114300" distR="114300" simplePos="0" relativeHeight="251865088" behindDoc="1" locked="0" layoutInCell="1" allowOverlap="1" wp14:anchorId="1AF6EA0C" wp14:editId="1AA2DE75">
                  <wp:simplePos x="0" y="0"/>
                  <wp:positionH relativeFrom="column">
                    <wp:posOffset>4419600</wp:posOffset>
                  </wp:positionH>
                  <wp:positionV relativeFrom="paragraph">
                    <wp:posOffset>95250</wp:posOffset>
                  </wp:positionV>
                  <wp:extent cx="981075" cy="238125"/>
                  <wp:effectExtent l="0" t="0" r="9525" b="9525"/>
                  <wp:wrapNone/>
                  <wp:docPr id="148" name="Cuadro de texto 148"/>
                  <wp:cNvGraphicFramePr/>
                  <a:graphic xmlns:a="http://schemas.openxmlformats.org/drawingml/2006/main">
                    <a:graphicData uri="http://schemas.microsoft.com/office/word/2010/wordprocessingShape">
                      <wps:wsp>
                        <wps:cNvSpPr txBox="1"/>
                        <wps:spPr>
                          <a:xfrm>
                            <a:off x="0" y="0"/>
                            <a:ext cx="981075" cy="238125"/>
                          </a:xfrm>
                          <a:prstGeom prst="rect">
                            <a:avLst/>
                          </a:prstGeom>
                          <a:solidFill>
                            <a:schemeClr val="lt1"/>
                          </a:solidFill>
                          <a:ln w="6350">
                            <a:noFill/>
                          </a:ln>
                        </wps:spPr>
                        <wps:txbx>
                          <w:txbxContent>
                            <w:p w14:paraId="65A4B22D" w14:textId="17017A24" w:rsidR="007D13AF" w:rsidRDefault="007D13AF">
                              <w:pPr>
                                <w:spacing w:line="240" w:lineRule="auto"/>
                                <w:ind w:firstLine="0"/>
                                <w:jc w:val="center"/>
                                <w:pPrChange w:id="738" w:author="Andrea del Nido García" w:date="2020-05-12T11:53:00Z">
                                  <w:pPr/>
                                </w:pPrChange>
                              </w:pPr>
                              <w:ins w:id="739" w:author="Andrea del Nido García" w:date="2020-05-12T12:21:00Z">
                                <w:r>
                                  <w:t>firma</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F6EA0C" id="Cuadro de texto 148" o:spid="_x0000_s1044" type="#_x0000_t202" style="position:absolute;left:0;text-align:left;margin-left:348pt;margin-top:7.5pt;width:77.25pt;height:18.75pt;z-index:-25145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" fillcolor="white [3201]" stroked="f" strokeweight=".5pt">
                  <v:textbox>
                    <w:txbxContent>
                      <w:p w14:paraId="65A4B22D" w14:textId="17017A24" w:rsidR="007D13AF" w:rsidRDefault="007D13AF">
                        <w:pPr>
                          <w:spacing w:line="240" w:lineRule="auto"/>
                          <w:ind w:firstLine="0"/>
                          <w:jc w:val="center"/>
                          <w:pPrChange w:id="740" w:author="Andrea del Nido García" w:date="2020-05-12T11:53:00Z">
                            <w:pPr/>
                          </w:pPrChange>
                        </w:pPr>
                        <w:ins w:id="741" w:author="Andrea del Nido García" w:date="2020-05-12T12:21:00Z">
                          <w:r>
                            <w:t>firma</w:t>
                          </w:r>
                        </w:ins>
                      </w:p>
                    </w:txbxContent>
                  </v:textbox>
                </v:shape>
              </w:pict>
            </mc:Fallback>
          </mc:AlternateContent>
        </w:r>
      </w:ins>
    </w:p>
    <w:p w14:paraId="10128570" w14:textId="68CF6601" w:rsidR="00DD56AC" w:rsidRDefault="00D23291">
      <w:pPr>
        <w:rPr>
          <w:ins w:id="742" w:author="Andrea del Nido García" w:date="2020-05-12T12:33:00Z"/>
        </w:rPr>
      </w:pPr>
      <w:ins w:id="743" w:author="Andrea del Nido García" w:date="2020-05-12T12:35:00Z">
        <w:r>
          <w:rPr>
            <w:noProof/>
          </w:rPr>
          <mc:AlternateContent>
            <mc:Choice Requires="wps">
              <w:drawing>
                <wp:anchor distT="0" distB="0" distL="114300" distR="114300" simplePos="0" relativeHeight="251891712" behindDoc="1" locked="0" layoutInCell="1" allowOverlap="1" wp14:anchorId="302548E8" wp14:editId="5DE5038E">
                  <wp:simplePos x="0" y="0"/>
                  <wp:positionH relativeFrom="margin">
                    <wp:align>center</wp:align>
                  </wp:positionH>
                  <wp:positionV relativeFrom="paragraph">
                    <wp:posOffset>12065</wp:posOffset>
                  </wp:positionV>
                  <wp:extent cx="2419350" cy="457200"/>
                  <wp:effectExtent l="0" t="0" r="0" b="0"/>
                  <wp:wrapNone/>
                  <wp:docPr id="170" name="Cuadro de texto 170"/>
                  <wp:cNvGraphicFramePr/>
                  <a:graphic xmlns:a="http://schemas.openxmlformats.org/drawingml/2006/main">
                    <a:graphicData uri="http://schemas.microsoft.com/office/word/2010/wordprocessingShape">
                      <wps:wsp>
                        <wps:cNvSpPr txBox="1"/>
                        <wps:spPr>
                          <a:xfrm>
                            <a:off x="0" y="0"/>
                            <a:ext cx="2419350" cy="457200"/>
                          </a:xfrm>
                          <a:prstGeom prst="rect">
                            <a:avLst/>
                          </a:prstGeom>
                          <a:solidFill>
                            <a:prstClr val="white"/>
                          </a:solidFill>
                          <a:ln>
                            <a:noFill/>
                          </a:ln>
                        </wps:spPr>
                        <wps:txbx>
                          <w:txbxContent>
                            <w:p w14:paraId="4B250E88" w14:textId="2412513C" w:rsidR="007D13AF" w:rsidRPr="00E6079E" w:rsidRDefault="007D13AF">
                              <w:pPr>
                                <w:pStyle w:val="Descripcin"/>
                                <w:rPr>
                                  <w:noProof/>
                                </w:rPr>
                                <w:pPrChange w:id="744" w:author="Andrea del Nido García" w:date="2020-05-12T12:35:00Z">
                                  <w:pPr/>
                                </w:pPrChange>
                              </w:pPr>
                              <w:bookmarkStart w:id="745" w:name="_Toc40179343"/>
                              <w:ins w:id="746" w:author="Andrea del Nido García" w:date="2020-05-12T12:35:00Z">
                                <w:r>
                                  <w:t xml:space="preserve">Figura </w:t>
                                </w:r>
                              </w:ins>
                              <w:ins w:id="747" w:author="Andrea del Nido García" w:date="2020-05-12T16:45:00Z">
                                <w:r>
                                  <w:fldChar w:fldCharType="begin"/>
                                </w:r>
                                <w:r>
                                  <w:instrText xml:space="preserve"> STYLEREF 1 \s </w:instrText>
                                </w:r>
                              </w:ins>
                              <w:r>
                                <w:fldChar w:fldCharType="separate"/>
                              </w:r>
                              <w:r>
                                <w:rPr>
                                  <w:noProof/>
                                </w:rPr>
                                <w:t>2</w:t>
                              </w:r>
                              <w:ins w:id="748" w:author="Andrea del Nido García" w:date="2020-05-12T16:45:00Z">
                                <w:r>
                                  <w:fldChar w:fldCharType="end"/>
                                </w:r>
                                <w:r>
                                  <w:t>.</w:t>
                                </w:r>
                                <w:r>
                                  <w:fldChar w:fldCharType="begin"/>
                                </w:r>
                                <w:r>
                                  <w:instrText xml:space="preserve"> SEQ Figura \* ARABIC \s 1 </w:instrText>
                                </w:r>
                              </w:ins>
                              <w:r>
                                <w:fldChar w:fldCharType="separate"/>
                              </w:r>
                              <w:ins w:id="749" w:author="Andrea del Nido García" w:date="2020-05-12T16:45:00Z">
                                <w:r>
                                  <w:rPr>
                                    <w:noProof/>
                                  </w:rPr>
                                  <w:t>1</w:t>
                                </w:r>
                                <w:r>
                                  <w:fldChar w:fldCharType="end"/>
                                </w:r>
                              </w:ins>
                              <w:ins w:id="750" w:author="Andrea del Nido García" w:date="2020-05-12T12:35:00Z">
                                <w:r>
                                  <w:t xml:space="preserve">. </w:t>
                                </w:r>
                                <w:r w:rsidRPr="00730373">
                                  <w:t>Diagrama de la cadena de confianza</w:t>
                                </w:r>
                              </w:ins>
                              <w:bookmarkEnd w:id="745"/>
                              <w:ins w:id="751" w:author="Andrea del Nido García" w:date="2020-05-12T16:46:00Z">
                                <w:r>
                                  <w:t xml:space="preserve"> de los certificados</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2548E8" id="Cuadro de texto 170" o:spid="_x0000_s1045" type="#_x0000_t202" style="position:absolute;left:0;text-align:left;margin-left:0;margin-top:.95pt;width:190.5pt;height:36pt;z-index:-251424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" stroked="f">
                  <v:textbox inset="0,0,0,0">
                    <w:txbxContent>
                      <w:p w14:paraId="4B250E88" w14:textId="2412513C" w:rsidR="007D13AF" w:rsidRPr="00E6079E" w:rsidRDefault="007D13AF">
                        <w:pPr>
                          <w:pStyle w:val="Descripcin"/>
                          <w:rPr>
                            <w:noProof/>
                          </w:rPr>
                          <w:pPrChange w:id="752" w:author="Andrea del Nido García" w:date="2020-05-12T12:35:00Z">
                            <w:pPr/>
                          </w:pPrChange>
                        </w:pPr>
                        <w:bookmarkStart w:id="753" w:name="_Toc40179343"/>
                        <w:ins w:id="754" w:author="Andrea del Nido García" w:date="2020-05-12T12:35:00Z">
                          <w:r>
                            <w:t xml:space="preserve">Figura </w:t>
                          </w:r>
                        </w:ins>
                        <w:ins w:id="755" w:author="Andrea del Nido García" w:date="2020-05-12T16:45:00Z">
                          <w:r>
                            <w:fldChar w:fldCharType="begin"/>
                          </w:r>
                          <w:r>
                            <w:instrText xml:space="preserve"> STYLEREF 1 \s </w:instrText>
                          </w:r>
                        </w:ins>
                        <w:r>
                          <w:fldChar w:fldCharType="separate"/>
                        </w:r>
                        <w:r>
                          <w:rPr>
                            <w:noProof/>
                          </w:rPr>
                          <w:t>2</w:t>
                        </w:r>
                        <w:ins w:id="756" w:author="Andrea del Nido García" w:date="2020-05-12T16:45:00Z">
                          <w:r>
                            <w:fldChar w:fldCharType="end"/>
                          </w:r>
                          <w:r>
                            <w:t>.</w:t>
                          </w:r>
                          <w:r>
                            <w:fldChar w:fldCharType="begin"/>
                          </w:r>
                          <w:r>
                            <w:instrText xml:space="preserve"> SEQ Figura \* ARABIC \s 1 </w:instrText>
                          </w:r>
                        </w:ins>
                        <w:r>
                          <w:fldChar w:fldCharType="separate"/>
                        </w:r>
                        <w:ins w:id="757" w:author="Andrea del Nido García" w:date="2020-05-12T16:45:00Z">
                          <w:r>
                            <w:rPr>
                              <w:noProof/>
                            </w:rPr>
                            <w:t>1</w:t>
                          </w:r>
                          <w:r>
                            <w:fldChar w:fldCharType="end"/>
                          </w:r>
                        </w:ins>
                        <w:ins w:id="758" w:author="Andrea del Nido García" w:date="2020-05-12T12:35:00Z">
                          <w:r>
                            <w:t xml:space="preserve">. </w:t>
                          </w:r>
                          <w:r w:rsidRPr="00730373">
                            <w:t>Diagrama de la cadena de confianza</w:t>
                          </w:r>
                        </w:ins>
                        <w:bookmarkEnd w:id="753"/>
                        <w:ins w:id="759" w:author="Andrea del Nido García" w:date="2020-05-12T16:46:00Z">
                          <w:r>
                            <w:t xml:space="preserve"> de los certificados</w:t>
                          </w:r>
                        </w:ins>
                      </w:p>
                    </w:txbxContent>
                  </v:textbox>
                  <w10:wrap anchorx="margin"/>
                </v:shape>
              </w:pict>
            </mc:Fallback>
          </mc:AlternateContent>
        </w:r>
      </w:ins>
    </w:p>
    <w:p w14:paraId="54F74463" w14:textId="6C92A326" w:rsidR="00DD56AC" w:rsidRDefault="00DD56AC">
      <w:pPr>
        <w:ind w:firstLine="0"/>
        <w:rPr>
          <w:ins w:id="760" w:author="Andrea del Nido García" w:date="2020-05-12T11:29:00Z"/>
        </w:rPr>
        <w:pPrChange w:id="761" w:author="Andrea del Nido García" w:date="2020-05-12T12:35:00Z">
          <w:pPr/>
        </w:pPrChange>
      </w:pPr>
    </w:p>
    <w:p w14:paraId="08A42DEA" w14:textId="6D5D7A65" w:rsidR="004A4EC7" w:rsidRDefault="00670EAA" w:rsidP="00CF1CB1">
      <w:pPr>
        <w:rPr>
          <w:ins w:id="762" w:author="Andrea del Nido García" w:date="2020-05-16T18:56:00Z"/>
        </w:rPr>
      </w:pPr>
      <w:ins w:id="763" w:author="Andrea del Nido García" w:date="2020-05-12T11:29:00Z">
        <w:r>
          <w:t>Como se obs</w:t>
        </w:r>
      </w:ins>
      <w:ins w:id="764" w:author="Andrea del Nido García" w:date="2020-05-12T11:30:00Z">
        <w:r>
          <w:t xml:space="preserve">erva en el esquema anterior, </w:t>
        </w:r>
      </w:ins>
      <w:ins w:id="765" w:author="Andrea del Nido García" w:date="2020-05-12T11:39:00Z">
        <w:r w:rsidR="00882486">
          <w:t>los certificados deben incluir cierta información como la fecha de creació</w:t>
        </w:r>
      </w:ins>
      <w:ins w:id="766" w:author="Andrea del Nido García" w:date="2020-05-12T11:40:00Z">
        <w:r w:rsidR="00882486">
          <w:t>n, la autoridad que validó el certificado, la organización a la que corresponde, el dominio del certificado. Además de esa información, es necesario que el certificado incluya una firma ya que con ella se podrá validar</w:t>
        </w:r>
      </w:ins>
      <w:ins w:id="767" w:author="Andrea del Nido García" w:date="2020-05-12T11:45:00Z">
        <w:r w:rsidR="00625BEA">
          <w:t xml:space="preserve"> la autoridad del certificado. Para este proceso de validación de la firma, se requiere de la clave pública del propietario del certificado.</w:t>
        </w:r>
      </w:ins>
    </w:p>
    <w:p w14:paraId="362D63E3" w14:textId="77777777" w:rsidR="00984EC6" w:rsidRDefault="00984EC6" w:rsidP="00CF1CB1"/>
    <w:p w14:paraId="4DEBEF12" w14:textId="6DF2CCB2" w:rsidR="00E0275F" w:rsidRDefault="00E0275F">
      <w:pPr>
        <w:pStyle w:val="Ttulo2"/>
        <w:ind w:left="0" w:firstLine="0"/>
        <w:jc w:val="both"/>
        <w:rPr>
          <w:ins w:id="768" w:author="Andrea del Nido García" w:date="2020-04-27T19:26:00Z"/>
          <w:lang w:eastAsia="es-ES"/>
        </w:rPr>
        <w:pPrChange w:id="769" w:author="Andrea del Nido García" w:date="2020-05-11T12:04:00Z">
          <w:pPr>
            <w:pStyle w:val="Ttulo2"/>
          </w:pPr>
        </w:pPrChange>
      </w:pPr>
      <w:bookmarkStart w:id="770" w:name="_Toc40202069"/>
      <w:ins w:id="771" w:author="Andrea del Nido García" w:date="2020-04-27T19:26:00Z">
        <w:r>
          <w:rPr>
            <w:lang w:eastAsia="es-ES"/>
          </w:rPr>
          <w:lastRenderedPageBreak/>
          <w:t xml:space="preserve">Comunicación segura: </w:t>
        </w:r>
      </w:ins>
      <w:ins w:id="772" w:author="Andrea del Nido García" w:date="2020-05-12T12:44:00Z">
        <w:r w:rsidR="005341B4">
          <w:rPr>
            <w:lang w:eastAsia="es-ES"/>
          </w:rPr>
          <w:t>SSL/TLS</w:t>
        </w:r>
      </w:ins>
      <w:bookmarkEnd w:id="770"/>
    </w:p>
    <w:p w14:paraId="07FED8CE" w14:textId="02B476D3" w:rsidR="005339F0" w:rsidRPr="00807E97" w:rsidRDefault="005341B4">
      <w:ins w:id="773" w:author="Andrea del Nido García" w:date="2020-05-12T12:44:00Z">
        <w:r w:rsidRPr="00807E97">
          <w:t>Los protocolos</w:t>
        </w:r>
      </w:ins>
      <w:ins w:id="774" w:author="Andrea del Nido García" w:date="2020-05-12T12:45:00Z">
        <w:r w:rsidR="00910FF7" w:rsidRPr="00807E97">
          <w:t xml:space="preserve"> SSL (</w:t>
        </w:r>
        <w:proofErr w:type="spellStart"/>
        <w:r w:rsidR="00910FF7" w:rsidRPr="00807E97">
          <w:t>Secure</w:t>
        </w:r>
        <w:proofErr w:type="spellEnd"/>
        <w:r w:rsidR="00910FF7" w:rsidRPr="00807E97">
          <w:t xml:space="preserve"> Socket</w:t>
        </w:r>
        <w:r w:rsidR="00910FF7" w:rsidRPr="00B54DB4">
          <w:t xml:space="preserve">s </w:t>
        </w:r>
        <w:proofErr w:type="spellStart"/>
        <w:r w:rsidR="00910FF7" w:rsidRPr="00B54DB4">
          <w:t>Layer</w:t>
        </w:r>
        <w:proofErr w:type="spellEnd"/>
        <w:r w:rsidR="00910FF7" w:rsidRPr="00B54DB4">
          <w:t>)</w:t>
        </w:r>
        <w:r w:rsidR="00910FF7" w:rsidRPr="006C5089">
          <w:t xml:space="preserve"> </w:t>
        </w:r>
        <w:r w:rsidR="00910FF7" w:rsidRPr="00C42AE3">
          <w:t>y TLS (</w:t>
        </w:r>
        <w:proofErr w:type="spellStart"/>
        <w:r w:rsidR="00910FF7" w:rsidRPr="00C42AE3">
          <w:t>Transport</w:t>
        </w:r>
        <w:proofErr w:type="spellEnd"/>
        <w:r w:rsidR="00910FF7" w:rsidRPr="00C42AE3">
          <w:t xml:space="preserve"> </w:t>
        </w:r>
      </w:ins>
      <w:proofErr w:type="spellStart"/>
      <w:ins w:id="775" w:author="Andrea del Nido García" w:date="2020-05-12T12:46:00Z">
        <w:r w:rsidR="00910FF7" w:rsidRPr="00C42AE3">
          <w:t>Layer</w:t>
        </w:r>
        <w:proofErr w:type="spellEnd"/>
        <w:r w:rsidR="00910FF7" w:rsidRPr="00C42AE3">
          <w:t xml:space="preserve"> Security</w:t>
        </w:r>
      </w:ins>
      <w:ins w:id="776" w:author="Andrea del Nido García" w:date="2020-05-12T12:45:00Z">
        <w:r w:rsidR="00910FF7" w:rsidRPr="00C42AE3">
          <w:t>)</w:t>
        </w:r>
      </w:ins>
      <w:ins w:id="777" w:author="Andrea del Nido García" w:date="2020-05-12T13:07:00Z">
        <w:r w:rsidR="0088533C">
          <w:t xml:space="preserve"> </w:t>
        </w:r>
      </w:ins>
      <w:customXmlInsRangeStart w:id="778" w:author="Andrea del Nido García" w:date="2020-05-12T13:07:00Z"/>
      <w:sdt>
        <w:sdtPr>
          <w:id w:val="733432167"/>
          <w:citation/>
        </w:sdtPr>
        <w:sdtContent>
          <w:customXmlInsRangeEnd w:id="778"/>
          <w:ins w:id="779" w:author="Andrea del Nido García" w:date="2020-05-12T13:07:00Z">
            <w:r w:rsidR="0088533C">
              <w:fldChar w:fldCharType="begin"/>
            </w:r>
            <w:r w:rsidR="0088533C">
              <w:instrText xml:space="preserve"> CITATION IBM201 \l 3082 </w:instrText>
            </w:r>
          </w:ins>
          <w:r w:rsidR="0088533C">
            <w:fldChar w:fldCharType="separate"/>
          </w:r>
          <w:r w:rsidR="004937E5" w:rsidRPr="004937E5">
            <w:rPr>
              <w:noProof/>
            </w:rPr>
            <w:t>[8]</w:t>
          </w:r>
          <w:ins w:id="780" w:author="Andrea del Nido García" w:date="2020-05-12T13:07:00Z">
            <w:r w:rsidR="0088533C">
              <w:fldChar w:fldCharType="end"/>
            </w:r>
          </w:ins>
          <w:customXmlInsRangeStart w:id="781" w:author="Andrea del Nido García" w:date="2020-05-12T13:07:00Z"/>
        </w:sdtContent>
      </w:sdt>
      <w:customXmlInsRangeEnd w:id="781"/>
      <w:ins w:id="782" w:author="Andrea del Nido García" w:date="2020-05-12T13:07:00Z">
        <w:r w:rsidR="0088533C">
          <w:t xml:space="preserve"> </w:t>
        </w:r>
      </w:ins>
      <w:ins w:id="783" w:author="Andrea del Nido García" w:date="2020-05-12T12:46:00Z">
        <w:r w:rsidR="00910FF7" w:rsidRPr="00C42AE3">
          <w:rPr>
            <w:rPrChange w:id="784" w:author="Andrea del Nido García" w:date="2020-05-12T13:04:00Z">
              <w:rPr>
                <w:lang w:val="en-GB"/>
              </w:rPr>
            </w:rPrChange>
          </w:rPr>
          <w:t xml:space="preserve">permiten </w:t>
        </w:r>
      </w:ins>
      <w:ins w:id="785" w:author="Andrea del Nido García" w:date="2020-05-12T13:04:00Z">
        <w:r w:rsidR="00C42AE3" w:rsidRPr="00C42AE3">
          <w:rPr>
            <w:rPrChange w:id="786" w:author="Andrea del Nido García" w:date="2020-05-12T13:04:00Z">
              <w:rPr>
                <w:lang w:val="en-GB"/>
              </w:rPr>
            </w:rPrChange>
          </w:rPr>
          <w:t xml:space="preserve">a dos </w:t>
        </w:r>
        <w:r w:rsidR="00C42AE3">
          <w:t>entidades</w:t>
        </w:r>
      </w:ins>
      <w:ins w:id="787" w:author="Andrea del Nido García" w:date="2020-05-12T13:14:00Z">
        <w:r w:rsidR="004C290B">
          <w:t xml:space="preserve"> (arquitectura cliente/servidor)</w:t>
        </w:r>
      </w:ins>
      <w:ins w:id="788" w:author="Andrea del Nido García" w:date="2020-05-12T13:04:00Z">
        <w:r w:rsidR="00C42AE3">
          <w:t xml:space="preserve"> que se identifiquen y autentiquen recíproca</w:t>
        </w:r>
      </w:ins>
      <w:ins w:id="789" w:author="Andrea del Nido García" w:date="2020-05-12T13:05:00Z">
        <w:r w:rsidR="00C42AE3">
          <w:t>mente</w:t>
        </w:r>
        <w:r w:rsidR="001013A6">
          <w:t xml:space="preserve"> y así, consiguen comunicar</w:t>
        </w:r>
        <w:r w:rsidR="00033BA5">
          <w:t>se</w:t>
        </w:r>
        <w:r w:rsidR="001013A6">
          <w:t xml:space="preserve"> con confidencialidad e integridad de la información que transmiten.</w:t>
        </w:r>
      </w:ins>
      <w:ins w:id="790" w:author="Andrea del Nido García" w:date="2020-05-12T13:08:00Z">
        <w:r w:rsidR="00EA7866">
          <w:t xml:space="preserve"> El protocolo SSL es la evolución del protocolo TLS, cabe destacar que no interoperan entre sí.</w:t>
        </w:r>
      </w:ins>
      <w:ins w:id="791" w:author="Andrea del Nido García" w:date="2020-05-12T13:10:00Z">
        <w:r w:rsidR="00D86B44">
          <w:t xml:space="preserve"> Estos protocolos proporcionan seguridad de las comunicaciones </w:t>
        </w:r>
      </w:ins>
      <w:ins w:id="792" w:author="Andrea del Nido García" w:date="2020-05-12T13:11:00Z">
        <w:r w:rsidR="00D86B44">
          <w:t>mediante Internet, logra</w:t>
        </w:r>
      </w:ins>
      <w:ins w:id="793" w:author="Andrea del Nido García" w:date="2020-05-12T13:14:00Z">
        <w:r w:rsidR="00542E8E">
          <w:t>n</w:t>
        </w:r>
      </w:ins>
      <w:ins w:id="794" w:author="Andrea del Nido García" w:date="2020-05-12T13:11:00Z">
        <w:r w:rsidR="00D86B44">
          <w:t xml:space="preserve"> que la</w:t>
        </w:r>
      </w:ins>
      <w:ins w:id="795" w:author="Andrea del Nido García" w:date="2020-05-12T13:12:00Z">
        <w:r w:rsidR="00D86B44">
          <w:t xml:space="preserve"> comunicación entre cliente y servidor sea segura, mediante la confidencialidad, confiabilidad e integridad.</w:t>
        </w:r>
        <w:r w:rsidR="00300D7F">
          <w:t xml:space="preserve"> </w:t>
        </w:r>
      </w:ins>
      <w:ins w:id="796" w:author="Andrea del Nido García" w:date="2020-05-12T13:13:00Z">
        <w:r w:rsidR="00300D7F">
          <w:t>Seguidamente</w:t>
        </w:r>
      </w:ins>
      <w:ins w:id="797" w:author="Andrea del Nido García" w:date="2020-05-12T13:12:00Z">
        <w:r w:rsidR="00300D7F">
          <w:t xml:space="preserve">, </w:t>
        </w:r>
      </w:ins>
      <w:ins w:id="798" w:author="Andrea del Nido García" w:date="2020-05-12T13:13:00Z">
        <w:r w:rsidR="00300D7F">
          <w:t>se identifican y explican los pasos</w:t>
        </w:r>
      </w:ins>
      <w:customXmlInsRangeStart w:id="799" w:author="Andrea del Nido García" w:date="2020-05-12T13:16:00Z"/>
      <w:sdt>
        <w:sdtPr>
          <w:id w:val="-819964689"/>
          <w:citation/>
        </w:sdtPr>
        <w:sdtContent>
          <w:customXmlInsRangeEnd w:id="799"/>
          <w:ins w:id="800" w:author="Andrea del Nido García" w:date="2020-05-12T13:16:00Z">
            <w:r w:rsidR="009634FC">
              <w:fldChar w:fldCharType="begin"/>
            </w:r>
            <w:r w:rsidR="009634FC">
              <w:instrText xml:space="preserve"> CITATION IBM202 \l 3082 </w:instrText>
            </w:r>
          </w:ins>
          <w:r w:rsidR="009634FC">
            <w:fldChar w:fldCharType="separate"/>
          </w:r>
          <w:r w:rsidR="004937E5">
            <w:rPr>
              <w:noProof/>
            </w:rPr>
            <w:t xml:space="preserve"> </w:t>
          </w:r>
          <w:r w:rsidR="004937E5" w:rsidRPr="004937E5">
            <w:rPr>
              <w:noProof/>
            </w:rPr>
            <w:t>[9]</w:t>
          </w:r>
          <w:ins w:id="801" w:author="Andrea del Nido García" w:date="2020-05-12T13:16:00Z">
            <w:r w:rsidR="009634FC">
              <w:fldChar w:fldCharType="end"/>
            </w:r>
          </w:ins>
          <w:customXmlInsRangeStart w:id="802" w:author="Andrea del Nido García" w:date="2020-05-12T13:16:00Z"/>
        </w:sdtContent>
      </w:sdt>
      <w:customXmlInsRangeEnd w:id="802"/>
      <w:ins w:id="803" w:author="Andrea del Nido García" w:date="2020-05-12T13:13:00Z">
        <w:r w:rsidR="00300D7F">
          <w:t xml:space="preserve"> de ambos protocolos para establecer la comunicación entre el cliente y el servidor.</w:t>
        </w:r>
      </w:ins>
    </w:p>
    <w:p w14:paraId="7E938AA9" w14:textId="4EB6B16F" w:rsidR="005339F0" w:rsidRDefault="00D01AE2" w:rsidP="00D01AE2">
      <w:pPr>
        <w:pStyle w:val="Prrafodelista"/>
        <w:numPr>
          <w:ilvl w:val="0"/>
          <w:numId w:val="54"/>
        </w:numPr>
        <w:rPr>
          <w:ins w:id="804" w:author="Andrea del Nido García" w:date="2020-05-12T13:22:00Z"/>
        </w:rPr>
      </w:pPr>
      <w:ins w:id="805" w:author="Andrea del Nido García" w:date="2020-05-12T13:18:00Z">
        <w:r>
          <w:t>El clien</w:t>
        </w:r>
      </w:ins>
      <w:ins w:id="806" w:author="Andrea del Nido García" w:date="2020-05-12T13:19:00Z">
        <w:r>
          <w:t xml:space="preserve">te envía un </w:t>
        </w:r>
        <w:r w:rsidR="003D42A1">
          <w:t xml:space="preserve">mensaje </w:t>
        </w:r>
        <w:r>
          <w:t>“</w:t>
        </w:r>
      </w:ins>
      <w:proofErr w:type="spellStart"/>
      <w:ins w:id="807" w:author="Andrea del Nido García" w:date="2020-05-12T13:23:00Z">
        <w:r w:rsidR="005A5FBC" w:rsidRPr="005A5FBC">
          <w:rPr>
            <w:i/>
            <w:iCs/>
            <w:rPrChange w:id="808" w:author="Andrea del Nido García" w:date="2020-05-12T13:23:00Z">
              <w:rPr/>
            </w:rPrChange>
          </w:rPr>
          <w:t>client</w:t>
        </w:r>
        <w:proofErr w:type="spellEnd"/>
        <w:r w:rsidR="005A5FBC">
          <w:t xml:space="preserve"> </w:t>
        </w:r>
      </w:ins>
      <w:proofErr w:type="spellStart"/>
      <w:ins w:id="809" w:author="Andrea del Nido García" w:date="2020-05-12T13:19:00Z">
        <w:r>
          <w:rPr>
            <w:i/>
            <w:iCs/>
          </w:rPr>
          <w:t>handshake</w:t>
        </w:r>
        <w:proofErr w:type="spellEnd"/>
        <w:r>
          <w:t>”</w:t>
        </w:r>
      </w:ins>
      <w:ins w:id="810" w:author="Andrea del Nido García" w:date="2020-05-12T13:21:00Z">
        <w:r w:rsidR="002F56E5">
          <w:t xml:space="preserve"> que incluye información sobre los algoritmos criptográficos</w:t>
        </w:r>
      </w:ins>
      <w:ins w:id="811" w:author="Andrea del Nido García" w:date="2020-05-12T13:25:00Z">
        <w:r w:rsidR="003C682D">
          <w:t xml:space="preserve"> (</w:t>
        </w:r>
        <w:proofErr w:type="spellStart"/>
        <w:r w:rsidR="003C682D">
          <w:t>CipherSuite</w:t>
        </w:r>
        <w:proofErr w:type="spellEnd"/>
        <w:r w:rsidR="003C682D">
          <w:t>)</w:t>
        </w:r>
      </w:ins>
      <w:ins w:id="812" w:author="Andrea del Nido García" w:date="2020-05-12T13:21:00Z">
        <w:r w:rsidR="002F56E5">
          <w:t xml:space="preserve"> que se pueden usar y la versión del protocolo SSL o TLS.</w:t>
        </w:r>
      </w:ins>
      <w:ins w:id="813" w:author="Andrea del Nido García" w:date="2020-05-12T13:22:00Z">
        <w:r w:rsidR="00AC7EDB">
          <w:t xml:space="preserve"> También se incluye una ristra de bytes</w:t>
        </w:r>
      </w:ins>
      <w:ins w:id="814" w:author="Andrea del Nido García" w:date="2020-05-12T13:28:00Z">
        <w:r w:rsidR="00DD7A1C">
          <w:t xml:space="preserve"> alea</w:t>
        </w:r>
      </w:ins>
      <w:ins w:id="815" w:author="Andrea del Nido García" w:date="2020-05-12T13:29:00Z">
        <w:r w:rsidR="00DD7A1C">
          <w:t>torios</w:t>
        </w:r>
      </w:ins>
      <w:ins w:id="816" w:author="Andrea del Nido García" w:date="2020-05-12T13:22:00Z">
        <w:r w:rsidR="00AC7EDB">
          <w:t xml:space="preserve"> que se utilizarán para posteriores operaciones y, opcionalmente métodos de compresión de datos.</w:t>
        </w:r>
      </w:ins>
    </w:p>
    <w:p w14:paraId="23AA819E" w14:textId="058E0CF3" w:rsidR="003E19EF" w:rsidRDefault="005A5FBC" w:rsidP="00D01AE2">
      <w:pPr>
        <w:pStyle w:val="Prrafodelista"/>
        <w:numPr>
          <w:ilvl w:val="0"/>
          <w:numId w:val="54"/>
        </w:numPr>
        <w:rPr>
          <w:ins w:id="817" w:author="Andrea del Nido García" w:date="2020-05-12T13:30:00Z"/>
        </w:rPr>
      </w:pPr>
      <w:ins w:id="818" w:author="Andrea del Nido García" w:date="2020-05-12T13:23:00Z">
        <w:r>
          <w:t>El servidor responde con un mensaje tipo “</w:t>
        </w:r>
        <w:r>
          <w:rPr>
            <w:i/>
            <w:iCs/>
          </w:rPr>
          <w:t>server</w:t>
        </w:r>
        <w:r>
          <w:t xml:space="preserve"> </w:t>
        </w:r>
        <w:proofErr w:type="spellStart"/>
        <w:r>
          <w:rPr>
            <w:i/>
            <w:iCs/>
          </w:rPr>
          <w:t>handshake</w:t>
        </w:r>
        <w:proofErr w:type="spellEnd"/>
        <w:r>
          <w:t>”</w:t>
        </w:r>
      </w:ins>
      <w:ins w:id="819" w:author="Andrea del Nido García" w:date="2020-05-12T13:24:00Z">
        <w:r w:rsidR="003C682D">
          <w:t xml:space="preserve"> que indica el </w:t>
        </w:r>
      </w:ins>
      <w:ins w:id="820" w:author="Andrea del Nido García" w:date="2020-05-12T13:25:00Z">
        <w:r w:rsidR="003C682D">
          <w:t>conjunto de algoritmos de cifrado que admite de la lista que proporcionó el saludo del cliente</w:t>
        </w:r>
      </w:ins>
      <w:ins w:id="821" w:author="Andrea del Nido García" w:date="2020-05-12T13:28:00Z">
        <w:r w:rsidR="00DD7A1C">
          <w:t>, un identificador de la sesión y otra cadena de bytes aleatoria.</w:t>
        </w:r>
      </w:ins>
      <w:ins w:id="822" w:author="Andrea del Nido García" w:date="2020-05-12T13:29:00Z">
        <w:r w:rsidR="00182299">
          <w:t xml:space="preserve"> En este mensaje, el servidor envía también su certificado, para que el cliente pueda verificar la autoría</w:t>
        </w:r>
        <w:r w:rsidR="00223EC3">
          <w:t>. Opcionalmente, puede envia</w:t>
        </w:r>
      </w:ins>
      <w:ins w:id="823" w:author="Andrea del Nido García" w:date="2020-05-12T13:30:00Z">
        <w:r w:rsidR="00223EC3">
          <w:t>r una solicitud de certificado del cliente si es que dispone de uno.</w:t>
        </w:r>
      </w:ins>
    </w:p>
    <w:p w14:paraId="3593714A" w14:textId="7D49FB5C" w:rsidR="00E715D7" w:rsidRDefault="00E715D7" w:rsidP="00D01AE2">
      <w:pPr>
        <w:pStyle w:val="Prrafodelista"/>
        <w:numPr>
          <w:ilvl w:val="0"/>
          <w:numId w:val="54"/>
        </w:numPr>
        <w:rPr>
          <w:ins w:id="824" w:author="Andrea del Nido García" w:date="2020-05-12T13:31:00Z"/>
        </w:rPr>
      </w:pPr>
      <w:ins w:id="825" w:author="Andrea del Nido García" w:date="2020-05-12T13:30:00Z">
        <w:r>
          <w:t>El cliente verifica el certificado enviado por el servidor.</w:t>
        </w:r>
      </w:ins>
    </w:p>
    <w:p w14:paraId="1A3CF807" w14:textId="6600043C" w:rsidR="003812C3" w:rsidRDefault="003812C3" w:rsidP="00D01AE2">
      <w:pPr>
        <w:pStyle w:val="Prrafodelista"/>
        <w:numPr>
          <w:ilvl w:val="0"/>
          <w:numId w:val="54"/>
        </w:numPr>
        <w:rPr>
          <w:ins w:id="826" w:author="Andrea del Nido García" w:date="2020-05-12T13:33:00Z"/>
        </w:rPr>
      </w:pPr>
      <w:ins w:id="827" w:author="Andrea del Nido García" w:date="2020-05-12T13:32:00Z">
        <w:r>
          <w:t xml:space="preserve">El cliente envía al servidor la cadena de bytes aleatoria a partir de la cual se calcula la clave secreta, tanto el cliente </w:t>
        </w:r>
      </w:ins>
      <w:ins w:id="828" w:author="Andrea del Nido García" w:date="2020-05-12T13:33:00Z">
        <w:r>
          <w:t>como el servidor, que les permitirá cifrar los mensajes y así conseguir confidencialidad.</w:t>
        </w:r>
        <w:r w:rsidR="00246AA1">
          <w:t xml:space="preserve"> Esta ristra de bytes está cifrada con la clave pública de servidor.</w:t>
        </w:r>
      </w:ins>
    </w:p>
    <w:p w14:paraId="29AF51EE" w14:textId="25D75681" w:rsidR="00246AA1" w:rsidRDefault="00A24391" w:rsidP="00D01AE2">
      <w:pPr>
        <w:pStyle w:val="Prrafodelista"/>
        <w:numPr>
          <w:ilvl w:val="0"/>
          <w:numId w:val="54"/>
        </w:numPr>
        <w:rPr>
          <w:ins w:id="829" w:author="Andrea del Nido García" w:date="2020-05-12T13:37:00Z"/>
        </w:rPr>
      </w:pPr>
      <w:ins w:id="830" w:author="Andrea del Nido García" w:date="2020-05-12T13:36:00Z">
        <w:r>
          <w:t>Este apartado es opcional ya que, solamente se produce si resulta</w:t>
        </w:r>
      </w:ins>
      <w:ins w:id="831" w:author="Andrea del Nido García" w:date="2020-05-12T13:37:00Z">
        <w:r>
          <w:t xml:space="preserve"> que el cliente dispone de un certificado y el servidor envió la solicitud. </w:t>
        </w:r>
      </w:ins>
      <w:ins w:id="832" w:author="Andrea del Nido García" w:date="2020-05-12T13:35:00Z">
        <w:r>
          <w:t>El cliente envía un</w:t>
        </w:r>
      </w:ins>
      <w:ins w:id="833" w:author="Andrea del Nido García" w:date="2020-05-12T13:36:00Z">
        <w:r>
          <w:t xml:space="preserve"> conjunto de bytes aleatoria cifrada con la clave privada del propio cliente, junto con su certificado</w:t>
        </w:r>
      </w:ins>
      <w:ins w:id="834" w:author="Andrea del Nido García" w:date="2020-05-12T13:37:00Z">
        <w:r w:rsidR="007A6857">
          <w:t>.</w:t>
        </w:r>
      </w:ins>
    </w:p>
    <w:p w14:paraId="511E5B65" w14:textId="459351FC" w:rsidR="00FD0ED5" w:rsidRDefault="00FD0ED5" w:rsidP="00D01AE2">
      <w:pPr>
        <w:pStyle w:val="Prrafodelista"/>
        <w:numPr>
          <w:ilvl w:val="0"/>
          <w:numId w:val="54"/>
        </w:numPr>
        <w:rPr>
          <w:ins w:id="835" w:author="Andrea del Nido García" w:date="2020-05-12T13:38:00Z"/>
        </w:rPr>
      </w:pPr>
      <w:ins w:id="836" w:author="Andrea del Nido García" w:date="2020-05-12T13:37:00Z">
        <w:r>
          <w:t xml:space="preserve">El servidor verifica el certificado del cliente, si es que dispone de </w:t>
        </w:r>
      </w:ins>
      <w:ins w:id="837" w:author="Andrea del Nido García" w:date="2020-05-12T13:38:00Z">
        <w:r>
          <w:t>él y fue solicitado por el servidor.</w:t>
        </w:r>
      </w:ins>
    </w:p>
    <w:p w14:paraId="3FBD12EE" w14:textId="54EE9504" w:rsidR="00540176" w:rsidRDefault="00540176" w:rsidP="00D01AE2">
      <w:pPr>
        <w:pStyle w:val="Prrafodelista"/>
        <w:numPr>
          <w:ilvl w:val="0"/>
          <w:numId w:val="54"/>
        </w:numPr>
        <w:rPr>
          <w:ins w:id="838" w:author="Andrea del Nido García" w:date="2020-05-12T13:39:00Z"/>
        </w:rPr>
      </w:pPr>
      <w:ins w:id="839" w:author="Andrea del Nido García" w:date="2020-05-12T13:38:00Z">
        <w:r>
          <w:lastRenderedPageBreak/>
          <w:t>El cliente envía un mensaje de finalización al servidor, el cual se cifra con la clav</w:t>
        </w:r>
      </w:ins>
      <w:ins w:id="840" w:author="Andrea del Nido García" w:date="2020-05-12T13:39:00Z">
        <w:r>
          <w:t>e secreta</w:t>
        </w:r>
        <w:r w:rsidR="00740FAD">
          <w:t>, demostrando que la parte de la comunicación</w:t>
        </w:r>
      </w:ins>
      <w:ins w:id="841" w:author="Andrea del Nido García" w:date="2020-05-12T13:40:00Z">
        <w:r w:rsidR="00740FAD">
          <w:t xml:space="preserve"> del cliente</w:t>
        </w:r>
      </w:ins>
      <w:ins w:id="842" w:author="Andrea del Nido García" w:date="2020-05-12T13:39:00Z">
        <w:r w:rsidR="00740FAD">
          <w:t xml:space="preserve"> está completada.</w:t>
        </w:r>
      </w:ins>
    </w:p>
    <w:p w14:paraId="496A3DF1" w14:textId="682A0CBB" w:rsidR="00540176" w:rsidRDefault="00540176" w:rsidP="00D01AE2">
      <w:pPr>
        <w:pStyle w:val="Prrafodelista"/>
        <w:numPr>
          <w:ilvl w:val="0"/>
          <w:numId w:val="54"/>
        </w:numPr>
        <w:rPr>
          <w:ins w:id="843" w:author="Andrea del Nido García" w:date="2020-05-12T13:40:00Z"/>
        </w:rPr>
      </w:pPr>
      <w:ins w:id="844" w:author="Andrea del Nido García" w:date="2020-05-12T13:39:00Z">
        <w:r>
          <w:t>El servidor envía otro mensaje de finalización al cliente que también se cifra con la clave secreta, demostrando que esta parte de la comunicación</w:t>
        </w:r>
      </w:ins>
      <w:ins w:id="845" w:author="Andrea del Nido García" w:date="2020-05-12T13:40:00Z">
        <w:r w:rsidR="00740FAD">
          <w:t xml:space="preserve"> del servidor</w:t>
        </w:r>
      </w:ins>
      <w:ins w:id="846" w:author="Andrea del Nido García" w:date="2020-05-12T13:39:00Z">
        <w:r>
          <w:t xml:space="preserve"> está completada.</w:t>
        </w:r>
      </w:ins>
    </w:p>
    <w:p w14:paraId="303742F8" w14:textId="4412B185" w:rsidR="00310801" w:rsidRDefault="00310801" w:rsidP="00D01AE2">
      <w:pPr>
        <w:pStyle w:val="Prrafodelista"/>
        <w:numPr>
          <w:ilvl w:val="0"/>
          <w:numId w:val="54"/>
        </w:numPr>
        <w:rPr>
          <w:ins w:id="847" w:author="Andrea del Nido García" w:date="2020-05-12T13:41:00Z"/>
        </w:rPr>
      </w:pPr>
      <w:ins w:id="848" w:author="Andrea del Nido García" w:date="2020-05-12T13:40:00Z">
        <w:r>
          <w:t>Finalmente, el cliente y el servidor ya pueden intercambiar mensajes</w:t>
        </w:r>
      </w:ins>
      <w:ins w:id="849" w:author="Andrea del Nido García" w:date="2020-05-12T13:41:00Z">
        <w:r>
          <w:t xml:space="preserve"> protegidos</w:t>
        </w:r>
      </w:ins>
      <w:ins w:id="850" w:author="Andrea del Nido García" w:date="2020-05-12T13:40:00Z">
        <w:r>
          <w:t xml:space="preserve"> </w:t>
        </w:r>
      </w:ins>
      <w:ins w:id="851" w:author="Andrea del Nido García" w:date="2020-05-12T13:41:00Z">
        <w:r>
          <w:t>con cifrado simétrico</w:t>
        </w:r>
      </w:ins>
      <w:ins w:id="852" w:author="Andrea del Nido García" w:date="2020-05-12T13:40:00Z">
        <w:r>
          <w:t xml:space="preserve"> </w:t>
        </w:r>
      </w:ins>
      <w:ins w:id="853" w:author="Andrea del Nido García" w:date="2020-05-12T13:41:00Z">
        <w:r w:rsidR="00B20581">
          <w:t>de forma segura.</w:t>
        </w:r>
      </w:ins>
    </w:p>
    <w:p w14:paraId="1C311409" w14:textId="74CB16DA" w:rsidR="005A311C" w:rsidRDefault="005A311C" w:rsidP="005A311C">
      <w:pPr>
        <w:rPr>
          <w:ins w:id="854" w:author="Andrea del Nido García" w:date="2020-05-12T13:44:00Z"/>
        </w:rPr>
      </w:pPr>
      <w:ins w:id="855" w:author="Andrea del Nido García" w:date="2020-05-12T13:41:00Z">
        <w:r>
          <w:t xml:space="preserve">En la figura que se muestra a continuación, se representa de forma gráfica el </w:t>
        </w:r>
      </w:ins>
      <w:ins w:id="856" w:author="Andrea del Nido García" w:date="2020-05-12T13:42:00Z">
        <w:r>
          <w:t>proceso redactado anteriormente.</w:t>
        </w:r>
      </w:ins>
      <w:ins w:id="857" w:author="Andrea del Nido García" w:date="2020-05-12T16:18:00Z">
        <w:r w:rsidR="00B55128">
          <w:t xml:space="preserve"> </w:t>
        </w:r>
      </w:ins>
      <w:ins w:id="858" w:author="Andrea del Nido García" w:date="2020-05-12T16:20:00Z">
        <w:r w:rsidR="00971CD4">
          <w:t>En la figura se hace uso de la abreviatura OP para indicar que es un paso opcional, tal y como se explica anteri</w:t>
        </w:r>
      </w:ins>
      <w:ins w:id="859" w:author="Andrea del Nido García" w:date="2020-05-12T16:21:00Z">
        <w:r w:rsidR="00971CD4">
          <w:t>ormente.</w:t>
        </w:r>
      </w:ins>
    </w:p>
    <w:p w14:paraId="1986CCBB" w14:textId="6EDD8C9C" w:rsidR="00B21347" w:rsidRDefault="00CB4FB4" w:rsidP="005A311C">
      <w:pPr>
        <w:rPr>
          <w:ins w:id="860" w:author="Andrea del Nido García" w:date="2020-05-12T13:47:00Z"/>
        </w:rPr>
      </w:pPr>
      <w:ins w:id="861" w:author="Andrea del Nido García" w:date="2020-05-12T16:08:00Z">
        <w:r>
          <w:rPr>
            <w:noProof/>
          </w:rPr>
          <mc:AlternateContent>
            <mc:Choice Requires="wps">
              <w:drawing>
                <wp:anchor distT="0" distB="0" distL="114300" distR="114300" simplePos="0" relativeHeight="251892736" behindDoc="0" locked="0" layoutInCell="1" allowOverlap="1" wp14:anchorId="651AA8F8" wp14:editId="2388A0F2">
                  <wp:simplePos x="0" y="0"/>
                  <wp:positionH relativeFrom="column">
                    <wp:posOffset>243840</wp:posOffset>
                  </wp:positionH>
                  <wp:positionV relativeFrom="paragraph">
                    <wp:posOffset>112396</wp:posOffset>
                  </wp:positionV>
                  <wp:extent cx="1362075" cy="3943350"/>
                  <wp:effectExtent l="19050" t="19050" r="28575" b="19050"/>
                  <wp:wrapNone/>
                  <wp:docPr id="171" name="Rectángulo: esquinas redondeadas 171"/>
                  <wp:cNvGraphicFramePr/>
                  <a:graphic xmlns:a="http://schemas.openxmlformats.org/drawingml/2006/main">
                    <a:graphicData uri="http://schemas.microsoft.com/office/word/2010/wordprocessingShape">
                      <wps:wsp>
                        <wps:cNvSpPr/>
                        <wps:spPr>
                          <a:xfrm>
                            <a:off x="0" y="0"/>
                            <a:ext cx="1362075" cy="3943350"/>
                          </a:xfrm>
                          <a:prstGeom prst="roundRect">
                            <a:avLst/>
                          </a:prstGeom>
                          <a:solidFill>
                            <a:schemeClr val="tx2"/>
                          </a:solidFill>
                          <a:ln w="28575">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B28B4D5" id="Rectángulo: esquinas redondeadas 171" o:spid="_x0000_s1026" style="position:absolute;margin-left:19.2pt;margin-top:8.85pt;width:107.25pt;height:310.5pt;z-index:251892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" fillcolor="#44546a [3215]" strokecolor="#212934 [1615]" strokeweight="2.25pt">
                  <v:stroke joinstyle="miter"/>
                </v:roundrect>
              </w:pict>
            </mc:Fallback>
          </mc:AlternateContent>
        </w:r>
      </w:ins>
      <w:ins w:id="862" w:author="Andrea del Nido García" w:date="2020-05-12T16:09:00Z">
        <w:r>
          <w:rPr>
            <w:noProof/>
          </w:rPr>
          <mc:AlternateContent>
            <mc:Choice Requires="wps">
              <w:drawing>
                <wp:anchor distT="0" distB="0" distL="114300" distR="114300" simplePos="0" relativeHeight="251894784" behindDoc="0" locked="0" layoutInCell="1" allowOverlap="1" wp14:anchorId="11EBE01A" wp14:editId="5B65C4E3">
                  <wp:simplePos x="0" y="0"/>
                  <wp:positionH relativeFrom="column">
                    <wp:posOffset>3958590</wp:posOffset>
                  </wp:positionH>
                  <wp:positionV relativeFrom="paragraph">
                    <wp:posOffset>121920</wp:posOffset>
                  </wp:positionV>
                  <wp:extent cx="1362075" cy="3952875"/>
                  <wp:effectExtent l="19050" t="19050" r="28575" b="28575"/>
                  <wp:wrapNone/>
                  <wp:docPr id="172" name="Rectángulo: esquinas redondeadas 172"/>
                  <wp:cNvGraphicFramePr/>
                  <a:graphic xmlns:a="http://schemas.openxmlformats.org/drawingml/2006/main">
                    <a:graphicData uri="http://schemas.microsoft.com/office/word/2010/wordprocessingShape">
                      <wps:wsp>
                        <wps:cNvSpPr/>
                        <wps:spPr>
                          <a:xfrm>
                            <a:off x="0" y="0"/>
                            <a:ext cx="1362075" cy="3952875"/>
                          </a:xfrm>
                          <a:prstGeom prst="roundRect">
                            <a:avLst/>
                          </a:prstGeom>
                          <a:solidFill>
                            <a:schemeClr val="tx2">
                              <a:lumMod val="60000"/>
                              <a:lumOff val="40000"/>
                            </a:schemeClr>
                          </a:solidFill>
                          <a:ln w="28575">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0150F2F" id="Rectángulo: esquinas redondeadas 172" o:spid="_x0000_s1026" style="position:absolute;margin-left:311.7pt;margin-top:9.6pt;width:107.25pt;height:311.25pt;z-index:251894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" fillcolor="#8496b0 [1951]" strokecolor="#44546a [3215]" strokeweight="2.25pt">
                  <v:stroke joinstyle="miter"/>
                </v:roundrect>
              </w:pict>
            </mc:Fallback>
          </mc:AlternateContent>
        </w:r>
      </w:ins>
      <w:ins w:id="863" w:author="Andrea del Nido García" w:date="2020-05-12T16:24:00Z">
        <w:r w:rsidR="00693CD5">
          <w:rPr>
            <w:noProof/>
          </w:rPr>
          <mc:AlternateContent>
            <mc:Choice Requires="wps">
              <w:drawing>
                <wp:anchor distT="0" distB="0" distL="114300" distR="114300" simplePos="0" relativeHeight="251912192" behindDoc="0" locked="0" layoutInCell="1" allowOverlap="1" wp14:anchorId="2C972B63" wp14:editId="154CA16E">
                  <wp:simplePos x="0" y="0"/>
                  <wp:positionH relativeFrom="column">
                    <wp:posOffset>1824990</wp:posOffset>
                  </wp:positionH>
                  <wp:positionV relativeFrom="paragraph">
                    <wp:posOffset>179070</wp:posOffset>
                  </wp:positionV>
                  <wp:extent cx="1990725" cy="628650"/>
                  <wp:effectExtent l="0" t="0" r="0" b="0"/>
                  <wp:wrapNone/>
                  <wp:docPr id="183" name="Cuadro de texto 183"/>
                  <wp:cNvGraphicFramePr/>
                  <a:graphic xmlns:a="http://schemas.openxmlformats.org/drawingml/2006/main">
                    <a:graphicData uri="http://schemas.microsoft.com/office/word/2010/wordprocessingShape">
                      <wps:wsp>
                        <wps:cNvSpPr txBox="1"/>
                        <wps:spPr>
                          <a:xfrm>
                            <a:off x="0" y="0"/>
                            <a:ext cx="1990725" cy="628650"/>
                          </a:xfrm>
                          <a:prstGeom prst="rect">
                            <a:avLst/>
                          </a:prstGeom>
                          <a:noFill/>
                          <a:ln w="6350">
                            <a:noFill/>
                          </a:ln>
                        </wps:spPr>
                        <wps:txbx>
                          <w:txbxContent>
                            <w:p w14:paraId="50E3811D" w14:textId="540FE19D" w:rsidR="007D13AF" w:rsidRDefault="007D13AF" w:rsidP="00940992">
                              <w:pPr>
                                <w:ind w:firstLine="0"/>
                                <w:jc w:val="center"/>
                                <w:rPr>
                                  <w:ins w:id="864" w:author="Andrea del Nido García" w:date="2020-05-12T16:24:00Z"/>
                                </w:rPr>
                              </w:pPr>
                              <w:ins w:id="865" w:author="Andrea del Nido García" w:date="2020-05-12T16:24:00Z">
                                <w:r>
                                  <w:t>Saludo del cliente</w:t>
                                </w:r>
                              </w:ins>
                            </w:p>
                            <w:p w14:paraId="004F1496" w14:textId="069D15D5" w:rsidR="007D13AF" w:rsidRDefault="007D13AF">
                              <w:pPr>
                                <w:ind w:firstLine="0"/>
                                <w:jc w:val="center"/>
                                <w:pPrChange w:id="866" w:author="Andrea del Nido García" w:date="2020-05-12T16:20:00Z">
                                  <w:pPr/>
                                </w:pPrChange>
                              </w:pPr>
                              <w:ins w:id="867" w:author="Andrea del Nido García" w:date="2020-05-12T16:24:00Z">
                                <w:r>
                                  <w:t xml:space="preserve">Información </w:t>
                                </w:r>
                              </w:ins>
                              <w:ins w:id="868" w:author="Andrea del Nido García" w:date="2020-05-12T16:25:00Z">
                                <w:r>
                                  <w:t>criptográfica</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972B63" id="Cuadro de texto 183" o:spid="_x0000_s1046" type="#_x0000_t202" style="position:absolute;left:0;text-align:left;margin-left:143.7pt;margin-top:14.1pt;width:156.75pt;height:49.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" filled="f" stroked="f" strokeweight=".5pt">
                  <v:textbox>
                    <w:txbxContent>
                      <w:p w14:paraId="50E3811D" w14:textId="540FE19D" w:rsidR="007D13AF" w:rsidRDefault="007D13AF" w:rsidP="00940992">
                        <w:pPr>
                          <w:ind w:firstLine="0"/>
                          <w:jc w:val="center"/>
                          <w:rPr>
                            <w:ins w:id="869" w:author="Andrea del Nido García" w:date="2020-05-12T16:24:00Z"/>
                          </w:rPr>
                        </w:pPr>
                        <w:ins w:id="870" w:author="Andrea del Nido García" w:date="2020-05-12T16:24:00Z">
                          <w:r>
                            <w:t>Saludo del cliente</w:t>
                          </w:r>
                        </w:ins>
                      </w:p>
                      <w:p w14:paraId="004F1496" w14:textId="069D15D5" w:rsidR="007D13AF" w:rsidRDefault="007D13AF">
                        <w:pPr>
                          <w:ind w:firstLine="0"/>
                          <w:jc w:val="center"/>
                          <w:pPrChange w:id="871" w:author="Andrea del Nido García" w:date="2020-05-12T16:20:00Z">
                            <w:pPr/>
                          </w:pPrChange>
                        </w:pPr>
                        <w:ins w:id="872" w:author="Andrea del Nido García" w:date="2020-05-12T16:24:00Z">
                          <w:r>
                            <w:t xml:space="preserve">Información </w:t>
                          </w:r>
                        </w:ins>
                        <w:ins w:id="873" w:author="Andrea del Nido García" w:date="2020-05-12T16:25:00Z">
                          <w:r>
                            <w:t>criptográfica</w:t>
                          </w:r>
                        </w:ins>
                      </w:p>
                    </w:txbxContent>
                  </v:textbox>
                </v:shape>
              </w:pict>
            </mc:Fallback>
          </mc:AlternateContent>
        </w:r>
        <w:r w:rsidR="00693CD5">
          <w:rPr>
            <w:noProof/>
            <w:lang w:eastAsia="es-ES"/>
          </w:rPr>
          <mc:AlternateContent>
            <mc:Choice Requires="wps">
              <w:drawing>
                <wp:anchor distT="0" distB="0" distL="114300" distR="114300" simplePos="0" relativeHeight="251910144" behindDoc="0" locked="0" layoutInCell="1" allowOverlap="1" wp14:anchorId="541D3F9F" wp14:editId="3DDDDCE0">
                  <wp:simplePos x="0" y="0"/>
                  <wp:positionH relativeFrom="column">
                    <wp:posOffset>1838325</wp:posOffset>
                  </wp:positionH>
                  <wp:positionV relativeFrom="paragraph">
                    <wp:posOffset>199390</wp:posOffset>
                  </wp:positionV>
                  <wp:extent cx="276225" cy="257175"/>
                  <wp:effectExtent l="0" t="0" r="28575" b="28575"/>
                  <wp:wrapNone/>
                  <wp:docPr id="182" name="Rectángulo: esquinas redondeadas 182"/>
                  <wp:cNvGraphicFramePr/>
                  <a:graphic xmlns:a="http://schemas.openxmlformats.org/drawingml/2006/main">
                    <a:graphicData uri="http://schemas.microsoft.com/office/word/2010/wordprocessingShape">
                      <wps:wsp>
                        <wps:cNvSpPr/>
                        <wps:spPr>
                          <a:xfrm>
                            <a:off x="0" y="0"/>
                            <a:ext cx="276225" cy="257175"/>
                          </a:xfrm>
                          <a:prstGeom prst="roundRect">
                            <a:avLst/>
                          </a:prstGeom>
                          <a:solidFill>
                            <a:schemeClr val="tx2">
                              <a:lumMod val="50000"/>
                            </a:schemeClr>
                          </a:solidFill>
                          <a:ln w="19050">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35583F" w14:textId="7AA7DEC1" w:rsidR="007D13AF" w:rsidRPr="00B31B31" w:rsidRDefault="007D13AF" w:rsidP="005259DF">
                              <w:pPr>
                                <w:ind w:firstLine="0"/>
                                <w:jc w:val="center"/>
                                <w:rPr>
                                  <w:sz w:val="16"/>
                                  <w:szCs w:val="16"/>
                                </w:rPr>
                              </w:pPr>
                              <w:ins w:id="874" w:author="Andrea del Nido García" w:date="2020-05-12T16:24:00Z">
                                <w:r>
                                  <w:rPr>
                                    <w:sz w:val="20"/>
                                    <w:szCs w:val="20"/>
                                  </w:rPr>
                                  <w:t>1</w:t>
                                </w:r>
                              </w:ins>
                              <w:del w:id="875" w:author="Andrea del Nido García" w:date="2020-05-12T16:17:00Z">
                                <w:r w:rsidRPr="00B31B31" w:rsidDel="00BE6007">
                                  <w:rPr>
                                    <w:sz w:val="20"/>
                                    <w:szCs w:val="20"/>
                                  </w:rPr>
                                  <w:delText>1</w:delText>
                                </w:r>
                              </w:del>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1D3F9F" id="Rectángulo: esquinas redondeadas 182" o:spid="_x0000_s1047" style="position:absolute;left:0;text-align:left;margin-left:144.75pt;margin-top:15.7pt;width:21.75pt;height:20.2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" fillcolor="#212934 [1615]" strokecolor="#44546a [3215]" strokeweight="1.5pt">
                  <v:stroke joinstyle="miter"/>
                  <v:textbox>
                    <w:txbxContent>
                      <w:p w14:paraId="6E35583F" w14:textId="7AA7DEC1" w:rsidR="007D13AF" w:rsidRPr="00B31B31" w:rsidRDefault="007D13AF" w:rsidP="005259DF">
                        <w:pPr>
                          <w:ind w:firstLine="0"/>
                          <w:jc w:val="center"/>
                          <w:rPr>
                            <w:sz w:val="16"/>
                            <w:szCs w:val="16"/>
                          </w:rPr>
                        </w:pPr>
                        <w:ins w:id="876" w:author="Andrea del Nido García" w:date="2020-05-12T16:24:00Z">
                          <w:r>
                            <w:rPr>
                              <w:sz w:val="20"/>
                              <w:szCs w:val="20"/>
                            </w:rPr>
                            <w:t>1</w:t>
                          </w:r>
                        </w:ins>
                        <w:del w:id="877" w:author="Andrea del Nido García" w:date="2020-05-12T16:17:00Z">
                          <w:r w:rsidRPr="00B31B31" w:rsidDel="00BE6007">
                            <w:rPr>
                              <w:sz w:val="20"/>
                              <w:szCs w:val="20"/>
                            </w:rPr>
                            <w:delText>1</w:delText>
                          </w:r>
                        </w:del>
                      </w:p>
                    </w:txbxContent>
                  </v:textbox>
                </v:roundrect>
              </w:pict>
            </mc:Fallback>
          </mc:AlternateContent>
        </w:r>
      </w:ins>
    </w:p>
    <w:p w14:paraId="54100A4C" w14:textId="1386BB6B" w:rsidR="00035E98" w:rsidRDefault="00693CD5">
      <w:pPr>
        <w:jc w:val="center"/>
        <w:rPr>
          <w:ins w:id="878" w:author="Andrea del Nido García" w:date="2020-05-12T13:47:00Z"/>
        </w:rPr>
        <w:pPrChange w:id="879" w:author="Andrea del Nido García" w:date="2020-05-12T16:24:00Z">
          <w:pPr/>
        </w:pPrChange>
      </w:pPr>
      <w:ins w:id="880" w:author="Andrea del Nido García" w:date="2020-05-12T16:23:00Z">
        <w:r>
          <w:rPr>
            <w:noProof/>
          </w:rPr>
          <mc:AlternateContent>
            <mc:Choice Requires="wps">
              <w:drawing>
                <wp:anchor distT="0" distB="0" distL="114300" distR="114300" simplePos="0" relativeHeight="251908096" behindDoc="0" locked="0" layoutInCell="1" allowOverlap="1" wp14:anchorId="0D68F852" wp14:editId="6DAA6676">
                  <wp:simplePos x="0" y="0"/>
                  <wp:positionH relativeFrom="margin">
                    <wp:posOffset>1694815</wp:posOffset>
                  </wp:positionH>
                  <wp:positionV relativeFrom="paragraph">
                    <wp:posOffset>170815</wp:posOffset>
                  </wp:positionV>
                  <wp:extent cx="2162175" cy="0"/>
                  <wp:effectExtent l="0" t="95250" r="0" b="95250"/>
                  <wp:wrapNone/>
                  <wp:docPr id="181" name="Conector recto de flecha 181"/>
                  <wp:cNvGraphicFramePr/>
                  <a:graphic xmlns:a="http://schemas.openxmlformats.org/drawingml/2006/main">
                    <a:graphicData uri="http://schemas.microsoft.com/office/word/2010/wordprocessingShape">
                      <wps:wsp>
                        <wps:cNvCnPr/>
                        <wps:spPr>
                          <a:xfrm flipH="1">
                            <a:off x="0" y="0"/>
                            <a:ext cx="2162175" cy="0"/>
                          </a:xfrm>
                          <a:prstGeom prst="straightConnector1">
                            <a:avLst/>
                          </a:prstGeom>
                          <a:ln w="38100">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C03EF5" id="Conector recto de flecha 181" o:spid="_x0000_s1026" type="#_x0000_t32" style="position:absolute;margin-left:133.45pt;margin-top:13.45pt;width:170.25pt;height:0;flip:x;z-index:25190809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" strokecolor="#44546a [3215]" strokeweight="3pt">
                  <v:stroke endarrow="block" joinstyle="miter"/>
                  <w10:wrap anchorx="margin"/>
                </v:shape>
              </w:pict>
            </mc:Fallback>
          </mc:AlternateContent>
        </w:r>
      </w:ins>
    </w:p>
    <w:p w14:paraId="59F13094" w14:textId="4182E014" w:rsidR="00035E98" w:rsidRDefault="008D4DD6" w:rsidP="005A311C">
      <w:pPr>
        <w:rPr>
          <w:ins w:id="881" w:author="Andrea del Nido García" w:date="2020-05-12T13:47:00Z"/>
        </w:rPr>
      </w:pPr>
      <w:ins w:id="882" w:author="Andrea del Nido García" w:date="2020-05-12T16:26:00Z">
        <w:r>
          <w:rPr>
            <w:noProof/>
            <w:lang w:eastAsia="es-ES"/>
          </w:rPr>
          <mc:AlternateContent>
            <mc:Choice Requires="wps">
              <w:drawing>
                <wp:anchor distT="0" distB="0" distL="114300" distR="114300" simplePos="0" relativeHeight="251916288" behindDoc="0" locked="0" layoutInCell="1" allowOverlap="1" wp14:anchorId="0E3C1D1F" wp14:editId="395DFA8A">
                  <wp:simplePos x="0" y="0"/>
                  <wp:positionH relativeFrom="column">
                    <wp:posOffset>1857375</wp:posOffset>
                  </wp:positionH>
                  <wp:positionV relativeFrom="paragraph">
                    <wp:posOffset>227965</wp:posOffset>
                  </wp:positionV>
                  <wp:extent cx="276225" cy="257175"/>
                  <wp:effectExtent l="0" t="0" r="28575" b="28575"/>
                  <wp:wrapNone/>
                  <wp:docPr id="185" name="Rectángulo: esquinas redondeadas 185"/>
                  <wp:cNvGraphicFramePr/>
                  <a:graphic xmlns:a="http://schemas.openxmlformats.org/drawingml/2006/main">
                    <a:graphicData uri="http://schemas.microsoft.com/office/word/2010/wordprocessingShape">
                      <wps:wsp>
                        <wps:cNvSpPr/>
                        <wps:spPr>
                          <a:xfrm>
                            <a:off x="0" y="0"/>
                            <a:ext cx="276225" cy="257175"/>
                          </a:xfrm>
                          <a:prstGeom prst="roundRect">
                            <a:avLst/>
                          </a:prstGeom>
                          <a:solidFill>
                            <a:schemeClr val="tx2">
                              <a:lumMod val="50000"/>
                            </a:schemeClr>
                          </a:solidFill>
                          <a:ln w="19050">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DA5517" w14:textId="1602CA56" w:rsidR="007D13AF" w:rsidRPr="00B31B31" w:rsidRDefault="007D13AF" w:rsidP="008F36F9">
                              <w:pPr>
                                <w:ind w:firstLine="0"/>
                                <w:jc w:val="center"/>
                                <w:rPr>
                                  <w:sz w:val="16"/>
                                  <w:szCs w:val="16"/>
                                </w:rPr>
                              </w:pPr>
                              <w:ins w:id="883" w:author="Andrea del Nido García" w:date="2020-05-12T16:26:00Z">
                                <w:r>
                                  <w:rPr>
                                    <w:sz w:val="20"/>
                                    <w:szCs w:val="20"/>
                                  </w:rPr>
                                  <w:t>2</w:t>
                                </w:r>
                              </w:ins>
                              <w:del w:id="884" w:author="Andrea del Nido García" w:date="2020-05-12T16:17:00Z">
                                <w:r w:rsidRPr="00B31B31" w:rsidDel="00BE6007">
                                  <w:rPr>
                                    <w:sz w:val="20"/>
                                    <w:szCs w:val="20"/>
                                  </w:rPr>
                                  <w:delText>1</w:delText>
                                </w:r>
                              </w:del>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3C1D1F" id="Rectángulo: esquinas redondeadas 185" o:spid="_x0000_s1048" style="position:absolute;left:0;text-align:left;margin-left:146.25pt;margin-top:17.95pt;width:21.75pt;height:20.25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" fillcolor="#212934 [1615]" strokecolor="#44546a [3215]" strokeweight="1.5pt">
                  <v:stroke joinstyle="miter"/>
                  <v:textbox>
                    <w:txbxContent>
                      <w:p w14:paraId="2DDA5517" w14:textId="1602CA56" w:rsidR="007D13AF" w:rsidRPr="00B31B31" w:rsidRDefault="007D13AF" w:rsidP="008F36F9">
                        <w:pPr>
                          <w:ind w:firstLine="0"/>
                          <w:jc w:val="center"/>
                          <w:rPr>
                            <w:sz w:val="16"/>
                            <w:szCs w:val="16"/>
                          </w:rPr>
                        </w:pPr>
                        <w:ins w:id="885" w:author="Andrea del Nido García" w:date="2020-05-12T16:26:00Z">
                          <w:r>
                            <w:rPr>
                              <w:sz w:val="20"/>
                              <w:szCs w:val="20"/>
                            </w:rPr>
                            <w:t>2</w:t>
                          </w:r>
                        </w:ins>
                        <w:del w:id="886" w:author="Andrea del Nido García" w:date="2020-05-12T16:17:00Z">
                          <w:r w:rsidRPr="00B31B31" w:rsidDel="00BE6007">
                            <w:rPr>
                              <w:sz w:val="20"/>
                              <w:szCs w:val="20"/>
                            </w:rPr>
                            <w:delText>1</w:delText>
                          </w:r>
                        </w:del>
                      </w:p>
                    </w:txbxContent>
                  </v:textbox>
                </v:roundrect>
              </w:pict>
            </mc:Fallback>
          </mc:AlternateContent>
        </w:r>
        <w:r w:rsidR="00693CD5">
          <w:rPr>
            <w:noProof/>
          </w:rPr>
          <mc:AlternateContent>
            <mc:Choice Requires="wps">
              <w:drawing>
                <wp:anchor distT="0" distB="0" distL="114300" distR="114300" simplePos="0" relativeHeight="251918336" behindDoc="0" locked="0" layoutInCell="1" allowOverlap="1" wp14:anchorId="795580D2" wp14:editId="6EE55029">
                  <wp:simplePos x="0" y="0"/>
                  <wp:positionH relativeFrom="margin">
                    <wp:posOffset>2099945</wp:posOffset>
                  </wp:positionH>
                  <wp:positionV relativeFrom="paragraph">
                    <wp:posOffset>255270</wp:posOffset>
                  </wp:positionV>
                  <wp:extent cx="1390650" cy="266700"/>
                  <wp:effectExtent l="0" t="0" r="0" b="0"/>
                  <wp:wrapNone/>
                  <wp:docPr id="186" name="Cuadro de texto 186"/>
                  <wp:cNvGraphicFramePr/>
                  <a:graphic xmlns:a="http://schemas.openxmlformats.org/drawingml/2006/main">
                    <a:graphicData uri="http://schemas.microsoft.com/office/word/2010/wordprocessingShape">
                      <wps:wsp>
                        <wps:cNvSpPr txBox="1"/>
                        <wps:spPr>
                          <a:xfrm>
                            <a:off x="0" y="0"/>
                            <a:ext cx="1390650" cy="266700"/>
                          </a:xfrm>
                          <a:prstGeom prst="rect">
                            <a:avLst/>
                          </a:prstGeom>
                          <a:noFill/>
                          <a:ln w="6350">
                            <a:noFill/>
                          </a:ln>
                        </wps:spPr>
                        <wps:txbx>
                          <w:txbxContent>
                            <w:p w14:paraId="4AE5FBB9" w14:textId="0EF3F688" w:rsidR="007D13AF" w:rsidRDefault="007D13AF">
                              <w:pPr>
                                <w:ind w:firstLine="0"/>
                                <w:jc w:val="center"/>
                                <w:pPrChange w:id="887" w:author="Andrea del Nido García" w:date="2020-05-12T16:20:00Z">
                                  <w:pPr/>
                                </w:pPrChange>
                              </w:pPr>
                              <w:ins w:id="888" w:author="Andrea del Nido García" w:date="2020-05-12T16:26:00Z">
                                <w:r>
                                  <w:t>Saludo del servidor</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5580D2" id="Cuadro de texto 186" o:spid="_x0000_s1049" type="#_x0000_t202" style="position:absolute;left:0;text-align:left;margin-left:165.35pt;margin-top:20.1pt;width:109.5pt;height:21pt;z-index:251918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" filled="f" stroked="f" strokeweight=".5pt">
                  <v:textbox>
                    <w:txbxContent>
                      <w:p w14:paraId="4AE5FBB9" w14:textId="0EF3F688" w:rsidR="007D13AF" w:rsidRDefault="007D13AF">
                        <w:pPr>
                          <w:ind w:firstLine="0"/>
                          <w:jc w:val="center"/>
                          <w:pPrChange w:id="889" w:author="Andrea del Nido García" w:date="2020-05-12T16:20:00Z">
                            <w:pPr/>
                          </w:pPrChange>
                        </w:pPr>
                        <w:ins w:id="890" w:author="Andrea del Nido García" w:date="2020-05-12T16:26:00Z">
                          <w:r>
                            <w:t>Saludo del servidor</w:t>
                          </w:r>
                        </w:ins>
                      </w:p>
                    </w:txbxContent>
                  </v:textbox>
                  <w10:wrap anchorx="margin"/>
                </v:shape>
              </w:pict>
            </mc:Fallback>
          </mc:AlternateContent>
        </w:r>
      </w:ins>
      <w:ins w:id="891" w:author="Andrea del Nido García" w:date="2020-05-12T16:17:00Z">
        <w:r w:rsidR="00BC4FED">
          <w:rPr>
            <w:noProof/>
            <w:lang w:eastAsia="es-ES"/>
          </w:rPr>
          <mc:AlternateContent>
            <mc:Choice Requires="wps">
              <w:drawing>
                <wp:anchor distT="0" distB="0" distL="114300" distR="114300" simplePos="0" relativeHeight="251900928" behindDoc="0" locked="0" layoutInCell="1" allowOverlap="1" wp14:anchorId="6FB1839E" wp14:editId="716D0580">
                  <wp:simplePos x="0" y="0"/>
                  <wp:positionH relativeFrom="column">
                    <wp:posOffset>819150</wp:posOffset>
                  </wp:positionH>
                  <wp:positionV relativeFrom="paragraph">
                    <wp:posOffset>219075</wp:posOffset>
                  </wp:positionV>
                  <wp:extent cx="276225" cy="257175"/>
                  <wp:effectExtent l="0" t="0" r="28575" b="28575"/>
                  <wp:wrapNone/>
                  <wp:docPr id="176" name="Rectángulo: esquinas redondeadas 176"/>
                  <wp:cNvGraphicFramePr/>
                  <a:graphic xmlns:a="http://schemas.openxmlformats.org/drawingml/2006/main">
                    <a:graphicData uri="http://schemas.microsoft.com/office/word/2010/wordprocessingShape">
                      <wps:wsp>
                        <wps:cNvSpPr/>
                        <wps:spPr>
                          <a:xfrm>
                            <a:off x="0" y="0"/>
                            <a:ext cx="276225" cy="257175"/>
                          </a:xfrm>
                          <a:prstGeom prst="roundRect">
                            <a:avLst/>
                          </a:prstGeom>
                          <a:solidFill>
                            <a:schemeClr val="tx2">
                              <a:lumMod val="50000"/>
                            </a:schemeClr>
                          </a:solidFill>
                          <a:ln w="1905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ABF716" w14:textId="4662E248" w:rsidR="007D13AF" w:rsidRPr="00B31B31" w:rsidRDefault="007D13AF" w:rsidP="005354AA">
                              <w:pPr>
                                <w:ind w:firstLine="0"/>
                                <w:jc w:val="center"/>
                                <w:rPr>
                                  <w:sz w:val="16"/>
                                  <w:szCs w:val="16"/>
                                </w:rPr>
                              </w:pPr>
                              <w:del w:id="892" w:author="Andrea del Nido García" w:date="2020-05-12T16:17:00Z">
                                <w:r w:rsidRPr="00B31B31" w:rsidDel="005354AA">
                                  <w:rPr>
                                    <w:sz w:val="20"/>
                                    <w:szCs w:val="20"/>
                                  </w:rPr>
                                  <w:delText>1</w:delText>
                                </w:r>
                              </w:del>
                              <w:ins w:id="893" w:author="Andrea del Nido García" w:date="2020-05-12T16:17:00Z">
                                <w:r>
                                  <w:rPr>
                                    <w:sz w:val="20"/>
                                    <w:szCs w:val="20"/>
                                  </w:rPr>
                                  <w:t>6</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B1839E" id="Rectángulo: esquinas redondeadas 176" o:spid="_x0000_s1050" style="position:absolute;left:0;text-align:left;margin-left:64.5pt;margin-top:17.25pt;width:21.75pt;height:20.2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" fillcolor="#212934 [1615]" strokecolor="#323e4f [2415]" strokeweight="1.5pt">
                  <v:stroke joinstyle="miter"/>
                  <v:textbox>
                    <w:txbxContent>
                      <w:p w14:paraId="56ABF716" w14:textId="4662E248" w:rsidR="007D13AF" w:rsidRPr="00B31B31" w:rsidRDefault="007D13AF" w:rsidP="005354AA">
                        <w:pPr>
                          <w:ind w:firstLine="0"/>
                          <w:jc w:val="center"/>
                          <w:rPr>
                            <w:sz w:val="16"/>
                            <w:szCs w:val="16"/>
                          </w:rPr>
                        </w:pPr>
                        <w:del w:id="894" w:author="Andrea del Nido García" w:date="2020-05-12T16:17:00Z">
                          <w:r w:rsidRPr="00B31B31" w:rsidDel="005354AA">
                            <w:rPr>
                              <w:sz w:val="20"/>
                              <w:szCs w:val="20"/>
                            </w:rPr>
                            <w:delText>1</w:delText>
                          </w:r>
                        </w:del>
                        <w:ins w:id="895" w:author="Andrea del Nido García" w:date="2020-05-12T16:17:00Z">
                          <w:r>
                            <w:rPr>
                              <w:sz w:val="20"/>
                              <w:szCs w:val="20"/>
                            </w:rPr>
                            <w:t>6</w:t>
                          </w:r>
                        </w:ins>
                      </w:p>
                    </w:txbxContent>
                  </v:textbox>
                </v:roundrect>
              </w:pict>
            </mc:Fallback>
          </mc:AlternateContent>
        </w:r>
        <w:r w:rsidR="00BC4FED">
          <w:rPr>
            <w:noProof/>
            <w:lang w:eastAsia="es-ES"/>
          </w:rPr>
          <mc:AlternateContent>
            <mc:Choice Requires="wps">
              <w:drawing>
                <wp:anchor distT="0" distB="0" distL="114300" distR="114300" simplePos="0" relativeHeight="251902976" behindDoc="0" locked="0" layoutInCell="1" allowOverlap="1" wp14:anchorId="447D6463" wp14:editId="29C9F4F4">
                  <wp:simplePos x="0" y="0"/>
                  <wp:positionH relativeFrom="column">
                    <wp:posOffset>4505325</wp:posOffset>
                  </wp:positionH>
                  <wp:positionV relativeFrom="paragraph">
                    <wp:posOffset>208915</wp:posOffset>
                  </wp:positionV>
                  <wp:extent cx="276225" cy="257175"/>
                  <wp:effectExtent l="0" t="0" r="28575" b="28575"/>
                  <wp:wrapNone/>
                  <wp:docPr id="177" name="Rectángulo: esquinas redondeadas 177"/>
                  <wp:cNvGraphicFramePr/>
                  <a:graphic xmlns:a="http://schemas.openxmlformats.org/drawingml/2006/main">
                    <a:graphicData uri="http://schemas.microsoft.com/office/word/2010/wordprocessingShape">
                      <wps:wsp>
                        <wps:cNvSpPr/>
                        <wps:spPr>
                          <a:xfrm>
                            <a:off x="0" y="0"/>
                            <a:ext cx="276225" cy="257175"/>
                          </a:xfrm>
                          <a:prstGeom prst="roundRect">
                            <a:avLst/>
                          </a:prstGeom>
                          <a:solidFill>
                            <a:schemeClr val="tx2">
                              <a:lumMod val="50000"/>
                            </a:schemeClr>
                          </a:solidFill>
                          <a:ln w="19050">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8B3874" w14:textId="69014612" w:rsidR="007D13AF" w:rsidRPr="00B31B31" w:rsidRDefault="007D13AF" w:rsidP="004319CE">
                              <w:pPr>
                                <w:ind w:firstLine="0"/>
                                <w:jc w:val="center"/>
                                <w:rPr>
                                  <w:sz w:val="16"/>
                                  <w:szCs w:val="16"/>
                                </w:rPr>
                              </w:pPr>
                              <w:ins w:id="896" w:author="Andrea del Nido García" w:date="2020-05-12T16:17:00Z">
                                <w:r>
                                  <w:rPr>
                                    <w:sz w:val="20"/>
                                    <w:szCs w:val="20"/>
                                  </w:rPr>
                                  <w:t>3</w:t>
                                </w:r>
                              </w:ins>
                              <w:del w:id="897" w:author="Andrea del Nido García" w:date="2020-05-12T16:17:00Z">
                                <w:r w:rsidRPr="00B31B31" w:rsidDel="00BE6007">
                                  <w:rPr>
                                    <w:sz w:val="20"/>
                                    <w:szCs w:val="20"/>
                                  </w:rPr>
                                  <w:delText>1</w:delText>
                                </w:r>
                              </w:del>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7D6463" id="Rectángulo: esquinas redondeadas 177" o:spid="_x0000_s1051" style="position:absolute;left:0;text-align:left;margin-left:354.75pt;margin-top:16.45pt;width:21.75pt;height:20.25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" fillcolor="#212934 [1615]" strokecolor="#44546a [3215]" strokeweight="1.5pt">
                  <v:stroke joinstyle="miter"/>
                  <v:textbox>
                    <w:txbxContent>
                      <w:p w14:paraId="318B3874" w14:textId="69014612" w:rsidR="007D13AF" w:rsidRPr="00B31B31" w:rsidRDefault="007D13AF" w:rsidP="004319CE">
                        <w:pPr>
                          <w:ind w:firstLine="0"/>
                          <w:jc w:val="center"/>
                          <w:rPr>
                            <w:sz w:val="16"/>
                            <w:szCs w:val="16"/>
                          </w:rPr>
                        </w:pPr>
                        <w:ins w:id="898" w:author="Andrea del Nido García" w:date="2020-05-12T16:17:00Z">
                          <w:r>
                            <w:rPr>
                              <w:sz w:val="20"/>
                              <w:szCs w:val="20"/>
                            </w:rPr>
                            <w:t>3</w:t>
                          </w:r>
                        </w:ins>
                        <w:del w:id="899" w:author="Andrea del Nido García" w:date="2020-05-12T16:17:00Z">
                          <w:r w:rsidRPr="00B31B31" w:rsidDel="00BE6007">
                            <w:rPr>
                              <w:sz w:val="20"/>
                              <w:szCs w:val="20"/>
                            </w:rPr>
                            <w:delText>1</w:delText>
                          </w:r>
                        </w:del>
                      </w:p>
                    </w:txbxContent>
                  </v:textbox>
                </v:roundrect>
              </w:pict>
            </mc:Fallback>
          </mc:AlternateContent>
        </w:r>
      </w:ins>
    </w:p>
    <w:p w14:paraId="294320A5" w14:textId="5EF589EE" w:rsidR="00035E98" w:rsidRDefault="00693CD5">
      <w:pPr>
        <w:tabs>
          <w:tab w:val="left" w:pos="3675"/>
          <w:tab w:val="center" w:pos="4422"/>
        </w:tabs>
        <w:rPr>
          <w:ins w:id="900" w:author="Andrea del Nido García" w:date="2020-05-12T13:47:00Z"/>
        </w:rPr>
        <w:pPrChange w:id="901" w:author="Andrea del Nido García" w:date="2020-05-12T16:26:00Z">
          <w:pPr/>
        </w:pPrChange>
      </w:pPr>
      <w:ins w:id="902" w:author="Andrea del Nido García" w:date="2020-05-12T16:27:00Z">
        <w:r>
          <w:rPr>
            <w:noProof/>
          </w:rPr>
          <mc:AlternateContent>
            <mc:Choice Requires="wps">
              <w:drawing>
                <wp:anchor distT="0" distB="0" distL="114300" distR="114300" simplePos="0" relativeHeight="251920384" behindDoc="0" locked="0" layoutInCell="1" allowOverlap="1" wp14:anchorId="2A237BFE" wp14:editId="1885948A">
                  <wp:simplePos x="0" y="0"/>
                  <wp:positionH relativeFrom="margin">
                    <wp:posOffset>1663065</wp:posOffset>
                  </wp:positionH>
                  <wp:positionV relativeFrom="paragraph">
                    <wp:posOffset>179705</wp:posOffset>
                  </wp:positionV>
                  <wp:extent cx="2266950" cy="257175"/>
                  <wp:effectExtent l="0" t="0" r="0" b="0"/>
                  <wp:wrapNone/>
                  <wp:docPr id="187" name="Cuadro de texto 187"/>
                  <wp:cNvGraphicFramePr/>
                  <a:graphic xmlns:a="http://schemas.openxmlformats.org/drawingml/2006/main">
                    <a:graphicData uri="http://schemas.microsoft.com/office/word/2010/wordprocessingShape">
                      <wps:wsp>
                        <wps:cNvSpPr txBox="1"/>
                        <wps:spPr>
                          <a:xfrm>
                            <a:off x="0" y="0"/>
                            <a:ext cx="2266950" cy="257175"/>
                          </a:xfrm>
                          <a:prstGeom prst="rect">
                            <a:avLst/>
                          </a:prstGeom>
                          <a:noFill/>
                          <a:ln w="6350">
                            <a:noFill/>
                          </a:ln>
                        </wps:spPr>
                        <wps:txbx>
                          <w:txbxContent>
                            <w:p w14:paraId="32835A03" w14:textId="2A2C866B" w:rsidR="007D13AF" w:rsidRDefault="007D13AF" w:rsidP="00807E97">
                              <w:pPr>
                                <w:ind w:firstLine="0"/>
                                <w:jc w:val="center"/>
                                <w:rPr>
                                  <w:ins w:id="903" w:author="Andrea del Nido García" w:date="2020-05-12T16:27:00Z"/>
                                </w:rPr>
                              </w:pPr>
                              <w:proofErr w:type="spellStart"/>
                              <w:ins w:id="904" w:author="Andrea del Nido García" w:date="2020-05-12T16:27:00Z">
                                <w:r>
                                  <w:t>CipherSuite</w:t>
                                </w:r>
                                <w:proofErr w:type="spellEnd"/>
                                <w:r>
                                  <w:t xml:space="preserve"> </w:t>
                                </w:r>
                              </w:ins>
                              <w:ins w:id="905" w:author="Andrea del Nido García" w:date="2020-05-12T16:28:00Z">
                                <w:r>
                                  <w:t>y c</w:t>
                                </w:r>
                              </w:ins>
                              <w:ins w:id="906" w:author="Andrea del Nido García" w:date="2020-05-12T16:27:00Z">
                                <w:r>
                                  <w:t>ertificado servidor</w:t>
                                </w:r>
                              </w:ins>
                            </w:p>
                            <w:p w14:paraId="3BC60DF7" w14:textId="5839EDD0" w:rsidR="007D13AF" w:rsidRDefault="007D13AF">
                              <w:pPr>
                                <w:ind w:firstLine="0"/>
                                <w:jc w:val="center"/>
                                <w:pPrChange w:id="907" w:author="Andrea del Nido García" w:date="2020-05-12T16:28:00Z">
                                  <w:pPr/>
                                </w:pPrChang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37BFE" id="Cuadro de texto 187" o:spid="_x0000_s1052" type="#_x0000_t202" style="position:absolute;left:0;text-align:left;margin-left:130.95pt;margin-top:14.15pt;width:178.5pt;height:20.25pt;z-index:251920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" filled="f" stroked="f" strokeweight=".5pt">
                  <v:textbox>
                    <w:txbxContent>
                      <w:p w14:paraId="32835A03" w14:textId="2A2C866B" w:rsidR="007D13AF" w:rsidRDefault="007D13AF" w:rsidP="00807E97">
                        <w:pPr>
                          <w:ind w:firstLine="0"/>
                          <w:jc w:val="center"/>
                          <w:rPr>
                            <w:ins w:id="908" w:author="Andrea del Nido García" w:date="2020-05-12T16:27:00Z"/>
                          </w:rPr>
                        </w:pPr>
                        <w:proofErr w:type="spellStart"/>
                        <w:ins w:id="909" w:author="Andrea del Nido García" w:date="2020-05-12T16:27:00Z">
                          <w:r>
                            <w:t>CipherSuite</w:t>
                          </w:r>
                          <w:proofErr w:type="spellEnd"/>
                          <w:r>
                            <w:t xml:space="preserve"> </w:t>
                          </w:r>
                        </w:ins>
                        <w:ins w:id="910" w:author="Andrea del Nido García" w:date="2020-05-12T16:28:00Z">
                          <w:r>
                            <w:t>y c</w:t>
                          </w:r>
                        </w:ins>
                        <w:ins w:id="911" w:author="Andrea del Nido García" w:date="2020-05-12T16:27:00Z">
                          <w:r>
                            <w:t>ertificado servidor</w:t>
                          </w:r>
                        </w:ins>
                      </w:p>
                      <w:p w14:paraId="3BC60DF7" w14:textId="5839EDD0" w:rsidR="007D13AF" w:rsidRDefault="007D13AF">
                        <w:pPr>
                          <w:ind w:firstLine="0"/>
                          <w:jc w:val="center"/>
                          <w:pPrChange w:id="912" w:author="Andrea del Nido García" w:date="2020-05-12T16:28:00Z">
                            <w:pPr/>
                          </w:pPrChange>
                        </w:pPr>
                      </w:p>
                    </w:txbxContent>
                  </v:textbox>
                  <w10:wrap anchorx="margin"/>
                </v:shape>
              </w:pict>
            </mc:Fallback>
          </mc:AlternateContent>
        </w:r>
      </w:ins>
      <w:ins w:id="913" w:author="Andrea del Nido García" w:date="2020-05-12T16:25:00Z">
        <w:r>
          <w:rPr>
            <w:noProof/>
            <w:lang w:eastAsia="es-ES"/>
          </w:rPr>
          <mc:AlternateContent>
            <mc:Choice Requires="wps">
              <w:drawing>
                <wp:anchor distT="0" distB="0" distL="114300" distR="114300" simplePos="0" relativeHeight="251914240" behindDoc="0" locked="0" layoutInCell="1" allowOverlap="1" wp14:anchorId="2C301E1E" wp14:editId="4E8F22CA">
                  <wp:simplePos x="0" y="0"/>
                  <wp:positionH relativeFrom="column">
                    <wp:posOffset>1743075</wp:posOffset>
                  </wp:positionH>
                  <wp:positionV relativeFrom="paragraph">
                    <wp:posOffset>198755</wp:posOffset>
                  </wp:positionV>
                  <wp:extent cx="2114550" cy="0"/>
                  <wp:effectExtent l="0" t="95250" r="0" b="95250"/>
                  <wp:wrapNone/>
                  <wp:docPr id="184" name="Conector recto de flecha 184"/>
                  <wp:cNvGraphicFramePr/>
                  <a:graphic xmlns:a="http://schemas.openxmlformats.org/drawingml/2006/main">
                    <a:graphicData uri="http://schemas.microsoft.com/office/word/2010/wordprocessingShape">
                      <wps:wsp>
                        <wps:cNvCnPr/>
                        <wps:spPr>
                          <a:xfrm>
                            <a:off x="0" y="0"/>
                            <a:ext cx="2114550" cy="0"/>
                          </a:xfrm>
                          <a:prstGeom prst="straightConnector1">
                            <a:avLst/>
                          </a:prstGeom>
                          <a:ln w="38100">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A221E2" id="Conector recto de flecha 184" o:spid="_x0000_s1026" type="#_x0000_t32" style="position:absolute;margin-left:137.25pt;margin-top:15.65pt;width:166.5pt;height:0;z-index:251914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" strokecolor="#44546a [3215]" strokeweight="3pt">
                  <v:stroke endarrow="block" joinstyle="miter"/>
                </v:shape>
              </w:pict>
            </mc:Fallback>
          </mc:AlternateContent>
        </w:r>
      </w:ins>
      <w:ins w:id="914" w:author="Andrea del Nido García" w:date="2020-05-12T16:18:00Z">
        <w:r w:rsidR="00BC4FED">
          <w:rPr>
            <w:noProof/>
          </w:rPr>
          <mc:AlternateContent>
            <mc:Choice Requires="wps">
              <w:drawing>
                <wp:anchor distT="0" distB="0" distL="114300" distR="114300" simplePos="0" relativeHeight="251904000" behindDoc="0" locked="0" layoutInCell="1" allowOverlap="1" wp14:anchorId="0262BC61" wp14:editId="4D429B23">
                  <wp:simplePos x="0" y="0"/>
                  <wp:positionH relativeFrom="column">
                    <wp:posOffset>224790</wp:posOffset>
                  </wp:positionH>
                  <wp:positionV relativeFrom="paragraph">
                    <wp:posOffset>208280</wp:posOffset>
                  </wp:positionV>
                  <wp:extent cx="1390650" cy="523875"/>
                  <wp:effectExtent l="0" t="0" r="0" b="0"/>
                  <wp:wrapNone/>
                  <wp:docPr id="178" name="Cuadro de texto 178"/>
                  <wp:cNvGraphicFramePr/>
                  <a:graphic xmlns:a="http://schemas.openxmlformats.org/drawingml/2006/main">
                    <a:graphicData uri="http://schemas.microsoft.com/office/word/2010/wordprocessingShape">
                      <wps:wsp>
                        <wps:cNvSpPr txBox="1"/>
                        <wps:spPr>
                          <a:xfrm>
                            <a:off x="0" y="0"/>
                            <a:ext cx="1390650" cy="523875"/>
                          </a:xfrm>
                          <a:prstGeom prst="rect">
                            <a:avLst/>
                          </a:prstGeom>
                          <a:noFill/>
                          <a:ln w="6350">
                            <a:noFill/>
                          </a:ln>
                        </wps:spPr>
                        <wps:txbx>
                          <w:txbxContent>
                            <w:p w14:paraId="40AB531E" w14:textId="5B7E5979" w:rsidR="007D13AF" w:rsidRDefault="007D13AF">
                              <w:pPr>
                                <w:ind w:firstLine="0"/>
                                <w:jc w:val="center"/>
                                <w:pPrChange w:id="915" w:author="Andrea del Nido García" w:date="2020-05-12T16:20:00Z">
                                  <w:pPr/>
                                </w:pPrChange>
                              </w:pPr>
                              <w:ins w:id="916" w:author="Andrea del Nido García" w:date="2020-05-12T16:18:00Z">
                                <w:r>
                                  <w:t>Verificar</w:t>
                                </w:r>
                              </w:ins>
                              <w:ins w:id="917" w:author="Andrea del Nido García" w:date="2020-05-12T16:19:00Z">
                                <w:r>
                                  <w:t xml:space="preserve"> </w:t>
                                </w:r>
                              </w:ins>
                              <w:ins w:id="918" w:author="Andrea del Nido García" w:date="2020-05-12T16:18:00Z">
                                <w:r>
                                  <w:t>certificado cliente</w:t>
                                </w:r>
                              </w:ins>
                              <w:ins w:id="919" w:author="Andrea del Nido García" w:date="2020-05-12T16:19:00Z">
                                <w:r>
                                  <w:t xml:space="preserve"> (OP)</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62BC61" id="Cuadro de texto 178" o:spid="_x0000_s1053" type="#_x0000_t202" style="position:absolute;left:0;text-align:left;margin-left:17.7pt;margin-top:16.4pt;width:109.5pt;height:41.25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" filled="f" stroked="f" strokeweight=".5pt">
                  <v:textbox>
                    <w:txbxContent>
                      <w:p w14:paraId="40AB531E" w14:textId="5B7E5979" w:rsidR="007D13AF" w:rsidRDefault="007D13AF">
                        <w:pPr>
                          <w:ind w:firstLine="0"/>
                          <w:jc w:val="center"/>
                          <w:pPrChange w:id="920" w:author="Andrea del Nido García" w:date="2020-05-12T16:20:00Z">
                            <w:pPr/>
                          </w:pPrChange>
                        </w:pPr>
                        <w:ins w:id="921" w:author="Andrea del Nido García" w:date="2020-05-12T16:18:00Z">
                          <w:r>
                            <w:t>Verificar</w:t>
                          </w:r>
                        </w:ins>
                        <w:ins w:id="922" w:author="Andrea del Nido García" w:date="2020-05-12T16:19:00Z">
                          <w:r>
                            <w:t xml:space="preserve"> </w:t>
                          </w:r>
                        </w:ins>
                        <w:ins w:id="923" w:author="Andrea del Nido García" w:date="2020-05-12T16:18:00Z">
                          <w:r>
                            <w:t>certificado cliente</w:t>
                          </w:r>
                        </w:ins>
                        <w:ins w:id="924" w:author="Andrea del Nido García" w:date="2020-05-12T16:19:00Z">
                          <w:r>
                            <w:t xml:space="preserve"> (OP)</w:t>
                          </w:r>
                        </w:ins>
                      </w:p>
                    </w:txbxContent>
                  </v:textbox>
                </v:shape>
              </w:pict>
            </mc:Fallback>
          </mc:AlternateContent>
        </w:r>
      </w:ins>
      <w:ins w:id="925" w:author="Andrea del Nido García" w:date="2020-05-12T16:21:00Z">
        <w:r w:rsidR="00BC4FED">
          <w:rPr>
            <w:noProof/>
          </w:rPr>
          <mc:AlternateContent>
            <mc:Choice Requires="wps">
              <w:drawing>
                <wp:anchor distT="0" distB="0" distL="114300" distR="114300" simplePos="0" relativeHeight="251906048" behindDoc="0" locked="0" layoutInCell="1" allowOverlap="1" wp14:anchorId="69767502" wp14:editId="2C73190C">
                  <wp:simplePos x="0" y="0"/>
                  <wp:positionH relativeFrom="column">
                    <wp:posOffset>3958590</wp:posOffset>
                  </wp:positionH>
                  <wp:positionV relativeFrom="paragraph">
                    <wp:posOffset>227330</wp:posOffset>
                  </wp:positionV>
                  <wp:extent cx="1390650" cy="1038225"/>
                  <wp:effectExtent l="0" t="0" r="0" b="0"/>
                  <wp:wrapNone/>
                  <wp:docPr id="179" name="Cuadro de texto 179"/>
                  <wp:cNvGraphicFramePr/>
                  <a:graphic xmlns:a="http://schemas.openxmlformats.org/drawingml/2006/main">
                    <a:graphicData uri="http://schemas.microsoft.com/office/word/2010/wordprocessingShape">
                      <wps:wsp>
                        <wps:cNvSpPr txBox="1"/>
                        <wps:spPr>
                          <a:xfrm>
                            <a:off x="0" y="0"/>
                            <a:ext cx="1390650" cy="1038225"/>
                          </a:xfrm>
                          <a:prstGeom prst="rect">
                            <a:avLst/>
                          </a:prstGeom>
                          <a:noFill/>
                          <a:ln w="6350">
                            <a:noFill/>
                          </a:ln>
                        </wps:spPr>
                        <wps:txbx>
                          <w:txbxContent>
                            <w:p w14:paraId="5EECBA39" w14:textId="6C59337E" w:rsidR="007D13AF" w:rsidRDefault="007D13AF">
                              <w:pPr>
                                <w:ind w:firstLine="0"/>
                                <w:jc w:val="center"/>
                                <w:pPrChange w:id="926" w:author="Andrea del Nido García" w:date="2020-05-12T16:20:00Z">
                                  <w:pPr/>
                                </w:pPrChange>
                              </w:pPr>
                              <w:ins w:id="927" w:author="Andrea del Nido García" w:date="2020-05-12T16:18:00Z">
                                <w:r>
                                  <w:t>Verificar</w:t>
                                </w:r>
                              </w:ins>
                              <w:ins w:id="928" w:author="Andrea del Nido García" w:date="2020-05-12T16:19:00Z">
                                <w:r>
                                  <w:t xml:space="preserve"> </w:t>
                                </w:r>
                              </w:ins>
                              <w:ins w:id="929" w:author="Andrea del Nido García" w:date="2020-05-12T16:18:00Z">
                                <w:r>
                                  <w:t xml:space="preserve">certificado </w:t>
                                </w:r>
                              </w:ins>
                              <w:ins w:id="930" w:author="Andrea del Nido García" w:date="2020-05-12T16:21:00Z">
                                <w:r>
                                  <w:t>servidor</w:t>
                                </w:r>
                              </w:ins>
                              <w:ins w:id="931" w:author="Andrea del Nido García" w:date="2020-05-12T16:22:00Z">
                                <w:r>
                                  <w:t xml:space="preserve"> y parámetros criptográficos</w:t>
                                </w:r>
                              </w:ins>
                              <w:ins w:id="932" w:author="Andrea del Nido García" w:date="2020-05-12T16:19:00Z">
                                <w:r>
                                  <w:t xml:space="preserve"> </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767502" id="Cuadro de texto 179" o:spid="_x0000_s1054" type="#_x0000_t202" style="position:absolute;left:0;text-align:left;margin-left:311.7pt;margin-top:17.9pt;width:109.5pt;height:81.7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" filled="f" stroked="f" strokeweight=".5pt">
                  <v:textbox>
                    <w:txbxContent>
                      <w:p w14:paraId="5EECBA39" w14:textId="6C59337E" w:rsidR="007D13AF" w:rsidRDefault="007D13AF">
                        <w:pPr>
                          <w:ind w:firstLine="0"/>
                          <w:jc w:val="center"/>
                          <w:pPrChange w:id="933" w:author="Andrea del Nido García" w:date="2020-05-12T16:20:00Z">
                            <w:pPr/>
                          </w:pPrChange>
                        </w:pPr>
                        <w:ins w:id="934" w:author="Andrea del Nido García" w:date="2020-05-12T16:18:00Z">
                          <w:r>
                            <w:t>Verificar</w:t>
                          </w:r>
                        </w:ins>
                        <w:ins w:id="935" w:author="Andrea del Nido García" w:date="2020-05-12T16:19:00Z">
                          <w:r>
                            <w:t xml:space="preserve"> </w:t>
                          </w:r>
                        </w:ins>
                        <w:ins w:id="936" w:author="Andrea del Nido García" w:date="2020-05-12T16:18:00Z">
                          <w:r>
                            <w:t xml:space="preserve">certificado </w:t>
                          </w:r>
                        </w:ins>
                        <w:ins w:id="937" w:author="Andrea del Nido García" w:date="2020-05-12T16:21:00Z">
                          <w:r>
                            <w:t>servidor</w:t>
                          </w:r>
                        </w:ins>
                        <w:ins w:id="938" w:author="Andrea del Nido García" w:date="2020-05-12T16:22:00Z">
                          <w:r>
                            <w:t xml:space="preserve"> y parámetros criptográficos</w:t>
                          </w:r>
                        </w:ins>
                        <w:ins w:id="939" w:author="Andrea del Nido García" w:date="2020-05-12T16:19:00Z">
                          <w:r>
                            <w:t xml:space="preserve"> </w:t>
                          </w:r>
                        </w:ins>
                      </w:p>
                    </w:txbxContent>
                  </v:textbox>
                </v:shape>
              </w:pict>
            </mc:Fallback>
          </mc:AlternateContent>
        </w:r>
        <w:r w:rsidR="00CF3F89">
          <w:tab/>
        </w:r>
      </w:ins>
      <w:ins w:id="940" w:author="Andrea del Nido García" w:date="2020-05-12T16:26:00Z">
        <w:r w:rsidR="008F36F9">
          <w:tab/>
        </w:r>
      </w:ins>
    </w:p>
    <w:p w14:paraId="5E620390" w14:textId="1E3E903B" w:rsidR="00035E98" w:rsidRDefault="008D4DD6" w:rsidP="005A311C">
      <w:pPr>
        <w:rPr>
          <w:ins w:id="941" w:author="Andrea del Nido García" w:date="2020-05-12T13:47:00Z"/>
        </w:rPr>
      </w:pPr>
      <w:ins w:id="942" w:author="Andrea del Nido García" w:date="2020-05-12T16:30:00Z">
        <w:r>
          <w:rPr>
            <w:noProof/>
            <w:lang w:eastAsia="es-ES"/>
          </w:rPr>
          <mc:AlternateContent>
            <mc:Choice Requires="wps">
              <w:drawing>
                <wp:anchor distT="0" distB="0" distL="114300" distR="114300" simplePos="0" relativeHeight="251926528" behindDoc="0" locked="0" layoutInCell="1" allowOverlap="1" wp14:anchorId="36300053" wp14:editId="639458FA">
                  <wp:simplePos x="0" y="0"/>
                  <wp:positionH relativeFrom="column">
                    <wp:posOffset>1895475</wp:posOffset>
                  </wp:positionH>
                  <wp:positionV relativeFrom="paragraph">
                    <wp:posOffset>331470</wp:posOffset>
                  </wp:positionV>
                  <wp:extent cx="276225" cy="257175"/>
                  <wp:effectExtent l="0" t="0" r="28575" b="28575"/>
                  <wp:wrapNone/>
                  <wp:docPr id="190" name="Rectángulo: esquinas redondeadas 190"/>
                  <wp:cNvGraphicFramePr/>
                  <a:graphic xmlns:a="http://schemas.openxmlformats.org/drawingml/2006/main">
                    <a:graphicData uri="http://schemas.microsoft.com/office/word/2010/wordprocessingShape">
                      <wps:wsp>
                        <wps:cNvSpPr/>
                        <wps:spPr>
                          <a:xfrm>
                            <a:off x="0" y="0"/>
                            <a:ext cx="276225" cy="257175"/>
                          </a:xfrm>
                          <a:prstGeom prst="roundRect">
                            <a:avLst/>
                          </a:prstGeom>
                          <a:solidFill>
                            <a:schemeClr val="tx2">
                              <a:lumMod val="50000"/>
                            </a:schemeClr>
                          </a:solidFill>
                          <a:ln w="19050">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B58CB4" w14:textId="6E734112" w:rsidR="007D13AF" w:rsidRPr="00B31B31" w:rsidRDefault="007D13AF" w:rsidP="00812CD1">
                              <w:pPr>
                                <w:ind w:firstLine="0"/>
                                <w:jc w:val="center"/>
                                <w:rPr>
                                  <w:sz w:val="16"/>
                                  <w:szCs w:val="16"/>
                                </w:rPr>
                              </w:pPr>
                              <w:ins w:id="943" w:author="Andrea del Nido García" w:date="2020-05-12T16:30:00Z">
                                <w:r>
                                  <w:rPr>
                                    <w:sz w:val="20"/>
                                    <w:szCs w:val="20"/>
                                  </w:rPr>
                                  <w:t>4</w:t>
                                </w:r>
                              </w:ins>
                              <w:del w:id="944" w:author="Andrea del Nido García" w:date="2020-05-12T16:17:00Z">
                                <w:r w:rsidRPr="00B31B31" w:rsidDel="00BE6007">
                                  <w:rPr>
                                    <w:sz w:val="20"/>
                                    <w:szCs w:val="20"/>
                                  </w:rPr>
                                  <w:delText>1</w:delText>
                                </w:r>
                              </w:del>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300053" id="Rectángulo: esquinas redondeadas 190" o:spid="_x0000_s1055" style="position:absolute;left:0;text-align:left;margin-left:149.25pt;margin-top:26.1pt;width:21.75pt;height:20.2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" fillcolor="#212934 [1615]" strokecolor="#44546a [3215]" strokeweight="1.5pt">
                  <v:stroke joinstyle="miter"/>
                  <v:textbox>
                    <w:txbxContent>
                      <w:p w14:paraId="58B58CB4" w14:textId="6E734112" w:rsidR="007D13AF" w:rsidRPr="00B31B31" w:rsidRDefault="007D13AF" w:rsidP="00812CD1">
                        <w:pPr>
                          <w:ind w:firstLine="0"/>
                          <w:jc w:val="center"/>
                          <w:rPr>
                            <w:sz w:val="16"/>
                            <w:szCs w:val="16"/>
                          </w:rPr>
                        </w:pPr>
                        <w:ins w:id="945" w:author="Andrea del Nido García" w:date="2020-05-12T16:30:00Z">
                          <w:r>
                            <w:rPr>
                              <w:sz w:val="20"/>
                              <w:szCs w:val="20"/>
                            </w:rPr>
                            <w:t>4</w:t>
                          </w:r>
                        </w:ins>
                        <w:del w:id="946" w:author="Andrea del Nido García" w:date="2020-05-12T16:17:00Z">
                          <w:r w:rsidRPr="00B31B31" w:rsidDel="00BE6007">
                            <w:rPr>
                              <w:sz w:val="20"/>
                              <w:szCs w:val="20"/>
                            </w:rPr>
                            <w:delText>1</w:delText>
                          </w:r>
                        </w:del>
                      </w:p>
                    </w:txbxContent>
                  </v:textbox>
                </v:roundrect>
              </w:pict>
            </mc:Fallback>
          </mc:AlternateContent>
        </w:r>
      </w:ins>
      <w:ins w:id="947" w:author="Andrea del Nido García" w:date="2020-05-12T16:28:00Z">
        <w:r w:rsidR="005B506C">
          <w:rPr>
            <w:noProof/>
          </w:rPr>
          <mc:AlternateContent>
            <mc:Choice Requires="wps">
              <w:drawing>
                <wp:anchor distT="0" distB="0" distL="114300" distR="114300" simplePos="0" relativeHeight="251922432" behindDoc="0" locked="0" layoutInCell="1" allowOverlap="1" wp14:anchorId="482B92EE" wp14:editId="0EB75D42">
                  <wp:simplePos x="0" y="0"/>
                  <wp:positionH relativeFrom="margin">
                    <wp:posOffset>1596390</wp:posOffset>
                  </wp:positionH>
                  <wp:positionV relativeFrom="paragraph">
                    <wp:posOffset>8890</wp:posOffset>
                  </wp:positionV>
                  <wp:extent cx="2409825" cy="266700"/>
                  <wp:effectExtent l="0" t="0" r="0" b="0"/>
                  <wp:wrapNone/>
                  <wp:docPr id="188" name="Cuadro de texto 188"/>
                  <wp:cNvGraphicFramePr/>
                  <a:graphic xmlns:a="http://schemas.openxmlformats.org/drawingml/2006/main">
                    <a:graphicData uri="http://schemas.microsoft.com/office/word/2010/wordprocessingShape">
                      <wps:wsp>
                        <wps:cNvSpPr txBox="1"/>
                        <wps:spPr>
                          <a:xfrm>
                            <a:off x="0" y="0"/>
                            <a:ext cx="2409825" cy="266700"/>
                          </a:xfrm>
                          <a:prstGeom prst="rect">
                            <a:avLst/>
                          </a:prstGeom>
                          <a:noFill/>
                          <a:ln w="6350">
                            <a:noFill/>
                          </a:ln>
                        </wps:spPr>
                        <wps:txbx>
                          <w:txbxContent>
                            <w:p w14:paraId="6011167F" w14:textId="1A7CF648" w:rsidR="007D13AF" w:rsidRDefault="007D13AF" w:rsidP="005B506C">
                              <w:pPr>
                                <w:ind w:firstLine="0"/>
                                <w:jc w:val="center"/>
                                <w:rPr>
                                  <w:ins w:id="948" w:author="Andrea del Nido García" w:date="2020-05-12T16:29:00Z"/>
                                </w:rPr>
                              </w:pPr>
                              <w:ins w:id="949" w:author="Andrea del Nido García" w:date="2020-05-12T16:29:00Z">
                                <w:r>
                                  <w:t>Solicitud certificado cliente (OP)</w:t>
                                </w:r>
                              </w:ins>
                            </w:p>
                            <w:p w14:paraId="01DB3804" w14:textId="15D679F3" w:rsidR="007D13AF" w:rsidRDefault="007D13AF">
                              <w:pPr>
                                <w:ind w:firstLine="0"/>
                                <w:jc w:val="center"/>
                                <w:pPrChange w:id="950" w:author="Andrea del Nido García" w:date="2020-05-12T16:20:00Z">
                                  <w:pPr/>
                                </w:pPrChang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2B92EE" id="Cuadro de texto 188" o:spid="_x0000_s1056" type="#_x0000_t202" style="position:absolute;left:0;text-align:left;margin-left:125.7pt;margin-top:.7pt;width:189.75pt;height:21pt;z-index:251922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" filled="f" stroked="f" strokeweight=".5pt">
                  <v:textbox>
                    <w:txbxContent>
                      <w:p w14:paraId="6011167F" w14:textId="1A7CF648" w:rsidR="007D13AF" w:rsidRDefault="007D13AF" w:rsidP="005B506C">
                        <w:pPr>
                          <w:ind w:firstLine="0"/>
                          <w:jc w:val="center"/>
                          <w:rPr>
                            <w:ins w:id="951" w:author="Andrea del Nido García" w:date="2020-05-12T16:29:00Z"/>
                          </w:rPr>
                        </w:pPr>
                        <w:ins w:id="952" w:author="Andrea del Nido García" w:date="2020-05-12T16:29:00Z">
                          <w:r>
                            <w:t>Solicitud certificado cliente (OP)</w:t>
                          </w:r>
                        </w:ins>
                      </w:p>
                      <w:p w14:paraId="01DB3804" w14:textId="15D679F3" w:rsidR="007D13AF" w:rsidRDefault="007D13AF">
                        <w:pPr>
                          <w:ind w:firstLine="0"/>
                          <w:jc w:val="center"/>
                          <w:pPrChange w:id="953" w:author="Andrea del Nido García" w:date="2020-05-12T16:20:00Z">
                            <w:pPr/>
                          </w:pPrChange>
                        </w:pPr>
                      </w:p>
                    </w:txbxContent>
                  </v:textbox>
                  <w10:wrap anchorx="margin"/>
                </v:shape>
              </w:pict>
            </mc:Fallback>
          </mc:AlternateContent>
        </w:r>
      </w:ins>
    </w:p>
    <w:p w14:paraId="47DA51EB" w14:textId="1042D373" w:rsidR="00035E98" w:rsidRDefault="00D63BD6">
      <w:pPr>
        <w:jc w:val="center"/>
        <w:rPr>
          <w:ins w:id="954" w:author="Andrea del Nido García" w:date="2020-05-12T13:47:00Z"/>
        </w:rPr>
        <w:pPrChange w:id="955" w:author="Andrea del Nido García" w:date="2020-05-12T16:28:00Z">
          <w:pPr/>
        </w:pPrChange>
      </w:pPr>
      <w:ins w:id="956" w:author="Andrea del Nido García" w:date="2020-05-12T16:29:00Z">
        <w:r>
          <w:rPr>
            <w:noProof/>
          </w:rPr>
          <mc:AlternateContent>
            <mc:Choice Requires="wps">
              <w:drawing>
                <wp:anchor distT="0" distB="0" distL="114300" distR="114300" simplePos="0" relativeHeight="251924480" behindDoc="0" locked="0" layoutInCell="1" allowOverlap="1" wp14:anchorId="099C7AFE" wp14:editId="1E64EB7A">
                  <wp:simplePos x="0" y="0"/>
                  <wp:positionH relativeFrom="margin">
                    <wp:posOffset>1704975</wp:posOffset>
                  </wp:positionH>
                  <wp:positionV relativeFrom="paragraph">
                    <wp:posOffset>304165</wp:posOffset>
                  </wp:positionV>
                  <wp:extent cx="2162175" cy="0"/>
                  <wp:effectExtent l="0" t="95250" r="0" b="95250"/>
                  <wp:wrapNone/>
                  <wp:docPr id="189" name="Conector recto de flecha 189"/>
                  <wp:cNvGraphicFramePr/>
                  <a:graphic xmlns:a="http://schemas.openxmlformats.org/drawingml/2006/main">
                    <a:graphicData uri="http://schemas.microsoft.com/office/word/2010/wordprocessingShape">
                      <wps:wsp>
                        <wps:cNvCnPr/>
                        <wps:spPr>
                          <a:xfrm flipH="1">
                            <a:off x="0" y="0"/>
                            <a:ext cx="2162175" cy="0"/>
                          </a:xfrm>
                          <a:prstGeom prst="straightConnector1">
                            <a:avLst/>
                          </a:prstGeom>
                          <a:ln w="38100">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640568" id="Conector recto de flecha 189" o:spid="_x0000_s1026" type="#_x0000_t32" style="position:absolute;margin-left:134.25pt;margin-top:23.95pt;width:170.25pt;height:0;flip:x;z-index:25192448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" strokecolor="#44546a [3215]" strokeweight="3pt">
                  <v:stroke endarrow="block" joinstyle="miter"/>
                  <w10:wrap anchorx="margin"/>
                </v:shape>
              </w:pict>
            </mc:Fallback>
          </mc:AlternateContent>
        </w:r>
      </w:ins>
      <w:ins w:id="957" w:author="Andrea del Nido García" w:date="2020-05-12T16:31:00Z">
        <w:r w:rsidR="00524505">
          <w:rPr>
            <w:noProof/>
          </w:rPr>
          <mc:AlternateContent>
            <mc:Choice Requires="wps">
              <w:drawing>
                <wp:anchor distT="0" distB="0" distL="114300" distR="114300" simplePos="0" relativeHeight="251928576" behindDoc="0" locked="0" layoutInCell="1" allowOverlap="1" wp14:anchorId="017BCE06" wp14:editId="32CA2282">
                  <wp:simplePos x="0" y="0"/>
                  <wp:positionH relativeFrom="margin">
                    <wp:posOffset>2139315</wp:posOffset>
                  </wp:positionH>
                  <wp:positionV relativeFrom="paragraph">
                    <wp:posOffset>9525</wp:posOffset>
                  </wp:positionV>
                  <wp:extent cx="1562100" cy="266700"/>
                  <wp:effectExtent l="0" t="0" r="0" b="0"/>
                  <wp:wrapNone/>
                  <wp:docPr id="191" name="Cuadro de texto 191"/>
                  <wp:cNvGraphicFramePr/>
                  <a:graphic xmlns:a="http://schemas.openxmlformats.org/drawingml/2006/main">
                    <a:graphicData uri="http://schemas.microsoft.com/office/word/2010/wordprocessingShape">
                      <wps:wsp>
                        <wps:cNvSpPr txBox="1"/>
                        <wps:spPr>
                          <a:xfrm>
                            <a:off x="0" y="0"/>
                            <a:ext cx="1562100" cy="266700"/>
                          </a:xfrm>
                          <a:prstGeom prst="rect">
                            <a:avLst/>
                          </a:prstGeom>
                          <a:noFill/>
                          <a:ln w="6350">
                            <a:noFill/>
                          </a:ln>
                        </wps:spPr>
                        <wps:txbx>
                          <w:txbxContent>
                            <w:p w14:paraId="56D3F446" w14:textId="3E6C55ED" w:rsidR="007D13AF" w:rsidRDefault="007D13AF">
                              <w:pPr>
                                <w:ind w:firstLine="0"/>
                                <w:jc w:val="center"/>
                                <w:pPrChange w:id="958" w:author="Andrea del Nido García" w:date="2020-05-12T16:20:00Z">
                                  <w:pPr/>
                                </w:pPrChange>
                              </w:pPr>
                              <w:ins w:id="959" w:author="Andrea del Nido García" w:date="2020-05-12T16:31:00Z">
                                <w:r>
                                  <w:t>Intercambio de claves</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7BCE06" id="Cuadro de texto 191" o:spid="_x0000_s1057" type="#_x0000_t202" style="position:absolute;left:0;text-align:left;margin-left:168.45pt;margin-top:.75pt;width:123pt;height:21pt;z-index:251928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" filled="f" stroked="f" strokeweight=".5pt">
                  <v:textbox>
                    <w:txbxContent>
                      <w:p w14:paraId="56D3F446" w14:textId="3E6C55ED" w:rsidR="007D13AF" w:rsidRDefault="007D13AF">
                        <w:pPr>
                          <w:ind w:firstLine="0"/>
                          <w:jc w:val="center"/>
                          <w:pPrChange w:id="960" w:author="Andrea del Nido García" w:date="2020-05-12T16:20:00Z">
                            <w:pPr/>
                          </w:pPrChange>
                        </w:pPr>
                        <w:ins w:id="961" w:author="Andrea del Nido García" w:date="2020-05-12T16:31:00Z">
                          <w:r>
                            <w:t>Intercambio de claves</w:t>
                          </w:r>
                        </w:ins>
                      </w:p>
                    </w:txbxContent>
                  </v:textbox>
                  <w10:wrap anchorx="margin"/>
                </v:shape>
              </w:pict>
            </mc:Fallback>
          </mc:AlternateContent>
        </w:r>
      </w:ins>
    </w:p>
    <w:p w14:paraId="22DACB3A" w14:textId="14D93C37" w:rsidR="00035E98" w:rsidRDefault="00D63BD6">
      <w:pPr>
        <w:jc w:val="center"/>
        <w:rPr>
          <w:ins w:id="962" w:author="Andrea del Nido García" w:date="2020-05-12T13:47:00Z"/>
        </w:rPr>
        <w:pPrChange w:id="963" w:author="Andrea del Nido García" w:date="2020-05-12T16:26:00Z">
          <w:pPr/>
        </w:pPrChange>
      </w:pPr>
      <w:ins w:id="964" w:author="Andrea del Nido García" w:date="2020-05-12T16:32:00Z">
        <w:r>
          <w:rPr>
            <w:noProof/>
          </w:rPr>
          <mc:AlternateContent>
            <mc:Choice Requires="wps">
              <w:drawing>
                <wp:anchor distT="0" distB="0" distL="114300" distR="114300" simplePos="0" relativeHeight="251932672" behindDoc="0" locked="0" layoutInCell="1" allowOverlap="1" wp14:anchorId="3E50F956" wp14:editId="20167780">
                  <wp:simplePos x="0" y="0"/>
                  <wp:positionH relativeFrom="margin">
                    <wp:posOffset>2148205</wp:posOffset>
                  </wp:positionH>
                  <wp:positionV relativeFrom="paragraph">
                    <wp:posOffset>19050</wp:posOffset>
                  </wp:positionV>
                  <wp:extent cx="1704975" cy="266700"/>
                  <wp:effectExtent l="0" t="0" r="0" b="0"/>
                  <wp:wrapNone/>
                  <wp:docPr id="193" name="Cuadro de texto 193"/>
                  <wp:cNvGraphicFramePr/>
                  <a:graphic xmlns:a="http://schemas.openxmlformats.org/drawingml/2006/main">
                    <a:graphicData uri="http://schemas.microsoft.com/office/word/2010/wordprocessingShape">
                      <wps:wsp>
                        <wps:cNvSpPr txBox="1"/>
                        <wps:spPr>
                          <a:xfrm>
                            <a:off x="0" y="0"/>
                            <a:ext cx="1704975" cy="266700"/>
                          </a:xfrm>
                          <a:prstGeom prst="rect">
                            <a:avLst/>
                          </a:prstGeom>
                          <a:noFill/>
                          <a:ln w="6350">
                            <a:noFill/>
                          </a:ln>
                        </wps:spPr>
                        <wps:txbx>
                          <w:txbxContent>
                            <w:p w14:paraId="657460FD" w14:textId="62751604" w:rsidR="007D13AF" w:rsidRDefault="007D13AF">
                              <w:pPr>
                                <w:ind w:firstLine="0"/>
                                <w:jc w:val="left"/>
                                <w:pPrChange w:id="965" w:author="Andrea del Nido García" w:date="2020-05-12T16:33:00Z">
                                  <w:pPr/>
                                </w:pPrChange>
                              </w:pPr>
                              <w:ins w:id="966" w:author="Andrea del Nido García" w:date="2020-05-12T16:33:00Z">
                                <w:r>
                                  <w:t>Enviar certificado cliente</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50F956" id="Cuadro de texto 193" o:spid="_x0000_s1058" type="#_x0000_t202" style="position:absolute;left:0;text-align:left;margin-left:169.15pt;margin-top:1.5pt;width:134.25pt;height:21pt;z-index:251932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" filled="f" stroked="f" strokeweight=".5pt">
                  <v:textbox>
                    <w:txbxContent>
                      <w:p w14:paraId="657460FD" w14:textId="62751604" w:rsidR="007D13AF" w:rsidRDefault="007D13AF">
                        <w:pPr>
                          <w:ind w:firstLine="0"/>
                          <w:jc w:val="left"/>
                          <w:pPrChange w:id="967" w:author="Andrea del Nido García" w:date="2020-05-12T16:33:00Z">
                            <w:pPr/>
                          </w:pPrChange>
                        </w:pPr>
                        <w:ins w:id="968" w:author="Andrea del Nido García" w:date="2020-05-12T16:33:00Z">
                          <w:r>
                            <w:t>Enviar certificado cliente</w:t>
                          </w:r>
                        </w:ins>
                      </w:p>
                    </w:txbxContent>
                  </v:textbox>
                  <w10:wrap anchorx="margin"/>
                </v:shape>
              </w:pict>
            </mc:Fallback>
          </mc:AlternateContent>
        </w:r>
        <w:r>
          <w:rPr>
            <w:noProof/>
            <w:lang w:eastAsia="es-ES"/>
          </w:rPr>
          <mc:AlternateContent>
            <mc:Choice Requires="wps">
              <w:drawing>
                <wp:anchor distT="0" distB="0" distL="114300" distR="114300" simplePos="0" relativeHeight="251930624" behindDoc="0" locked="0" layoutInCell="1" allowOverlap="1" wp14:anchorId="66A84166" wp14:editId="28F37D31">
                  <wp:simplePos x="0" y="0"/>
                  <wp:positionH relativeFrom="column">
                    <wp:posOffset>1895475</wp:posOffset>
                  </wp:positionH>
                  <wp:positionV relativeFrom="paragraph">
                    <wp:posOffset>46990</wp:posOffset>
                  </wp:positionV>
                  <wp:extent cx="276225" cy="257175"/>
                  <wp:effectExtent l="0" t="0" r="28575" b="28575"/>
                  <wp:wrapNone/>
                  <wp:docPr id="192" name="Rectángulo: esquinas redondeadas 192"/>
                  <wp:cNvGraphicFramePr/>
                  <a:graphic xmlns:a="http://schemas.openxmlformats.org/drawingml/2006/main">
                    <a:graphicData uri="http://schemas.microsoft.com/office/word/2010/wordprocessingShape">
                      <wps:wsp>
                        <wps:cNvSpPr/>
                        <wps:spPr>
                          <a:xfrm>
                            <a:off x="0" y="0"/>
                            <a:ext cx="276225" cy="257175"/>
                          </a:xfrm>
                          <a:prstGeom prst="roundRect">
                            <a:avLst/>
                          </a:prstGeom>
                          <a:solidFill>
                            <a:schemeClr val="tx2">
                              <a:lumMod val="50000"/>
                            </a:schemeClr>
                          </a:solidFill>
                          <a:ln w="19050">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5FCD2D" w14:textId="4ECE6D38" w:rsidR="007D13AF" w:rsidRPr="00B31B31" w:rsidRDefault="007D13AF" w:rsidP="003679E9">
                              <w:pPr>
                                <w:ind w:firstLine="0"/>
                                <w:jc w:val="center"/>
                                <w:rPr>
                                  <w:sz w:val="16"/>
                                  <w:szCs w:val="16"/>
                                </w:rPr>
                              </w:pPr>
                              <w:ins w:id="969" w:author="Andrea del Nido García" w:date="2020-05-12T16:32:00Z">
                                <w:r>
                                  <w:rPr>
                                    <w:sz w:val="20"/>
                                    <w:szCs w:val="20"/>
                                  </w:rPr>
                                  <w:t>5</w:t>
                                </w:r>
                              </w:ins>
                              <w:del w:id="970" w:author="Andrea del Nido García" w:date="2020-05-12T16:17:00Z">
                                <w:r w:rsidRPr="00B31B31" w:rsidDel="00BE6007">
                                  <w:rPr>
                                    <w:sz w:val="20"/>
                                    <w:szCs w:val="20"/>
                                  </w:rPr>
                                  <w:delText>1</w:delText>
                                </w:r>
                              </w:del>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A84166" id="Rectángulo: esquinas redondeadas 192" o:spid="_x0000_s1059" style="position:absolute;left:0;text-align:left;margin-left:149.25pt;margin-top:3.7pt;width:21.75pt;height:20.25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" fillcolor="#212934 [1615]" strokecolor="#44546a [3215]" strokeweight="1.5pt">
                  <v:stroke joinstyle="miter"/>
                  <v:textbox>
                    <w:txbxContent>
                      <w:p w14:paraId="435FCD2D" w14:textId="4ECE6D38" w:rsidR="007D13AF" w:rsidRPr="00B31B31" w:rsidRDefault="007D13AF" w:rsidP="003679E9">
                        <w:pPr>
                          <w:ind w:firstLine="0"/>
                          <w:jc w:val="center"/>
                          <w:rPr>
                            <w:sz w:val="16"/>
                            <w:szCs w:val="16"/>
                          </w:rPr>
                        </w:pPr>
                        <w:ins w:id="971" w:author="Andrea del Nido García" w:date="2020-05-12T16:32:00Z">
                          <w:r>
                            <w:rPr>
                              <w:sz w:val="20"/>
                              <w:szCs w:val="20"/>
                            </w:rPr>
                            <w:t>5</w:t>
                          </w:r>
                        </w:ins>
                        <w:del w:id="972" w:author="Andrea del Nido García" w:date="2020-05-12T16:17:00Z">
                          <w:r w:rsidRPr="00B31B31" w:rsidDel="00BE6007">
                            <w:rPr>
                              <w:sz w:val="20"/>
                              <w:szCs w:val="20"/>
                            </w:rPr>
                            <w:delText>1</w:delText>
                          </w:r>
                        </w:del>
                      </w:p>
                    </w:txbxContent>
                  </v:textbox>
                </v:roundrect>
              </w:pict>
            </mc:Fallback>
          </mc:AlternateContent>
        </w:r>
      </w:ins>
    </w:p>
    <w:p w14:paraId="7A8136DB" w14:textId="0BDCDAEF" w:rsidR="00035E98" w:rsidRDefault="00767A72">
      <w:pPr>
        <w:tabs>
          <w:tab w:val="left" w:pos="3435"/>
        </w:tabs>
        <w:rPr>
          <w:ins w:id="973" w:author="Andrea del Nido García" w:date="2020-05-12T13:47:00Z"/>
        </w:rPr>
        <w:pPrChange w:id="974" w:author="Andrea del Nido García" w:date="2020-05-12T16:32:00Z">
          <w:pPr/>
        </w:pPrChange>
      </w:pPr>
      <w:ins w:id="975" w:author="Andrea del Nido García" w:date="2020-05-12T16:36:00Z">
        <w:r>
          <w:rPr>
            <w:noProof/>
          </w:rPr>
          <mc:AlternateContent>
            <mc:Choice Requires="wps">
              <w:drawing>
                <wp:anchor distT="0" distB="0" distL="114300" distR="114300" simplePos="0" relativeHeight="251938816" behindDoc="0" locked="0" layoutInCell="1" allowOverlap="1" wp14:anchorId="08D0B978" wp14:editId="55913C2C">
                  <wp:simplePos x="0" y="0"/>
                  <wp:positionH relativeFrom="margin">
                    <wp:posOffset>2133600</wp:posOffset>
                  </wp:positionH>
                  <wp:positionV relativeFrom="paragraph">
                    <wp:posOffset>151130</wp:posOffset>
                  </wp:positionV>
                  <wp:extent cx="1704975" cy="266700"/>
                  <wp:effectExtent l="0" t="0" r="0" b="0"/>
                  <wp:wrapNone/>
                  <wp:docPr id="196" name="Cuadro de texto 196"/>
                  <wp:cNvGraphicFramePr/>
                  <a:graphic xmlns:a="http://schemas.openxmlformats.org/drawingml/2006/main">
                    <a:graphicData uri="http://schemas.microsoft.com/office/word/2010/wordprocessingShape">
                      <wps:wsp>
                        <wps:cNvSpPr txBox="1"/>
                        <wps:spPr>
                          <a:xfrm>
                            <a:off x="0" y="0"/>
                            <a:ext cx="1704975" cy="266700"/>
                          </a:xfrm>
                          <a:prstGeom prst="rect">
                            <a:avLst/>
                          </a:prstGeom>
                          <a:noFill/>
                          <a:ln w="6350">
                            <a:noFill/>
                          </a:ln>
                        </wps:spPr>
                        <wps:txbx>
                          <w:txbxContent>
                            <w:p w14:paraId="79BB9D6C" w14:textId="79AD9586" w:rsidR="007D13AF" w:rsidRDefault="007D13AF">
                              <w:pPr>
                                <w:ind w:firstLine="0"/>
                                <w:jc w:val="left"/>
                                <w:pPrChange w:id="976" w:author="Andrea del Nido García" w:date="2020-05-12T16:33:00Z">
                                  <w:pPr/>
                                </w:pPrChange>
                              </w:pPr>
                              <w:ins w:id="977" w:author="Andrea del Nido García" w:date="2020-05-12T16:41:00Z">
                                <w:r>
                                  <w:t>Finalización cliente</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D0B978" id="Cuadro de texto 196" o:spid="_x0000_s1060" type="#_x0000_t202" style="position:absolute;left:0;text-align:left;margin-left:168pt;margin-top:11.9pt;width:134.25pt;height:21pt;z-index:251938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" filled="f" stroked="f" strokeweight=".5pt">
                  <v:textbox>
                    <w:txbxContent>
                      <w:p w14:paraId="79BB9D6C" w14:textId="79AD9586" w:rsidR="007D13AF" w:rsidRDefault="007D13AF">
                        <w:pPr>
                          <w:ind w:firstLine="0"/>
                          <w:jc w:val="left"/>
                          <w:pPrChange w:id="978" w:author="Andrea del Nido García" w:date="2020-05-12T16:33:00Z">
                            <w:pPr/>
                          </w:pPrChange>
                        </w:pPr>
                        <w:ins w:id="979" w:author="Andrea del Nido García" w:date="2020-05-12T16:41:00Z">
                          <w:r>
                            <w:t>Finalización cliente</w:t>
                          </w:r>
                        </w:ins>
                      </w:p>
                    </w:txbxContent>
                  </v:textbox>
                  <w10:wrap anchorx="margin"/>
                </v:shape>
              </w:pict>
            </mc:Fallback>
          </mc:AlternateContent>
        </w:r>
      </w:ins>
      <w:ins w:id="980" w:author="Andrea del Nido García" w:date="2020-05-12T16:35:00Z">
        <w:r>
          <w:rPr>
            <w:noProof/>
            <w:lang w:eastAsia="es-ES"/>
          </w:rPr>
          <mc:AlternateContent>
            <mc:Choice Requires="wps">
              <w:drawing>
                <wp:anchor distT="0" distB="0" distL="114300" distR="114300" simplePos="0" relativeHeight="251936768" behindDoc="0" locked="0" layoutInCell="1" allowOverlap="1" wp14:anchorId="0180593C" wp14:editId="16A7193F">
                  <wp:simplePos x="0" y="0"/>
                  <wp:positionH relativeFrom="column">
                    <wp:posOffset>1895475</wp:posOffset>
                  </wp:positionH>
                  <wp:positionV relativeFrom="paragraph">
                    <wp:posOffset>141605</wp:posOffset>
                  </wp:positionV>
                  <wp:extent cx="276225" cy="257175"/>
                  <wp:effectExtent l="0" t="0" r="28575" b="28575"/>
                  <wp:wrapNone/>
                  <wp:docPr id="195" name="Rectángulo: esquinas redondeadas 195"/>
                  <wp:cNvGraphicFramePr/>
                  <a:graphic xmlns:a="http://schemas.openxmlformats.org/drawingml/2006/main">
                    <a:graphicData uri="http://schemas.microsoft.com/office/word/2010/wordprocessingShape">
                      <wps:wsp>
                        <wps:cNvSpPr/>
                        <wps:spPr>
                          <a:xfrm>
                            <a:off x="0" y="0"/>
                            <a:ext cx="276225" cy="257175"/>
                          </a:xfrm>
                          <a:prstGeom prst="roundRect">
                            <a:avLst/>
                          </a:prstGeom>
                          <a:solidFill>
                            <a:schemeClr val="tx2">
                              <a:lumMod val="50000"/>
                            </a:schemeClr>
                          </a:solidFill>
                          <a:ln w="19050">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15DBBD" w14:textId="028F776A" w:rsidR="007D13AF" w:rsidRPr="00B31B31" w:rsidRDefault="007D13AF" w:rsidP="00316F3B">
                              <w:pPr>
                                <w:ind w:firstLine="0"/>
                                <w:jc w:val="center"/>
                                <w:rPr>
                                  <w:sz w:val="16"/>
                                  <w:szCs w:val="16"/>
                                </w:rPr>
                              </w:pPr>
                              <w:ins w:id="981" w:author="Andrea del Nido García" w:date="2020-05-12T16:36:00Z">
                                <w:r>
                                  <w:rPr>
                                    <w:sz w:val="20"/>
                                    <w:szCs w:val="20"/>
                                  </w:rPr>
                                  <w:t>7</w:t>
                                </w:r>
                              </w:ins>
                              <w:del w:id="982" w:author="Andrea del Nido García" w:date="2020-05-12T16:17:00Z">
                                <w:r w:rsidRPr="00B31B31" w:rsidDel="00BE6007">
                                  <w:rPr>
                                    <w:sz w:val="20"/>
                                    <w:szCs w:val="20"/>
                                  </w:rPr>
                                  <w:delText>1</w:delText>
                                </w:r>
                              </w:del>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80593C" id="Rectángulo: esquinas redondeadas 195" o:spid="_x0000_s1061" style="position:absolute;left:0;text-align:left;margin-left:149.25pt;margin-top:11.15pt;width:21.75pt;height:20.25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" fillcolor="#212934 [1615]" strokecolor="#44546a [3215]" strokeweight="1.5pt">
                  <v:stroke joinstyle="miter"/>
                  <v:textbox>
                    <w:txbxContent>
                      <w:p w14:paraId="6415DBBD" w14:textId="028F776A" w:rsidR="007D13AF" w:rsidRPr="00B31B31" w:rsidRDefault="007D13AF" w:rsidP="00316F3B">
                        <w:pPr>
                          <w:ind w:firstLine="0"/>
                          <w:jc w:val="center"/>
                          <w:rPr>
                            <w:sz w:val="16"/>
                            <w:szCs w:val="16"/>
                          </w:rPr>
                        </w:pPr>
                        <w:ins w:id="983" w:author="Andrea del Nido García" w:date="2020-05-12T16:36:00Z">
                          <w:r>
                            <w:rPr>
                              <w:sz w:val="20"/>
                              <w:szCs w:val="20"/>
                            </w:rPr>
                            <w:t>7</w:t>
                          </w:r>
                        </w:ins>
                        <w:del w:id="984" w:author="Andrea del Nido García" w:date="2020-05-12T16:17:00Z">
                          <w:r w:rsidRPr="00B31B31" w:rsidDel="00BE6007">
                            <w:rPr>
                              <w:sz w:val="20"/>
                              <w:szCs w:val="20"/>
                            </w:rPr>
                            <w:delText>1</w:delText>
                          </w:r>
                        </w:del>
                      </w:p>
                    </w:txbxContent>
                  </v:textbox>
                </v:roundrect>
              </w:pict>
            </mc:Fallback>
          </mc:AlternateContent>
        </w:r>
      </w:ins>
      <w:ins w:id="985" w:author="Andrea del Nido García" w:date="2020-05-12T16:32:00Z">
        <w:r w:rsidR="003679E9">
          <w:tab/>
        </w:r>
      </w:ins>
    </w:p>
    <w:p w14:paraId="230D0148" w14:textId="723386AE" w:rsidR="00035E98" w:rsidRDefault="00CB4FB4">
      <w:pPr>
        <w:tabs>
          <w:tab w:val="center" w:pos="4422"/>
        </w:tabs>
        <w:rPr>
          <w:ins w:id="986" w:author="Andrea del Nido García" w:date="2020-05-12T13:47:00Z"/>
        </w:rPr>
        <w:pPrChange w:id="987" w:author="Andrea del Nido García" w:date="2020-05-12T16:30:00Z">
          <w:pPr/>
        </w:pPrChange>
      </w:pPr>
      <w:ins w:id="988" w:author="Andrea del Nido García" w:date="2020-05-12T16:41:00Z">
        <w:r>
          <w:rPr>
            <w:noProof/>
          </w:rPr>
          <mc:AlternateContent>
            <mc:Choice Requires="wps">
              <w:drawing>
                <wp:anchor distT="0" distB="0" distL="114300" distR="114300" simplePos="0" relativeHeight="251944960" behindDoc="0" locked="0" layoutInCell="1" allowOverlap="1" wp14:anchorId="2865C934" wp14:editId="7253FB93">
                  <wp:simplePos x="0" y="0"/>
                  <wp:positionH relativeFrom="margin">
                    <wp:posOffset>2143125</wp:posOffset>
                  </wp:positionH>
                  <wp:positionV relativeFrom="paragraph">
                    <wp:posOffset>322580</wp:posOffset>
                  </wp:positionV>
                  <wp:extent cx="1704975" cy="266700"/>
                  <wp:effectExtent l="0" t="0" r="0" b="0"/>
                  <wp:wrapNone/>
                  <wp:docPr id="199" name="Cuadro de texto 199"/>
                  <wp:cNvGraphicFramePr/>
                  <a:graphic xmlns:a="http://schemas.openxmlformats.org/drawingml/2006/main">
                    <a:graphicData uri="http://schemas.microsoft.com/office/word/2010/wordprocessingShape">
                      <wps:wsp>
                        <wps:cNvSpPr txBox="1"/>
                        <wps:spPr>
                          <a:xfrm>
                            <a:off x="0" y="0"/>
                            <a:ext cx="1704975" cy="266700"/>
                          </a:xfrm>
                          <a:prstGeom prst="rect">
                            <a:avLst/>
                          </a:prstGeom>
                          <a:noFill/>
                          <a:ln w="6350">
                            <a:noFill/>
                          </a:ln>
                        </wps:spPr>
                        <wps:txbx>
                          <w:txbxContent>
                            <w:p w14:paraId="54233D60" w14:textId="4E66F29A" w:rsidR="007D13AF" w:rsidRDefault="007D13AF">
                              <w:pPr>
                                <w:ind w:firstLine="0"/>
                                <w:jc w:val="left"/>
                                <w:pPrChange w:id="989" w:author="Andrea del Nido García" w:date="2020-05-12T16:33:00Z">
                                  <w:pPr/>
                                </w:pPrChange>
                              </w:pPr>
                              <w:ins w:id="990" w:author="Andrea del Nido García" w:date="2020-05-12T16:41:00Z">
                                <w:r>
                                  <w:t>Finalización servidor</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65C934" id="Cuadro de texto 199" o:spid="_x0000_s1062" type="#_x0000_t202" style="position:absolute;left:0;text-align:left;margin-left:168.75pt;margin-top:25.4pt;width:134.25pt;height:21pt;z-index:251944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" filled="f" stroked="f" strokeweight=".5pt">
                  <v:textbox>
                    <w:txbxContent>
                      <w:p w14:paraId="54233D60" w14:textId="4E66F29A" w:rsidR="007D13AF" w:rsidRDefault="007D13AF">
                        <w:pPr>
                          <w:ind w:firstLine="0"/>
                          <w:jc w:val="left"/>
                          <w:pPrChange w:id="991" w:author="Andrea del Nido García" w:date="2020-05-12T16:33:00Z">
                            <w:pPr/>
                          </w:pPrChange>
                        </w:pPr>
                        <w:ins w:id="992" w:author="Andrea del Nido García" w:date="2020-05-12T16:41:00Z">
                          <w:r>
                            <w:t>Finalización servidor</w:t>
                          </w:r>
                        </w:ins>
                      </w:p>
                    </w:txbxContent>
                  </v:textbox>
                  <w10:wrap anchorx="margin"/>
                </v:shape>
              </w:pict>
            </mc:Fallback>
          </mc:AlternateContent>
        </w:r>
        <w:r>
          <w:rPr>
            <w:noProof/>
            <w:lang w:eastAsia="es-ES"/>
          </w:rPr>
          <mc:AlternateContent>
            <mc:Choice Requires="wps">
              <w:drawing>
                <wp:anchor distT="0" distB="0" distL="114300" distR="114300" simplePos="0" relativeHeight="251942912" behindDoc="0" locked="0" layoutInCell="1" allowOverlap="1" wp14:anchorId="38154169" wp14:editId="7BE434AF">
                  <wp:simplePos x="0" y="0"/>
                  <wp:positionH relativeFrom="column">
                    <wp:posOffset>1914525</wp:posOffset>
                  </wp:positionH>
                  <wp:positionV relativeFrom="paragraph">
                    <wp:posOffset>284480</wp:posOffset>
                  </wp:positionV>
                  <wp:extent cx="276225" cy="257175"/>
                  <wp:effectExtent l="0" t="0" r="28575" b="28575"/>
                  <wp:wrapNone/>
                  <wp:docPr id="198" name="Rectángulo: esquinas redondeadas 198"/>
                  <wp:cNvGraphicFramePr/>
                  <a:graphic xmlns:a="http://schemas.openxmlformats.org/drawingml/2006/main">
                    <a:graphicData uri="http://schemas.microsoft.com/office/word/2010/wordprocessingShape">
                      <wps:wsp>
                        <wps:cNvSpPr/>
                        <wps:spPr>
                          <a:xfrm>
                            <a:off x="0" y="0"/>
                            <a:ext cx="276225" cy="257175"/>
                          </a:xfrm>
                          <a:prstGeom prst="roundRect">
                            <a:avLst/>
                          </a:prstGeom>
                          <a:solidFill>
                            <a:schemeClr val="tx2">
                              <a:lumMod val="50000"/>
                            </a:schemeClr>
                          </a:solidFill>
                          <a:ln w="19050">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7A8C86" w14:textId="18BE8DB3" w:rsidR="007D13AF" w:rsidRPr="00B31B31" w:rsidRDefault="007D13AF" w:rsidP="00413849">
                              <w:pPr>
                                <w:ind w:firstLine="0"/>
                                <w:jc w:val="center"/>
                                <w:rPr>
                                  <w:sz w:val="16"/>
                                  <w:szCs w:val="16"/>
                                </w:rPr>
                              </w:pPr>
                              <w:ins w:id="993" w:author="Andrea del Nido García" w:date="2020-05-12T16:41:00Z">
                                <w:r>
                                  <w:rPr>
                                    <w:sz w:val="20"/>
                                    <w:szCs w:val="20"/>
                                  </w:rPr>
                                  <w:t>8</w:t>
                                </w:r>
                              </w:ins>
                              <w:del w:id="994" w:author="Andrea del Nido García" w:date="2020-05-12T16:17:00Z">
                                <w:r w:rsidRPr="00B31B31" w:rsidDel="00BE6007">
                                  <w:rPr>
                                    <w:sz w:val="20"/>
                                    <w:szCs w:val="20"/>
                                  </w:rPr>
                                  <w:delText>1</w:delText>
                                </w:r>
                              </w:del>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154169" id="Rectángulo: esquinas redondeadas 198" o:spid="_x0000_s1063" style="position:absolute;left:0;text-align:left;margin-left:150.75pt;margin-top:22.4pt;width:21.75pt;height:20.2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" fillcolor="#212934 [1615]" strokecolor="#44546a [3215]" strokeweight="1.5pt">
                  <v:stroke joinstyle="miter"/>
                  <v:textbox>
                    <w:txbxContent>
                      <w:p w14:paraId="6E7A8C86" w14:textId="18BE8DB3" w:rsidR="007D13AF" w:rsidRPr="00B31B31" w:rsidRDefault="007D13AF" w:rsidP="00413849">
                        <w:pPr>
                          <w:ind w:firstLine="0"/>
                          <w:jc w:val="center"/>
                          <w:rPr>
                            <w:sz w:val="16"/>
                            <w:szCs w:val="16"/>
                          </w:rPr>
                        </w:pPr>
                        <w:ins w:id="995" w:author="Andrea del Nido García" w:date="2020-05-12T16:41:00Z">
                          <w:r>
                            <w:rPr>
                              <w:sz w:val="20"/>
                              <w:szCs w:val="20"/>
                            </w:rPr>
                            <w:t>8</w:t>
                          </w:r>
                        </w:ins>
                        <w:del w:id="996" w:author="Andrea del Nido García" w:date="2020-05-12T16:17:00Z">
                          <w:r w:rsidRPr="00B31B31" w:rsidDel="00BE6007">
                            <w:rPr>
                              <w:sz w:val="20"/>
                              <w:szCs w:val="20"/>
                            </w:rPr>
                            <w:delText>1</w:delText>
                          </w:r>
                        </w:del>
                      </w:p>
                    </w:txbxContent>
                  </v:textbox>
                </v:roundrect>
              </w:pict>
            </mc:Fallback>
          </mc:AlternateContent>
        </w:r>
      </w:ins>
      <w:ins w:id="997" w:author="Andrea del Nido García" w:date="2020-05-12T16:35:00Z">
        <w:r w:rsidR="00316F3B">
          <w:rPr>
            <w:noProof/>
          </w:rPr>
          <mc:AlternateContent>
            <mc:Choice Requires="wps">
              <w:drawing>
                <wp:anchor distT="0" distB="0" distL="114300" distR="114300" simplePos="0" relativeHeight="251934720" behindDoc="0" locked="0" layoutInCell="1" allowOverlap="1" wp14:anchorId="5B5E9E66" wp14:editId="0E8C3CAE">
                  <wp:simplePos x="0" y="0"/>
                  <wp:positionH relativeFrom="margin">
                    <wp:posOffset>1704975</wp:posOffset>
                  </wp:positionH>
                  <wp:positionV relativeFrom="paragraph">
                    <wp:posOffset>104140</wp:posOffset>
                  </wp:positionV>
                  <wp:extent cx="2162175" cy="0"/>
                  <wp:effectExtent l="0" t="95250" r="0" b="95250"/>
                  <wp:wrapNone/>
                  <wp:docPr id="194" name="Conector recto de flecha 194"/>
                  <wp:cNvGraphicFramePr/>
                  <a:graphic xmlns:a="http://schemas.openxmlformats.org/drawingml/2006/main">
                    <a:graphicData uri="http://schemas.microsoft.com/office/word/2010/wordprocessingShape">
                      <wps:wsp>
                        <wps:cNvCnPr/>
                        <wps:spPr>
                          <a:xfrm flipH="1">
                            <a:off x="0" y="0"/>
                            <a:ext cx="2162175" cy="0"/>
                          </a:xfrm>
                          <a:prstGeom prst="straightConnector1">
                            <a:avLst/>
                          </a:prstGeom>
                          <a:ln w="38100">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F6CB5C" id="Conector recto de flecha 194" o:spid="_x0000_s1026" type="#_x0000_t32" style="position:absolute;margin-left:134.25pt;margin-top:8.2pt;width:170.25pt;height:0;flip:x;z-index:25193472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" strokecolor="#44546a [3215]" strokeweight="3pt">
                  <v:stroke endarrow="block" joinstyle="miter"/>
                  <w10:wrap anchorx="margin"/>
                </v:shape>
              </w:pict>
            </mc:Fallback>
          </mc:AlternateContent>
        </w:r>
      </w:ins>
      <w:ins w:id="998" w:author="Andrea del Nido García" w:date="2020-05-12T16:30:00Z">
        <w:r w:rsidR="00812CD1">
          <w:tab/>
        </w:r>
      </w:ins>
    </w:p>
    <w:p w14:paraId="51E2B456" w14:textId="5F042407" w:rsidR="00035E98" w:rsidRDefault="00693CD5">
      <w:pPr>
        <w:tabs>
          <w:tab w:val="left" w:pos="3885"/>
        </w:tabs>
        <w:rPr>
          <w:ins w:id="999" w:author="Andrea del Nido García" w:date="2020-05-12T13:47:00Z"/>
        </w:rPr>
        <w:pPrChange w:id="1000" w:author="Andrea del Nido García" w:date="2020-05-12T16:31:00Z">
          <w:pPr/>
        </w:pPrChange>
      </w:pPr>
      <w:ins w:id="1001" w:author="Andrea del Nido García" w:date="2020-05-12T16:37:00Z">
        <w:r>
          <w:rPr>
            <w:noProof/>
            <w:lang w:eastAsia="es-ES"/>
          </w:rPr>
          <mc:AlternateContent>
            <mc:Choice Requires="wps">
              <w:drawing>
                <wp:anchor distT="0" distB="0" distL="114300" distR="114300" simplePos="0" relativeHeight="251940864" behindDoc="0" locked="0" layoutInCell="1" allowOverlap="1" wp14:anchorId="12E787A3" wp14:editId="57F56717">
                  <wp:simplePos x="0" y="0"/>
                  <wp:positionH relativeFrom="column">
                    <wp:posOffset>1762125</wp:posOffset>
                  </wp:positionH>
                  <wp:positionV relativeFrom="paragraph">
                    <wp:posOffset>247015</wp:posOffset>
                  </wp:positionV>
                  <wp:extent cx="2114550" cy="0"/>
                  <wp:effectExtent l="0" t="95250" r="0" b="95250"/>
                  <wp:wrapNone/>
                  <wp:docPr id="197" name="Conector recto de flecha 197"/>
                  <wp:cNvGraphicFramePr/>
                  <a:graphic xmlns:a="http://schemas.openxmlformats.org/drawingml/2006/main">
                    <a:graphicData uri="http://schemas.microsoft.com/office/word/2010/wordprocessingShape">
                      <wps:wsp>
                        <wps:cNvCnPr/>
                        <wps:spPr>
                          <a:xfrm>
                            <a:off x="0" y="0"/>
                            <a:ext cx="2114550" cy="0"/>
                          </a:xfrm>
                          <a:prstGeom prst="straightConnector1">
                            <a:avLst/>
                          </a:prstGeom>
                          <a:ln w="38100">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868D1F" id="Conector recto de flecha 197" o:spid="_x0000_s1026" type="#_x0000_t32" style="position:absolute;margin-left:138.75pt;margin-top:19.45pt;width:166.5pt;height:0;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" strokecolor="#44546a [3215]" strokeweight="3pt">
                  <v:stroke endarrow="block" joinstyle="miter"/>
                </v:shape>
              </w:pict>
            </mc:Fallback>
          </mc:AlternateContent>
        </w:r>
      </w:ins>
      <w:ins w:id="1002" w:author="Andrea del Nido García" w:date="2020-05-12T16:31:00Z">
        <w:r w:rsidR="00524505">
          <w:tab/>
        </w:r>
      </w:ins>
    </w:p>
    <w:p w14:paraId="3B3B55B9" w14:textId="1568EFB9" w:rsidR="00035E98" w:rsidRPr="00807E97" w:rsidRDefault="00CB4FB4">
      <w:pPr>
        <w:tabs>
          <w:tab w:val="left" w:pos="3885"/>
          <w:tab w:val="left" w:pos="4395"/>
        </w:tabs>
        <w:pPrChange w:id="1003" w:author="Andrea del Nido García" w:date="2020-05-12T16:41:00Z">
          <w:pPr/>
        </w:pPrChange>
      </w:pPr>
      <w:ins w:id="1004" w:author="Andrea del Nido García" w:date="2020-05-12T16:42:00Z">
        <w:r>
          <w:rPr>
            <w:noProof/>
          </w:rPr>
          <mc:AlternateContent>
            <mc:Choice Requires="wps">
              <w:drawing>
                <wp:anchor distT="0" distB="0" distL="114300" distR="114300" simplePos="0" relativeHeight="251945984" behindDoc="0" locked="0" layoutInCell="1" allowOverlap="1" wp14:anchorId="20AD1953" wp14:editId="618E7B1C">
                  <wp:simplePos x="0" y="0"/>
                  <wp:positionH relativeFrom="column">
                    <wp:posOffset>1729105</wp:posOffset>
                  </wp:positionH>
                  <wp:positionV relativeFrom="paragraph">
                    <wp:posOffset>420370</wp:posOffset>
                  </wp:positionV>
                  <wp:extent cx="2105025" cy="0"/>
                  <wp:effectExtent l="0" t="95250" r="0" b="95250"/>
                  <wp:wrapNone/>
                  <wp:docPr id="200" name="Conector recto de flecha 200"/>
                  <wp:cNvGraphicFramePr/>
                  <a:graphic xmlns:a="http://schemas.openxmlformats.org/drawingml/2006/main">
                    <a:graphicData uri="http://schemas.microsoft.com/office/word/2010/wordprocessingShape">
                      <wps:wsp>
                        <wps:cNvCnPr/>
                        <wps:spPr>
                          <a:xfrm>
                            <a:off x="0" y="0"/>
                            <a:ext cx="2105025" cy="0"/>
                          </a:xfrm>
                          <a:prstGeom prst="straightConnector1">
                            <a:avLst/>
                          </a:prstGeom>
                          <a:ln w="38100">
                            <a:solidFill>
                              <a:schemeClr val="tx2"/>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97BC4C" id="Conector recto de flecha 200" o:spid="_x0000_s1026" type="#_x0000_t32" style="position:absolute;margin-left:136.15pt;margin-top:33.1pt;width:165.75pt;height:0;z-index:251945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" strokecolor="#44546a [3215]" strokeweight="3pt">
                  <v:stroke startarrow="block" endarrow="block" joinstyle="miter"/>
                </v:shape>
              </w:pict>
            </mc:Fallback>
          </mc:AlternateContent>
        </w:r>
        <w:r>
          <w:rPr>
            <w:noProof/>
            <w:lang w:eastAsia="es-ES"/>
          </w:rPr>
          <mc:AlternateContent>
            <mc:Choice Requires="wps">
              <w:drawing>
                <wp:anchor distT="0" distB="0" distL="114300" distR="114300" simplePos="0" relativeHeight="251948032" behindDoc="0" locked="0" layoutInCell="1" allowOverlap="1" wp14:anchorId="47E00C74" wp14:editId="0F5F9973">
                  <wp:simplePos x="0" y="0"/>
                  <wp:positionH relativeFrom="column">
                    <wp:posOffset>1905000</wp:posOffset>
                  </wp:positionH>
                  <wp:positionV relativeFrom="paragraph">
                    <wp:posOffset>113665</wp:posOffset>
                  </wp:positionV>
                  <wp:extent cx="276225" cy="257175"/>
                  <wp:effectExtent l="0" t="0" r="28575" b="28575"/>
                  <wp:wrapNone/>
                  <wp:docPr id="201" name="Rectángulo: esquinas redondeadas 201"/>
                  <wp:cNvGraphicFramePr/>
                  <a:graphic xmlns:a="http://schemas.openxmlformats.org/drawingml/2006/main">
                    <a:graphicData uri="http://schemas.microsoft.com/office/word/2010/wordprocessingShape">
                      <wps:wsp>
                        <wps:cNvSpPr/>
                        <wps:spPr>
                          <a:xfrm>
                            <a:off x="0" y="0"/>
                            <a:ext cx="276225" cy="257175"/>
                          </a:xfrm>
                          <a:prstGeom prst="roundRect">
                            <a:avLst/>
                          </a:prstGeom>
                          <a:solidFill>
                            <a:schemeClr val="tx2">
                              <a:lumMod val="50000"/>
                            </a:schemeClr>
                          </a:solidFill>
                          <a:ln w="19050">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598721" w14:textId="2EF2E2E7" w:rsidR="007D13AF" w:rsidRPr="00B31B31" w:rsidRDefault="007D13AF" w:rsidP="006B1013">
                              <w:pPr>
                                <w:ind w:firstLine="0"/>
                                <w:jc w:val="center"/>
                                <w:rPr>
                                  <w:sz w:val="16"/>
                                  <w:szCs w:val="16"/>
                                </w:rPr>
                              </w:pPr>
                              <w:ins w:id="1005" w:author="Andrea del Nido García" w:date="2020-05-12T16:42:00Z">
                                <w:r>
                                  <w:rPr>
                                    <w:sz w:val="20"/>
                                    <w:szCs w:val="20"/>
                                  </w:rPr>
                                  <w:t>9</w:t>
                                </w:r>
                              </w:ins>
                              <w:del w:id="1006" w:author="Andrea del Nido García" w:date="2020-05-12T16:17:00Z">
                                <w:r w:rsidRPr="00B31B31" w:rsidDel="00BE6007">
                                  <w:rPr>
                                    <w:sz w:val="20"/>
                                    <w:szCs w:val="20"/>
                                  </w:rPr>
                                  <w:delText>1</w:delText>
                                </w:r>
                              </w:del>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E00C74" id="Rectángulo: esquinas redondeadas 201" o:spid="_x0000_s1064" style="position:absolute;left:0;text-align:left;margin-left:150pt;margin-top:8.95pt;width:21.75pt;height:20.25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" fillcolor="#212934 [1615]" strokecolor="#44546a [3215]" strokeweight="1.5pt">
                  <v:stroke joinstyle="miter"/>
                  <v:textbox>
                    <w:txbxContent>
                      <w:p w14:paraId="3C598721" w14:textId="2EF2E2E7" w:rsidR="007D13AF" w:rsidRPr="00B31B31" w:rsidRDefault="007D13AF" w:rsidP="006B1013">
                        <w:pPr>
                          <w:ind w:firstLine="0"/>
                          <w:jc w:val="center"/>
                          <w:rPr>
                            <w:sz w:val="16"/>
                            <w:szCs w:val="16"/>
                          </w:rPr>
                        </w:pPr>
                        <w:ins w:id="1007" w:author="Andrea del Nido García" w:date="2020-05-12T16:42:00Z">
                          <w:r>
                            <w:rPr>
                              <w:sz w:val="20"/>
                              <w:szCs w:val="20"/>
                            </w:rPr>
                            <w:t>9</w:t>
                          </w:r>
                        </w:ins>
                        <w:del w:id="1008" w:author="Andrea del Nido García" w:date="2020-05-12T16:17:00Z">
                          <w:r w:rsidRPr="00B31B31" w:rsidDel="00BE6007">
                            <w:rPr>
                              <w:sz w:val="20"/>
                              <w:szCs w:val="20"/>
                            </w:rPr>
                            <w:delText>1</w:delText>
                          </w:r>
                        </w:del>
                      </w:p>
                    </w:txbxContent>
                  </v:textbox>
                </v:roundrect>
              </w:pict>
            </mc:Fallback>
          </mc:AlternateContent>
        </w:r>
      </w:ins>
      <w:ins w:id="1009" w:author="Andrea del Nido García" w:date="2020-05-12T16:43:00Z">
        <w:r>
          <w:rPr>
            <w:noProof/>
          </w:rPr>
          <mc:AlternateContent>
            <mc:Choice Requires="wps">
              <w:drawing>
                <wp:anchor distT="0" distB="0" distL="114300" distR="114300" simplePos="0" relativeHeight="251950080" behindDoc="0" locked="0" layoutInCell="1" allowOverlap="1" wp14:anchorId="2A2B228F" wp14:editId="7E8A0144">
                  <wp:simplePos x="0" y="0"/>
                  <wp:positionH relativeFrom="margin">
                    <wp:posOffset>2148840</wp:posOffset>
                  </wp:positionH>
                  <wp:positionV relativeFrom="paragraph">
                    <wp:posOffset>125095</wp:posOffset>
                  </wp:positionV>
                  <wp:extent cx="1762125" cy="266700"/>
                  <wp:effectExtent l="0" t="0" r="0" b="0"/>
                  <wp:wrapNone/>
                  <wp:docPr id="202" name="Cuadro de texto 202"/>
                  <wp:cNvGraphicFramePr/>
                  <a:graphic xmlns:a="http://schemas.openxmlformats.org/drawingml/2006/main">
                    <a:graphicData uri="http://schemas.microsoft.com/office/word/2010/wordprocessingShape">
                      <wps:wsp>
                        <wps:cNvSpPr txBox="1"/>
                        <wps:spPr>
                          <a:xfrm>
                            <a:off x="0" y="0"/>
                            <a:ext cx="1762125" cy="266700"/>
                          </a:xfrm>
                          <a:prstGeom prst="rect">
                            <a:avLst/>
                          </a:prstGeom>
                          <a:noFill/>
                          <a:ln w="6350">
                            <a:noFill/>
                          </a:ln>
                        </wps:spPr>
                        <wps:txbx>
                          <w:txbxContent>
                            <w:p w14:paraId="000FF736" w14:textId="02827F5C" w:rsidR="007D13AF" w:rsidRDefault="007D13AF">
                              <w:pPr>
                                <w:ind w:firstLine="0"/>
                                <w:jc w:val="left"/>
                                <w:pPrChange w:id="1010" w:author="Andrea del Nido García" w:date="2020-05-12T16:33:00Z">
                                  <w:pPr/>
                                </w:pPrChange>
                              </w:pPr>
                              <w:ins w:id="1011" w:author="Andrea del Nido García" w:date="2020-05-12T16:43:00Z">
                                <w:r>
                                  <w:t>Intercambio de mensajes</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B228F" id="Cuadro de texto 202" o:spid="_x0000_s1065" type="#_x0000_t202" style="position:absolute;left:0;text-align:left;margin-left:169.2pt;margin-top:9.85pt;width:138.75pt;height:21pt;z-index:251950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" filled="f" stroked="f" strokeweight=".5pt">
                  <v:textbox>
                    <w:txbxContent>
                      <w:p w14:paraId="000FF736" w14:textId="02827F5C" w:rsidR="007D13AF" w:rsidRDefault="007D13AF">
                        <w:pPr>
                          <w:ind w:firstLine="0"/>
                          <w:jc w:val="left"/>
                          <w:pPrChange w:id="1012" w:author="Andrea del Nido García" w:date="2020-05-12T16:33:00Z">
                            <w:pPr/>
                          </w:pPrChange>
                        </w:pPr>
                        <w:ins w:id="1013" w:author="Andrea del Nido García" w:date="2020-05-12T16:43:00Z">
                          <w:r>
                            <w:t>Intercambio de mensajes</w:t>
                          </w:r>
                        </w:ins>
                      </w:p>
                    </w:txbxContent>
                  </v:textbox>
                  <w10:wrap anchorx="margin"/>
                </v:shape>
              </w:pict>
            </mc:Fallback>
          </mc:AlternateContent>
        </w:r>
      </w:ins>
      <w:ins w:id="1014" w:author="Andrea del Nido García" w:date="2020-05-12T16:35:00Z">
        <w:r w:rsidR="00316F3B">
          <w:tab/>
        </w:r>
      </w:ins>
      <w:ins w:id="1015" w:author="Andrea del Nido García" w:date="2020-05-12T16:41:00Z">
        <w:r w:rsidR="00413849">
          <w:tab/>
        </w:r>
      </w:ins>
    </w:p>
    <w:p w14:paraId="4B7369A5" w14:textId="720B66B6" w:rsidR="005339F0" w:rsidRDefault="005339F0">
      <w:pPr>
        <w:rPr>
          <w:ins w:id="1016" w:author="Andrea del Nido García" w:date="2020-05-12T16:32:00Z"/>
        </w:rPr>
      </w:pPr>
    </w:p>
    <w:p w14:paraId="4F04C26B" w14:textId="2C4F1189" w:rsidR="002E3941" w:rsidRDefault="00CB4FB4">
      <w:pPr>
        <w:rPr>
          <w:ins w:id="1017" w:author="Andrea del Nido García" w:date="2020-05-12T16:32:00Z"/>
        </w:rPr>
      </w:pPr>
      <w:ins w:id="1018" w:author="Andrea del Nido García" w:date="2020-05-12T16:15:00Z">
        <w:r>
          <w:rPr>
            <w:noProof/>
          </w:rPr>
          <mc:AlternateContent>
            <mc:Choice Requires="wps">
              <w:drawing>
                <wp:anchor distT="0" distB="0" distL="114300" distR="114300" simplePos="0" relativeHeight="251898880" behindDoc="0" locked="0" layoutInCell="1" allowOverlap="1" wp14:anchorId="26DD0A92" wp14:editId="402F8C2B">
                  <wp:simplePos x="0" y="0"/>
                  <wp:positionH relativeFrom="column">
                    <wp:posOffset>4124325</wp:posOffset>
                  </wp:positionH>
                  <wp:positionV relativeFrom="paragraph">
                    <wp:posOffset>10795</wp:posOffset>
                  </wp:positionV>
                  <wp:extent cx="1114425" cy="295275"/>
                  <wp:effectExtent l="0" t="0" r="9525" b="9525"/>
                  <wp:wrapNone/>
                  <wp:docPr id="175" name="Cuadro de texto 175"/>
                  <wp:cNvGraphicFramePr/>
                  <a:graphic xmlns:a="http://schemas.openxmlformats.org/drawingml/2006/main">
                    <a:graphicData uri="http://schemas.microsoft.com/office/word/2010/wordprocessingShape">
                      <wps:wsp>
                        <wps:cNvSpPr txBox="1"/>
                        <wps:spPr>
                          <a:xfrm>
                            <a:off x="0" y="0"/>
                            <a:ext cx="1114425" cy="295275"/>
                          </a:xfrm>
                          <a:prstGeom prst="rect">
                            <a:avLst/>
                          </a:prstGeom>
                          <a:solidFill>
                            <a:schemeClr val="lt1"/>
                          </a:solidFill>
                          <a:ln w="6350">
                            <a:noFill/>
                          </a:ln>
                        </wps:spPr>
                        <wps:txbx>
                          <w:txbxContent>
                            <w:p w14:paraId="2DA43926" w14:textId="77777777" w:rsidR="007D13AF" w:rsidRPr="00417FA1" w:rsidRDefault="007D13AF">
                              <w:pPr>
                                <w:ind w:firstLine="0"/>
                                <w:jc w:val="center"/>
                                <w:rPr>
                                  <w:b/>
                                  <w:bCs/>
                                  <w:rPrChange w:id="1019" w:author="Andrea del Nido García" w:date="2020-05-12T16:24:00Z">
                                    <w:rPr/>
                                  </w:rPrChange>
                                </w:rPr>
                                <w:pPrChange w:id="1020" w:author="Andrea del Nido García" w:date="2020-05-12T16:15:00Z">
                                  <w:pPr/>
                                </w:pPrChange>
                              </w:pPr>
                              <w:ins w:id="1021" w:author="Andrea del Nido García" w:date="2020-05-12T16:15:00Z">
                                <w:r w:rsidRPr="00417FA1">
                                  <w:rPr>
                                    <w:b/>
                                    <w:bCs/>
                                    <w:rPrChange w:id="1022" w:author="Andrea del Nido García" w:date="2020-05-12T16:24:00Z">
                                      <w:rPr/>
                                    </w:rPrChange>
                                  </w:rPr>
                                  <w:t>Cliente SSL</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DD0A92" id="Cuadro de texto 175" o:spid="_x0000_s1066" type="#_x0000_t202" style="position:absolute;left:0;text-align:left;margin-left:324.75pt;margin-top:.85pt;width:87.75pt;height:23.25pt;z-index:251898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" fillcolor="white [3201]" stroked="f" strokeweight=".5pt">
                  <v:textbox>
                    <w:txbxContent>
                      <w:p w14:paraId="2DA43926" w14:textId="77777777" w:rsidR="007D13AF" w:rsidRPr="00417FA1" w:rsidRDefault="007D13AF">
                        <w:pPr>
                          <w:ind w:firstLine="0"/>
                          <w:jc w:val="center"/>
                          <w:rPr>
                            <w:b/>
                            <w:bCs/>
                            <w:rPrChange w:id="1023" w:author="Andrea del Nido García" w:date="2020-05-12T16:24:00Z">
                              <w:rPr/>
                            </w:rPrChange>
                          </w:rPr>
                          <w:pPrChange w:id="1024" w:author="Andrea del Nido García" w:date="2020-05-12T16:15:00Z">
                            <w:pPr/>
                          </w:pPrChange>
                        </w:pPr>
                        <w:ins w:id="1025" w:author="Andrea del Nido García" w:date="2020-05-12T16:15:00Z">
                          <w:r w:rsidRPr="00417FA1">
                            <w:rPr>
                              <w:b/>
                              <w:bCs/>
                              <w:rPrChange w:id="1026" w:author="Andrea del Nido García" w:date="2020-05-12T16:24:00Z">
                                <w:rPr/>
                              </w:rPrChange>
                            </w:rPr>
                            <w:t>Cliente SSL</w:t>
                          </w:r>
                        </w:ins>
                      </w:p>
                    </w:txbxContent>
                  </v:textbox>
                </v:shape>
              </w:pict>
            </mc:Fallback>
          </mc:AlternateContent>
        </w:r>
        <w:r>
          <w:rPr>
            <w:noProof/>
          </w:rPr>
          <mc:AlternateContent>
            <mc:Choice Requires="wps">
              <w:drawing>
                <wp:anchor distT="0" distB="0" distL="114300" distR="114300" simplePos="0" relativeHeight="251896832" behindDoc="0" locked="0" layoutInCell="1" allowOverlap="1" wp14:anchorId="6E76A2EB" wp14:editId="58C1F183">
                  <wp:simplePos x="0" y="0"/>
                  <wp:positionH relativeFrom="column">
                    <wp:posOffset>339090</wp:posOffset>
                  </wp:positionH>
                  <wp:positionV relativeFrom="paragraph">
                    <wp:posOffset>14605</wp:posOffset>
                  </wp:positionV>
                  <wp:extent cx="1114425" cy="295275"/>
                  <wp:effectExtent l="0" t="0" r="9525" b="9525"/>
                  <wp:wrapNone/>
                  <wp:docPr id="174" name="Cuadro de texto 174"/>
                  <wp:cNvGraphicFramePr/>
                  <a:graphic xmlns:a="http://schemas.openxmlformats.org/drawingml/2006/main">
                    <a:graphicData uri="http://schemas.microsoft.com/office/word/2010/wordprocessingShape">
                      <wps:wsp>
                        <wps:cNvSpPr txBox="1"/>
                        <wps:spPr>
                          <a:xfrm>
                            <a:off x="0" y="0"/>
                            <a:ext cx="1114425" cy="295275"/>
                          </a:xfrm>
                          <a:prstGeom prst="rect">
                            <a:avLst/>
                          </a:prstGeom>
                          <a:solidFill>
                            <a:schemeClr val="lt1"/>
                          </a:solidFill>
                          <a:ln w="6350">
                            <a:noFill/>
                          </a:ln>
                        </wps:spPr>
                        <wps:txbx>
                          <w:txbxContent>
                            <w:p w14:paraId="6EDF67C7" w14:textId="7838CC7F" w:rsidR="007D13AF" w:rsidRPr="00417FA1" w:rsidRDefault="007D13AF">
                              <w:pPr>
                                <w:ind w:firstLine="0"/>
                                <w:jc w:val="center"/>
                                <w:rPr>
                                  <w:b/>
                                  <w:bCs/>
                                  <w:rPrChange w:id="1027" w:author="Andrea del Nido García" w:date="2020-05-12T16:24:00Z">
                                    <w:rPr/>
                                  </w:rPrChange>
                                </w:rPr>
                                <w:pPrChange w:id="1028" w:author="Andrea del Nido García" w:date="2020-05-12T16:15:00Z">
                                  <w:pPr/>
                                </w:pPrChange>
                              </w:pPr>
                              <w:ins w:id="1029" w:author="Andrea del Nido García" w:date="2020-05-12T16:16:00Z">
                                <w:r w:rsidRPr="00417FA1">
                                  <w:rPr>
                                    <w:b/>
                                    <w:bCs/>
                                    <w:rPrChange w:id="1030" w:author="Andrea del Nido García" w:date="2020-05-12T16:24:00Z">
                                      <w:rPr/>
                                    </w:rPrChange>
                                  </w:rPr>
                                  <w:t>Servidor</w:t>
                                </w:r>
                              </w:ins>
                              <w:ins w:id="1031" w:author="Andrea del Nido García" w:date="2020-05-12T16:15:00Z">
                                <w:r w:rsidRPr="00417FA1">
                                  <w:rPr>
                                    <w:b/>
                                    <w:bCs/>
                                    <w:rPrChange w:id="1032" w:author="Andrea del Nido García" w:date="2020-05-12T16:24:00Z">
                                      <w:rPr/>
                                    </w:rPrChange>
                                  </w:rPr>
                                  <w:t xml:space="preserve"> SSL</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76A2EB" id="Cuadro de texto 174" o:spid="_x0000_s1067" type="#_x0000_t202" style="position:absolute;left:0;text-align:left;margin-left:26.7pt;margin-top:1.15pt;width:87.75pt;height:23.25pt;z-index:251896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" fillcolor="white [3201]" stroked="f" strokeweight=".5pt">
                  <v:textbox>
                    <w:txbxContent>
                      <w:p w14:paraId="6EDF67C7" w14:textId="7838CC7F" w:rsidR="007D13AF" w:rsidRPr="00417FA1" w:rsidRDefault="007D13AF">
                        <w:pPr>
                          <w:ind w:firstLine="0"/>
                          <w:jc w:val="center"/>
                          <w:rPr>
                            <w:b/>
                            <w:bCs/>
                            <w:rPrChange w:id="1033" w:author="Andrea del Nido García" w:date="2020-05-12T16:24:00Z">
                              <w:rPr/>
                            </w:rPrChange>
                          </w:rPr>
                          <w:pPrChange w:id="1034" w:author="Andrea del Nido García" w:date="2020-05-12T16:15:00Z">
                            <w:pPr/>
                          </w:pPrChange>
                        </w:pPr>
                        <w:ins w:id="1035" w:author="Andrea del Nido García" w:date="2020-05-12T16:16:00Z">
                          <w:r w:rsidRPr="00417FA1">
                            <w:rPr>
                              <w:b/>
                              <w:bCs/>
                              <w:rPrChange w:id="1036" w:author="Andrea del Nido García" w:date="2020-05-12T16:24:00Z">
                                <w:rPr/>
                              </w:rPrChange>
                            </w:rPr>
                            <w:t>Servidor</w:t>
                          </w:r>
                        </w:ins>
                        <w:ins w:id="1037" w:author="Andrea del Nido García" w:date="2020-05-12T16:15:00Z">
                          <w:r w:rsidRPr="00417FA1">
                            <w:rPr>
                              <w:b/>
                              <w:bCs/>
                              <w:rPrChange w:id="1038" w:author="Andrea del Nido García" w:date="2020-05-12T16:24:00Z">
                                <w:rPr/>
                              </w:rPrChange>
                            </w:rPr>
                            <w:t xml:space="preserve"> SSL</w:t>
                          </w:r>
                        </w:ins>
                      </w:p>
                    </w:txbxContent>
                  </v:textbox>
                </v:shape>
              </w:pict>
            </mc:Fallback>
          </mc:AlternateContent>
        </w:r>
      </w:ins>
    </w:p>
    <w:p w14:paraId="5F48185F" w14:textId="44682FC3" w:rsidR="002E3941" w:rsidRDefault="00843302">
      <w:pPr>
        <w:rPr>
          <w:ins w:id="1039" w:author="Andrea del Nido García" w:date="2020-05-12T16:32:00Z"/>
        </w:rPr>
      </w:pPr>
      <w:ins w:id="1040" w:author="Andrea del Nido García" w:date="2020-05-12T16:45:00Z">
        <w:r>
          <w:rPr>
            <w:noProof/>
          </w:rPr>
          <mc:AlternateContent>
            <mc:Choice Requires="wps">
              <w:drawing>
                <wp:anchor distT="0" distB="0" distL="114300" distR="114300" simplePos="0" relativeHeight="251952128" behindDoc="0" locked="0" layoutInCell="1" allowOverlap="1" wp14:anchorId="5944559C" wp14:editId="37E36FBD">
                  <wp:simplePos x="0" y="0"/>
                  <wp:positionH relativeFrom="margin">
                    <wp:align>center</wp:align>
                  </wp:positionH>
                  <wp:positionV relativeFrom="paragraph">
                    <wp:posOffset>12065</wp:posOffset>
                  </wp:positionV>
                  <wp:extent cx="1971675" cy="635"/>
                  <wp:effectExtent l="0" t="0" r="9525" b="6985"/>
                  <wp:wrapNone/>
                  <wp:docPr id="203" name="Cuadro de texto 203"/>
                  <wp:cNvGraphicFramePr/>
                  <a:graphic xmlns:a="http://schemas.openxmlformats.org/drawingml/2006/main">
                    <a:graphicData uri="http://schemas.microsoft.com/office/word/2010/wordprocessingShape">
                      <wps:wsp>
                        <wps:cNvSpPr txBox="1"/>
                        <wps:spPr>
                          <a:xfrm>
                            <a:off x="0" y="0"/>
                            <a:ext cx="1971675" cy="635"/>
                          </a:xfrm>
                          <a:prstGeom prst="rect">
                            <a:avLst/>
                          </a:prstGeom>
                          <a:solidFill>
                            <a:prstClr val="white"/>
                          </a:solidFill>
                          <a:ln>
                            <a:noFill/>
                          </a:ln>
                        </wps:spPr>
                        <wps:txbx>
                          <w:txbxContent>
                            <w:p w14:paraId="524B8C39" w14:textId="23A31A9F" w:rsidR="007D13AF" w:rsidRPr="00D74A14" w:rsidRDefault="007D13AF">
                              <w:pPr>
                                <w:pStyle w:val="Descripcin"/>
                                <w:rPr>
                                  <w:noProof/>
                                </w:rPr>
                                <w:pPrChange w:id="1041" w:author="Andrea del Nido García" w:date="2020-05-12T16:45:00Z">
                                  <w:pPr/>
                                </w:pPrChange>
                              </w:pPr>
                              <w:ins w:id="1042" w:author="Andrea del Nido García" w:date="2020-05-12T16:45:00Z">
                                <w:r>
                                  <w:t xml:space="preserve">Figura </w:t>
                                </w:r>
                                <w:r>
                                  <w:fldChar w:fldCharType="begin"/>
                                </w:r>
                                <w:r>
                                  <w:instrText xml:space="preserve"> STYLEREF 1 \s </w:instrText>
                                </w:r>
                              </w:ins>
                              <w:r>
                                <w:fldChar w:fldCharType="separate"/>
                              </w:r>
                              <w:r>
                                <w:rPr>
                                  <w:noProof/>
                                </w:rPr>
                                <w:t>2</w:t>
                              </w:r>
                              <w:ins w:id="1043" w:author="Andrea del Nido García" w:date="2020-05-12T16:45:00Z">
                                <w:r>
                                  <w:fldChar w:fldCharType="end"/>
                                </w:r>
                                <w:r>
                                  <w:t>.</w:t>
                                </w:r>
                                <w:r>
                                  <w:fldChar w:fldCharType="begin"/>
                                </w:r>
                                <w:r>
                                  <w:instrText xml:space="preserve"> SEQ Figura \* ARABIC \s 1 </w:instrText>
                                </w:r>
                              </w:ins>
                              <w:r>
                                <w:fldChar w:fldCharType="separate"/>
                              </w:r>
                              <w:ins w:id="1044" w:author="Andrea del Nido García" w:date="2020-05-12T16:45:00Z">
                                <w:r>
                                  <w:rPr>
                                    <w:noProof/>
                                  </w:rPr>
                                  <w:t>2</w:t>
                                </w:r>
                                <w:r>
                                  <w:fldChar w:fldCharType="end"/>
                                </w:r>
                                <w:r>
                                  <w:t>. Descripción gráfica del protocolo SSL/TLS</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44559C" id="Cuadro de texto 203" o:spid="_x0000_s1068" type="#_x0000_t202" style="position:absolute;left:0;text-align:left;margin-left:0;margin-top:.95pt;width:155.25pt;height:.05pt;z-index:2519521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" stroked="f">
                  <v:textbox style="mso-fit-shape-to-text:t" inset="0,0,0,0">
                    <w:txbxContent>
                      <w:p w14:paraId="524B8C39" w14:textId="23A31A9F" w:rsidR="007D13AF" w:rsidRPr="00D74A14" w:rsidRDefault="007D13AF">
                        <w:pPr>
                          <w:pStyle w:val="Descripcin"/>
                          <w:rPr>
                            <w:noProof/>
                          </w:rPr>
                          <w:pPrChange w:id="1045" w:author="Andrea del Nido García" w:date="2020-05-12T16:45:00Z">
                            <w:pPr/>
                          </w:pPrChange>
                        </w:pPr>
                        <w:ins w:id="1046" w:author="Andrea del Nido García" w:date="2020-05-12T16:45:00Z">
                          <w:r>
                            <w:t xml:space="preserve">Figura </w:t>
                          </w:r>
                          <w:r>
                            <w:fldChar w:fldCharType="begin"/>
                          </w:r>
                          <w:r>
                            <w:instrText xml:space="preserve"> STYLEREF 1 \s </w:instrText>
                          </w:r>
                        </w:ins>
                        <w:r>
                          <w:fldChar w:fldCharType="separate"/>
                        </w:r>
                        <w:r>
                          <w:rPr>
                            <w:noProof/>
                          </w:rPr>
                          <w:t>2</w:t>
                        </w:r>
                        <w:ins w:id="1047" w:author="Andrea del Nido García" w:date="2020-05-12T16:45:00Z">
                          <w:r>
                            <w:fldChar w:fldCharType="end"/>
                          </w:r>
                          <w:r>
                            <w:t>.</w:t>
                          </w:r>
                          <w:r>
                            <w:fldChar w:fldCharType="begin"/>
                          </w:r>
                          <w:r>
                            <w:instrText xml:space="preserve"> SEQ Figura \* ARABIC \s 1 </w:instrText>
                          </w:r>
                        </w:ins>
                        <w:r>
                          <w:fldChar w:fldCharType="separate"/>
                        </w:r>
                        <w:ins w:id="1048" w:author="Andrea del Nido García" w:date="2020-05-12T16:45:00Z">
                          <w:r>
                            <w:rPr>
                              <w:noProof/>
                            </w:rPr>
                            <w:t>2</w:t>
                          </w:r>
                          <w:r>
                            <w:fldChar w:fldCharType="end"/>
                          </w:r>
                          <w:r>
                            <w:t>. Descripción gráfica del protocolo SSL/TLS</w:t>
                          </w:r>
                        </w:ins>
                      </w:p>
                    </w:txbxContent>
                  </v:textbox>
                  <w10:wrap anchorx="margin"/>
                </v:shape>
              </w:pict>
            </mc:Fallback>
          </mc:AlternateContent>
        </w:r>
      </w:ins>
    </w:p>
    <w:p w14:paraId="43C20BAF" w14:textId="77777777" w:rsidR="002E3941" w:rsidRPr="00807E97" w:rsidRDefault="002E3941" w:rsidP="00CF1CB1">
      <w:pPr>
        <w:ind w:firstLine="0"/>
      </w:pPr>
    </w:p>
    <w:p w14:paraId="405ABFF0" w14:textId="344FE94D" w:rsidR="00B256A6" w:rsidRDefault="00B256A6">
      <w:pPr>
        <w:pStyle w:val="Ttulo2"/>
        <w:ind w:left="0" w:firstLine="0"/>
        <w:jc w:val="both"/>
        <w:rPr>
          <w:lang w:eastAsia="es-ES"/>
        </w:rPr>
        <w:pPrChange w:id="1049" w:author="Andrea del Nido García" w:date="2020-05-11T12:04:00Z">
          <w:pPr>
            <w:pStyle w:val="Ttulo2"/>
          </w:pPr>
        </w:pPrChange>
      </w:pPr>
      <w:bookmarkStart w:id="1050" w:name="_Toc37675374"/>
      <w:bookmarkStart w:id="1051" w:name="_Toc40202070"/>
      <w:commentRangeStart w:id="1052"/>
      <w:r>
        <w:rPr>
          <w:lang w:eastAsia="es-ES"/>
        </w:rPr>
        <w:lastRenderedPageBreak/>
        <w:t xml:space="preserve">Mecanismos de seguridad </w:t>
      </w:r>
      <w:del w:id="1053" w:author="jm.delalamo@upm.es" w:date="2020-04-21T11:15:00Z">
        <w:r w:rsidR="00035348" w:rsidDel="00C906D7">
          <w:rPr>
            <w:lang w:eastAsia="es-ES"/>
          </w:rPr>
          <w:delText>del tráfico</w:delText>
        </w:r>
      </w:del>
      <w:ins w:id="1054" w:author="jm.delalamo@upm.es" w:date="2020-04-21T11:15:00Z">
        <w:r w:rsidR="00C906D7">
          <w:rPr>
            <w:lang w:eastAsia="es-ES"/>
          </w:rPr>
          <w:t>de</w:t>
        </w:r>
      </w:ins>
      <w:ins w:id="1055" w:author="Andrea del Nido García" w:date="2020-05-11T11:57:00Z">
        <w:r w:rsidR="00E84B7B">
          <w:rPr>
            <w:lang w:eastAsia="es-ES"/>
          </w:rPr>
          <w:t xml:space="preserve"> </w:t>
        </w:r>
      </w:ins>
      <w:ins w:id="1056" w:author="jm.delalamo@upm.es" w:date="2020-04-21T11:15:00Z">
        <w:del w:id="1057" w:author="Andrea del Nido García" w:date="2020-05-11T11:57:00Z">
          <w:r w:rsidR="00C906D7" w:rsidDel="00E84B7B">
            <w:rPr>
              <w:lang w:eastAsia="es-ES"/>
            </w:rPr>
            <w:delText xml:space="preserve"> </w:delText>
          </w:r>
        </w:del>
        <w:r w:rsidR="00C906D7">
          <w:rPr>
            <w:lang w:eastAsia="es-ES"/>
          </w:rPr>
          <w:t>comunicaci</w:t>
        </w:r>
        <w:del w:id="1058" w:author="Andrea del Nido García" w:date="2020-05-11T11:58:00Z">
          <w:r w:rsidR="00C906D7" w:rsidDel="000056AA">
            <w:rPr>
              <w:lang w:eastAsia="es-ES"/>
            </w:rPr>
            <w:delText>ones</w:delText>
          </w:r>
        </w:del>
      </w:ins>
      <w:ins w:id="1059" w:author="Andrea del Nido García" w:date="2020-05-11T11:58:00Z">
        <w:r w:rsidR="000056AA">
          <w:rPr>
            <w:lang w:eastAsia="es-ES"/>
          </w:rPr>
          <w:t>ón</w:t>
        </w:r>
      </w:ins>
      <w:r w:rsidR="00035348">
        <w:rPr>
          <w:lang w:eastAsia="es-ES"/>
        </w:rPr>
        <w:t xml:space="preserve"> </w:t>
      </w:r>
      <w:r>
        <w:rPr>
          <w:lang w:eastAsia="es-ES"/>
        </w:rPr>
        <w:t>en Android</w:t>
      </w:r>
      <w:bookmarkEnd w:id="1050"/>
      <w:bookmarkEnd w:id="1051"/>
      <w:commentRangeEnd w:id="1052"/>
      <w:r w:rsidR="00CF1CB1">
        <w:rPr>
          <w:rStyle w:val="Refdecomentario"/>
          <w:rFonts w:asciiTheme="minorHAnsi" w:eastAsiaTheme="minorHAnsi" w:hAnsiTheme="minorHAnsi" w:cstheme="minorBidi"/>
          <w:b w:val="0"/>
          <w:bCs w:val="0"/>
          <w:iCs w:val="0"/>
        </w:rPr>
        <w:commentReference w:id="1052"/>
      </w:r>
    </w:p>
    <w:p w14:paraId="706C5174" w14:textId="318CD87F" w:rsidR="005339F0" w:rsidRDefault="004E28F3">
      <w:pPr>
        <w:rPr>
          <w:lang w:eastAsia="es-ES"/>
        </w:rPr>
      </w:pPr>
      <w:r>
        <w:rPr>
          <w:lang w:eastAsia="es-ES"/>
        </w:rPr>
        <w:t>En esta sección del trabajo se explican los principales mecanismos que se utilizan en los dispositivos móviles para poder comunicarse entre ellos, ya sea para transferencia de ficheros o comunicaciones entre las aplicaciones que residen en el terminal con sus respectivos servidores para solicitar recursos.</w:t>
      </w:r>
    </w:p>
    <w:p w14:paraId="035A5B67" w14:textId="0CA6FC2F" w:rsidR="007765F5" w:rsidRPr="005339F0" w:rsidDel="00293D29" w:rsidRDefault="007765F5">
      <w:pPr>
        <w:rPr>
          <w:del w:id="1060" w:author="Andrea del Nido García" w:date="2020-05-11T13:54:00Z"/>
          <w:lang w:eastAsia="es-ES"/>
        </w:rPr>
      </w:pPr>
      <w:r>
        <w:rPr>
          <w:lang w:eastAsia="es-ES"/>
        </w:rPr>
        <w:t xml:space="preserve">Este apartado se divide en los diferentes mecanismos de transferencia y comunicación y mecanismos de seguridad que se utilizan para proteger el tráfico de datos entre dispositivos y servidores. Se explicarán los siguientes: comunicación TLS/SSL, </w:t>
      </w:r>
      <w:proofErr w:type="spellStart"/>
      <w:r>
        <w:rPr>
          <w:lang w:eastAsia="es-ES"/>
        </w:rPr>
        <w:t>certificate</w:t>
      </w:r>
      <w:proofErr w:type="spellEnd"/>
      <w:r>
        <w:rPr>
          <w:lang w:eastAsia="es-ES"/>
        </w:rPr>
        <w:t xml:space="preserve"> </w:t>
      </w:r>
      <w:proofErr w:type="spellStart"/>
      <w:r>
        <w:rPr>
          <w:lang w:eastAsia="es-ES"/>
        </w:rPr>
        <w:t>pinning</w:t>
      </w:r>
      <w:proofErr w:type="spellEnd"/>
      <w:r>
        <w:rPr>
          <w:lang w:eastAsia="es-ES"/>
        </w:rPr>
        <w:t xml:space="preserve"> (objeto principal de estudio de este trabajo), </w:t>
      </w:r>
      <w:r w:rsidRPr="007765F5">
        <w:rPr>
          <w:highlight w:val="yellow"/>
          <w:lang w:eastAsia="es-ES"/>
        </w:rPr>
        <w:t>PONER M</w:t>
      </w:r>
      <w:r w:rsidR="00DA7F54">
        <w:rPr>
          <w:highlight w:val="yellow"/>
          <w:lang w:eastAsia="es-ES"/>
        </w:rPr>
        <w:t>Á</w:t>
      </w:r>
      <w:r w:rsidRPr="007765F5">
        <w:rPr>
          <w:highlight w:val="yellow"/>
          <w:lang w:eastAsia="es-ES"/>
        </w:rPr>
        <w:t>S</w:t>
      </w:r>
    </w:p>
    <w:p w14:paraId="037A4B07" w14:textId="4C9A432B" w:rsidR="005339F0" w:rsidDel="001204B7" w:rsidRDefault="005339F0">
      <w:pPr>
        <w:pStyle w:val="Ttulo3"/>
        <w:jc w:val="both"/>
        <w:rPr>
          <w:del w:id="1061" w:author="Andrea del Nido García" w:date="2020-04-27T19:26:00Z"/>
          <w:lang w:val="es-ES" w:eastAsia="es-ES"/>
        </w:rPr>
        <w:pPrChange w:id="1062" w:author="Andrea del Nido García" w:date="2020-05-11T12:00:00Z">
          <w:pPr>
            <w:pStyle w:val="Ttulo3"/>
          </w:pPr>
        </w:pPrChange>
      </w:pPr>
      <w:del w:id="1063" w:author="Andrea del Nido García" w:date="2020-04-27T19:26:00Z">
        <w:r w:rsidDel="001204B7">
          <w:rPr>
            <w:lang w:val="es-ES" w:eastAsia="es-ES"/>
          </w:rPr>
          <w:delText>Comunicación TLS/SSL</w:delText>
        </w:r>
      </w:del>
    </w:p>
    <w:p w14:paraId="41E6BD4E" w14:textId="77777777" w:rsidR="00347999" w:rsidRPr="00EA3433" w:rsidDel="00C831D0" w:rsidRDefault="00347999">
      <w:pPr>
        <w:rPr>
          <w:del w:id="1064" w:author="Andrea del Nido García" w:date="2020-05-12T09:19:00Z"/>
          <w:lang w:eastAsia="es-ES"/>
        </w:rPr>
      </w:pPr>
    </w:p>
    <w:p w14:paraId="70161952" w14:textId="77777777" w:rsidR="00594930" w:rsidRPr="00850C6B" w:rsidDel="00C831D0" w:rsidRDefault="00594930">
      <w:pPr>
        <w:ind w:firstLine="0"/>
        <w:rPr>
          <w:del w:id="1065" w:author="Andrea del Nido García" w:date="2020-05-12T09:19:00Z"/>
          <w:lang w:eastAsia="es-ES"/>
        </w:rPr>
        <w:pPrChange w:id="1066" w:author="Andrea del Nido García" w:date="2020-05-12T09:19:00Z">
          <w:pPr/>
        </w:pPrChange>
      </w:pPr>
    </w:p>
    <w:p w14:paraId="6CC36404" w14:textId="2CC85DCB" w:rsidR="00E41426" w:rsidRDefault="00E41426">
      <w:pPr>
        <w:ind w:firstLine="0"/>
        <w:rPr>
          <w:lang w:eastAsia="es-ES"/>
        </w:rPr>
      </w:pPr>
    </w:p>
    <w:p w14:paraId="3FDCF5EA" w14:textId="12CE7A9C" w:rsidR="006C1F67" w:rsidRDefault="006C1F67">
      <w:pPr>
        <w:pStyle w:val="Ttulo3"/>
        <w:jc w:val="both"/>
        <w:rPr>
          <w:lang w:val="es-ES" w:eastAsia="es-ES"/>
        </w:rPr>
        <w:pPrChange w:id="1067" w:author="Andrea del Nido García" w:date="2020-05-11T12:00:00Z">
          <w:pPr>
            <w:pStyle w:val="Ttulo3"/>
          </w:pPr>
        </w:pPrChange>
      </w:pPr>
      <w:commentRangeStart w:id="1068"/>
      <w:commentRangeStart w:id="1069"/>
      <w:del w:id="1070" w:author="Andrea del Nido García" w:date="2020-05-11T09:57:00Z">
        <w:r w:rsidDel="005B5A6B">
          <w:rPr>
            <w:lang w:val="es-ES" w:eastAsia="es-ES"/>
          </w:rPr>
          <w:delText>Certificate pinning</w:delText>
        </w:r>
        <w:commentRangeEnd w:id="1068"/>
        <w:r w:rsidR="00C906D7" w:rsidDel="005B5A6B">
          <w:rPr>
            <w:rStyle w:val="Refdecomentario"/>
            <w:rFonts w:asciiTheme="minorHAnsi" w:eastAsiaTheme="minorHAnsi" w:hAnsiTheme="minorHAnsi" w:cstheme="minorBidi"/>
            <w:b w:val="0"/>
            <w:bCs w:val="0"/>
            <w:lang w:val="es-ES"/>
          </w:rPr>
          <w:commentReference w:id="1068"/>
        </w:r>
      </w:del>
      <w:bookmarkStart w:id="1071" w:name="_Toc40202071"/>
      <w:ins w:id="1072" w:author="Andrea del Nido García" w:date="2020-05-11T09:57:00Z">
        <w:r w:rsidR="005B5A6B">
          <w:rPr>
            <w:lang w:val="es-ES" w:eastAsia="es-ES"/>
          </w:rPr>
          <w:t>Fijación de certificados</w:t>
        </w:r>
      </w:ins>
      <w:bookmarkEnd w:id="1071"/>
      <w:commentRangeEnd w:id="1069"/>
      <w:r w:rsidR="00CF1CB1">
        <w:rPr>
          <w:rStyle w:val="Refdecomentario"/>
          <w:rFonts w:asciiTheme="minorHAnsi" w:eastAsiaTheme="minorHAnsi" w:hAnsiTheme="minorHAnsi" w:cstheme="minorBidi"/>
          <w:b w:val="0"/>
          <w:bCs w:val="0"/>
          <w:lang w:val="es-ES"/>
        </w:rPr>
        <w:commentReference w:id="1069"/>
      </w:r>
    </w:p>
    <w:p w14:paraId="33C291F5" w14:textId="7EE40648" w:rsidR="00E41426" w:rsidRPr="00E0511E" w:rsidRDefault="006A0B75">
      <w:pPr>
        <w:rPr>
          <w:lang w:eastAsia="es-ES"/>
        </w:rPr>
      </w:pPr>
      <w:r w:rsidRPr="00E0511E">
        <w:rPr>
          <w:lang w:eastAsia="es-ES"/>
        </w:rPr>
        <w:t xml:space="preserve">El </w:t>
      </w:r>
      <w:proofErr w:type="spellStart"/>
      <w:r w:rsidR="00B06371" w:rsidRPr="00E0511E">
        <w:rPr>
          <w:lang w:eastAsia="es-ES"/>
        </w:rPr>
        <w:t>c</w:t>
      </w:r>
      <w:r w:rsidR="006E7F6C" w:rsidRPr="00E0511E">
        <w:rPr>
          <w:lang w:eastAsia="es-ES"/>
        </w:rPr>
        <w:t>ertificate</w:t>
      </w:r>
      <w:proofErr w:type="spellEnd"/>
      <w:r w:rsidR="006E7F6C" w:rsidRPr="00E0511E">
        <w:rPr>
          <w:lang w:eastAsia="es-ES"/>
        </w:rPr>
        <w:t xml:space="preserve"> </w:t>
      </w:r>
      <w:proofErr w:type="spellStart"/>
      <w:r w:rsidR="006E7F6C" w:rsidRPr="00E0511E">
        <w:rPr>
          <w:lang w:eastAsia="es-ES"/>
        </w:rPr>
        <w:t>pinning</w:t>
      </w:r>
      <w:proofErr w:type="spellEnd"/>
      <w:customXmlInsRangeStart w:id="1073" w:author="Andrea del Nido García" w:date="2020-05-12T09:44:00Z"/>
      <w:sdt>
        <w:sdtPr>
          <w:rPr>
            <w:lang w:eastAsia="es-ES"/>
          </w:rPr>
          <w:id w:val="-532647611"/>
          <w:citation/>
        </w:sdtPr>
        <w:sdtContent>
          <w:customXmlInsRangeEnd w:id="1073"/>
          <w:ins w:id="1074" w:author="Andrea del Nido García" w:date="2020-05-12T09:44:00Z">
            <w:r w:rsidR="001D0C50">
              <w:rPr>
                <w:lang w:eastAsia="es-ES"/>
              </w:rPr>
              <w:fldChar w:fldCharType="begin"/>
            </w:r>
            <w:r w:rsidR="001D0C50">
              <w:rPr>
                <w:lang w:eastAsia="es-ES"/>
              </w:rPr>
              <w:instrText xml:space="preserve"> CITATION OWA20 \l 3082 </w:instrText>
            </w:r>
          </w:ins>
          <w:r w:rsidR="001D0C50">
            <w:rPr>
              <w:lang w:eastAsia="es-ES"/>
            </w:rPr>
            <w:fldChar w:fldCharType="separate"/>
          </w:r>
          <w:r w:rsidR="004937E5">
            <w:rPr>
              <w:noProof/>
              <w:lang w:eastAsia="es-ES"/>
            </w:rPr>
            <w:t xml:space="preserve"> </w:t>
          </w:r>
          <w:r w:rsidR="004937E5" w:rsidRPr="004937E5">
            <w:rPr>
              <w:noProof/>
              <w:lang w:eastAsia="es-ES"/>
            </w:rPr>
            <w:t>[10]</w:t>
          </w:r>
          <w:ins w:id="1075" w:author="Andrea del Nido García" w:date="2020-05-12T09:44:00Z">
            <w:r w:rsidR="001D0C50">
              <w:rPr>
                <w:lang w:eastAsia="es-ES"/>
              </w:rPr>
              <w:fldChar w:fldCharType="end"/>
            </w:r>
          </w:ins>
          <w:customXmlInsRangeStart w:id="1076" w:author="Andrea del Nido García" w:date="2020-05-12T09:44:00Z"/>
        </w:sdtContent>
      </w:sdt>
      <w:customXmlInsRangeEnd w:id="1076"/>
      <w:r w:rsidR="006E7F6C" w:rsidRPr="00E0511E">
        <w:rPr>
          <w:lang w:eastAsia="es-ES"/>
        </w:rPr>
        <w:t xml:space="preserve"> o traducido</w:t>
      </w:r>
      <w:r w:rsidR="00B06371" w:rsidRPr="00E0511E">
        <w:rPr>
          <w:lang w:eastAsia="es-ES"/>
        </w:rPr>
        <w:t>,</w:t>
      </w:r>
      <w:r w:rsidR="006E7F6C" w:rsidRPr="00E0511E">
        <w:rPr>
          <w:lang w:eastAsia="es-ES"/>
        </w:rPr>
        <w:t xml:space="preserve"> fijación de certificado</w:t>
      </w:r>
      <w:r w:rsidR="0088312C">
        <w:rPr>
          <w:lang w:eastAsia="es-ES"/>
        </w:rPr>
        <w:t>s</w:t>
      </w:r>
      <w:r w:rsidR="006E7F6C" w:rsidRPr="00E0511E">
        <w:rPr>
          <w:lang w:eastAsia="es-ES"/>
        </w:rPr>
        <w:t>, es un mecanismo a partir del cual se relaciona un host con su respectiva clave pública</w:t>
      </w:r>
      <w:r w:rsidRPr="00E0511E">
        <w:rPr>
          <w:lang w:eastAsia="es-ES"/>
        </w:rPr>
        <w:t xml:space="preserve"> de tal manera que trata de conseguir </w:t>
      </w:r>
      <w:r w:rsidR="00CA0C8A" w:rsidRPr="00E0511E">
        <w:rPr>
          <w:lang w:eastAsia="es-ES"/>
        </w:rPr>
        <w:t>solucionar o mitigar el problema que se produce en la verificación de las cadenas de certificados.</w:t>
      </w:r>
      <w:r w:rsidR="00B06371" w:rsidRPr="00E0511E">
        <w:rPr>
          <w:lang w:eastAsia="es-ES"/>
        </w:rPr>
        <w:t xml:space="preserve"> Por lo </w:t>
      </w:r>
      <w:r w:rsidR="00803D23" w:rsidRPr="00E0511E">
        <w:rPr>
          <w:lang w:eastAsia="es-ES"/>
        </w:rPr>
        <w:t xml:space="preserve">general, la confianza en los certificados SSL se reduce simplemente a los certificados raíz, es decir, se escalan certificados hasta alcanzar el que es fiable (certificado raíz). Estos certificados vienen por defecto en el sistema operativo, navegadores y demás </w:t>
      </w:r>
      <w:r w:rsidR="00825D31" w:rsidRPr="00E0511E">
        <w:rPr>
          <w:lang w:eastAsia="es-ES"/>
        </w:rPr>
        <w:t>dispositivos, pero el problema realmente llega a la hora de verificar el certificado del propio dispositivo. Únicamente se hacen comprobaciones de los certificados del servidor</w:t>
      </w:r>
      <w:r w:rsidR="00B307F9" w:rsidRPr="00E0511E">
        <w:rPr>
          <w:lang w:eastAsia="es-ES"/>
        </w:rPr>
        <w:t>.</w:t>
      </w:r>
    </w:p>
    <w:p w14:paraId="4034D35D" w14:textId="622B65B7" w:rsidR="00803D23" w:rsidRPr="00E0511E" w:rsidRDefault="00803D23">
      <w:pPr>
        <w:rPr>
          <w:lang w:eastAsia="es-ES"/>
        </w:rPr>
      </w:pPr>
      <w:r w:rsidRPr="00E0511E">
        <w:rPr>
          <w:lang w:eastAsia="es-ES"/>
        </w:rPr>
        <w:t>La fijación de certificados se refiere al proceso por el cual se importan certificados en un dispositivo o máquina host en su depósito de certificados de confianza de manera que, no es necesario confiar en los certificados de las</w:t>
      </w:r>
      <w:r w:rsidR="000A330E" w:rsidRPr="00E0511E">
        <w:rPr>
          <w:lang w:eastAsia="es-ES"/>
        </w:rPr>
        <w:t xml:space="preserve"> CA</w:t>
      </w:r>
      <w:r w:rsidRPr="00E0511E">
        <w:rPr>
          <w:lang w:eastAsia="es-ES"/>
        </w:rPr>
        <w:t xml:space="preserve"> (Autoridades de Certificación)</w:t>
      </w:r>
      <w:r w:rsidR="006A18BC" w:rsidRPr="00E0511E">
        <w:rPr>
          <w:lang w:eastAsia="es-ES"/>
        </w:rPr>
        <w:t>,</w:t>
      </w:r>
      <w:r w:rsidR="000A330E" w:rsidRPr="00E0511E">
        <w:rPr>
          <w:lang w:eastAsia="es-ES"/>
        </w:rPr>
        <w:t xml:space="preserve"> </w:t>
      </w:r>
      <w:r w:rsidR="006A18BC" w:rsidRPr="00E0511E">
        <w:rPr>
          <w:lang w:eastAsia="es-ES"/>
        </w:rPr>
        <w:t>e</w:t>
      </w:r>
      <w:r w:rsidR="000A330E" w:rsidRPr="00E0511E">
        <w:rPr>
          <w:lang w:eastAsia="es-ES"/>
        </w:rPr>
        <w:t>s decir, mitiga el riesgo de que las CA se vean comprometidas.</w:t>
      </w:r>
    </w:p>
    <w:p w14:paraId="24BC6566" w14:textId="5C69A11D" w:rsidR="000A330E" w:rsidRDefault="000A330E">
      <w:pPr>
        <w:rPr>
          <w:noProof/>
          <w:lang w:eastAsia="es-ES"/>
        </w:rPr>
      </w:pPr>
      <w:r w:rsidRPr="00E0511E">
        <w:rPr>
          <w:lang w:eastAsia="es-ES"/>
        </w:rPr>
        <w:t xml:space="preserve">En el caso de Android, las aplicaciones llevan incluidos desde el código de la propia aplicación </w:t>
      </w:r>
      <w:r w:rsidR="00FF7AB9" w:rsidRPr="00E0511E">
        <w:rPr>
          <w:lang w:eastAsia="es-ES"/>
        </w:rPr>
        <w:t>una copia del certificado de tal manera que, se compara este certificado anclado con el certificado del servidor,</w:t>
      </w:r>
      <w:r w:rsidRPr="00E0511E">
        <w:rPr>
          <w:lang w:eastAsia="es-ES"/>
        </w:rPr>
        <w:t xml:space="preserve"> para así evitar problemas con la validez de las CA</w:t>
      </w:r>
      <w:r w:rsidR="009D1451" w:rsidRPr="00E0511E">
        <w:rPr>
          <w:lang w:eastAsia="es-ES"/>
        </w:rPr>
        <w:t xml:space="preserve"> y de los certificados raíz</w:t>
      </w:r>
      <w:r w:rsidRPr="00E0511E">
        <w:rPr>
          <w:lang w:eastAsia="es-ES"/>
        </w:rPr>
        <w:t>. Ahora bien, un problema evidente es que es necesario actualizar los certificados manualmente al caducar.</w:t>
      </w:r>
      <w:r w:rsidR="00B31B31" w:rsidRPr="00B31B31">
        <w:rPr>
          <w:noProof/>
          <w:lang w:eastAsia="es-ES"/>
        </w:rPr>
        <w:t xml:space="preserve"> </w:t>
      </w:r>
    </w:p>
    <w:p w14:paraId="7CA82498" w14:textId="44DFA0E5" w:rsidR="00A92BD4" w:rsidRDefault="00BB1589">
      <w:pPr>
        <w:ind w:firstLine="0"/>
        <w:rPr>
          <w:noProof/>
          <w:lang w:eastAsia="es-ES"/>
        </w:rPr>
      </w:pPr>
      <w:r>
        <w:rPr>
          <w:noProof/>
          <w:lang w:eastAsia="es-ES"/>
        </w:rPr>
        <w:t xml:space="preserve">En la figura que se muestra a continuación,  se representa en la parte </w:t>
      </w:r>
      <w:r w:rsidR="00D22592">
        <w:rPr>
          <w:noProof/>
          <w:lang w:eastAsia="es-ES"/>
        </w:rPr>
        <w:t>derecha</w:t>
      </w:r>
      <w:r>
        <w:rPr>
          <w:noProof/>
          <w:lang w:eastAsia="es-ES"/>
        </w:rPr>
        <w:t xml:space="preserve"> un terminal móvil Android que dispone de aplicaciones. Como se </w:t>
      </w:r>
      <w:del w:id="1077" w:author="Andrea del Nido García" w:date="2020-05-11T12:24:00Z">
        <w:r w:rsidDel="00ED1C46">
          <w:rPr>
            <w:noProof/>
            <w:lang w:eastAsia="es-ES"/>
          </w:rPr>
          <w:delText>muestra</w:delText>
        </w:r>
      </w:del>
      <w:ins w:id="1078" w:author="Andrea del Nido García" w:date="2020-05-11T12:24:00Z">
        <w:r w:rsidR="00ED1C46">
          <w:rPr>
            <w:noProof/>
            <w:lang w:eastAsia="es-ES"/>
          </w:rPr>
          <w:t>indica</w:t>
        </w:r>
      </w:ins>
      <w:r>
        <w:rPr>
          <w:noProof/>
          <w:lang w:eastAsia="es-ES"/>
        </w:rPr>
        <w:t xml:space="preserve">, dicha aplicación en el terminal contiene un certificado que corresponde </w:t>
      </w:r>
      <w:r w:rsidR="00F540AA">
        <w:rPr>
          <w:noProof/>
          <w:lang w:eastAsia="es-ES"/>
        </w:rPr>
        <w:t xml:space="preserve">al del servidor con el que se </w:t>
      </w:r>
      <w:r w:rsidR="00F540AA">
        <w:rPr>
          <w:noProof/>
          <w:lang w:eastAsia="es-ES"/>
        </w:rPr>
        <w:lastRenderedPageBreak/>
        <w:t>conecta el dispositivo móvil.</w:t>
      </w:r>
      <w:r w:rsidR="002C3572">
        <w:rPr>
          <w:noProof/>
          <w:lang w:eastAsia="es-ES"/>
        </w:rPr>
        <w:t xml:space="preserve"> El primer paso, es el “saludo” por parte del terminal indicando que quiere establece una comunicación con el servidor, esta fase (1), se conoce como </w:t>
      </w:r>
      <w:del w:id="1079" w:author="Andrea del Nido García" w:date="2020-05-12T13:20:00Z">
        <w:r w:rsidR="002C3572" w:rsidRPr="002C3572" w:rsidDel="006804C8">
          <w:rPr>
            <w:i/>
            <w:iCs/>
            <w:noProof/>
            <w:lang w:eastAsia="es-ES"/>
          </w:rPr>
          <w:delText>TLS</w:delText>
        </w:r>
      </w:del>
      <w:ins w:id="1080" w:author="Andrea del Nido García" w:date="2020-05-12T13:20:00Z">
        <w:r w:rsidR="006804C8">
          <w:rPr>
            <w:i/>
            <w:iCs/>
            <w:noProof/>
            <w:lang w:eastAsia="es-ES"/>
          </w:rPr>
          <w:t>SSL/TLS</w:t>
        </w:r>
      </w:ins>
      <w:r w:rsidR="002C3572" w:rsidRPr="002C3572">
        <w:rPr>
          <w:i/>
          <w:iCs/>
          <w:noProof/>
          <w:lang w:eastAsia="es-ES"/>
        </w:rPr>
        <w:t xml:space="preserve"> Handshake</w:t>
      </w:r>
      <w:r w:rsidR="009E3C9D">
        <w:rPr>
          <w:noProof/>
          <w:lang w:eastAsia="es-ES"/>
        </w:rPr>
        <w:t>.</w:t>
      </w:r>
      <w:r w:rsidR="00C264E8">
        <w:rPr>
          <w:noProof/>
          <w:lang w:eastAsia="es-ES"/>
        </w:rPr>
        <w:t xml:space="preserve"> Una vez producido el saludo, el servidor envía su certificado al terminal, fase (2) y este</w:t>
      </w:r>
      <w:r w:rsidR="00F050BA">
        <w:rPr>
          <w:noProof/>
          <w:lang w:eastAsia="es-ES"/>
        </w:rPr>
        <w:t>,</w:t>
      </w:r>
      <w:r w:rsidR="00C264E8">
        <w:rPr>
          <w:noProof/>
          <w:lang w:eastAsia="es-ES"/>
        </w:rPr>
        <w:t xml:space="preserve"> verifica que corresponde con el certificado que tiene almacenado</w:t>
      </w:r>
      <w:r w:rsidR="00F050BA">
        <w:rPr>
          <w:noProof/>
          <w:lang w:eastAsia="es-ES"/>
        </w:rPr>
        <w:t xml:space="preserve"> </w:t>
      </w:r>
      <w:r w:rsidR="00662281">
        <w:rPr>
          <w:noProof/>
          <w:lang w:eastAsia="es-ES"/>
        </w:rPr>
        <w:t xml:space="preserve">mediante el uso de la clave, fase </w:t>
      </w:r>
      <w:r w:rsidR="00F050BA">
        <w:rPr>
          <w:noProof/>
          <w:lang w:eastAsia="es-ES"/>
        </w:rPr>
        <w:t>(3)</w:t>
      </w:r>
      <w:r w:rsidR="00662281">
        <w:rPr>
          <w:noProof/>
          <w:lang w:eastAsia="es-ES"/>
        </w:rPr>
        <w:t>. Cuando ya se ha comprobado la validez del certificado, entonces ya puede realizarse una comunicación entre el servidor y el terminal móvil</w:t>
      </w:r>
      <w:r w:rsidR="00930A21">
        <w:rPr>
          <w:noProof/>
          <w:lang w:eastAsia="es-ES"/>
        </w:rPr>
        <w:t>, fase (4).</w:t>
      </w:r>
    </w:p>
    <w:p w14:paraId="522C5239" w14:textId="77777777" w:rsidR="00CF1CB1" w:rsidDel="00F4146F" w:rsidRDefault="00CF1CB1">
      <w:pPr>
        <w:rPr>
          <w:del w:id="1081" w:author="Andrea del Nido García" w:date="2020-05-12T16:46:00Z"/>
          <w:noProof/>
          <w:lang w:eastAsia="es-ES"/>
        </w:rPr>
      </w:pPr>
    </w:p>
    <w:p w14:paraId="4EBB4CA6" w14:textId="77777777" w:rsidR="000B22F4" w:rsidRDefault="000B22F4">
      <w:pPr>
        <w:ind w:firstLine="0"/>
        <w:rPr>
          <w:noProof/>
          <w:lang w:eastAsia="es-ES"/>
        </w:rPr>
      </w:pPr>
    </w:p>
    <w:p w14:paraId="15970E9D" w14:textId="78964D35" w:rsidR="00A92BD4" w:rsidRDefault="00C13640">
      <w:pPr>
        <w:rPr>
          <w:lang w:eastAsia="es-ES"/>
        </w:rPr>
      </w:pPr>
      <w:r>
        <w:rPr>
          <w:noProof/>
          <w:lang w:eastAsia="es-ES"/>
        </w:rPr>
        <mc:AlternateContent>
          <mc:Choice Requires="wps">
            <w:drawing>
              <wp:anchor distT="0" distB="0" distL="114300" distR="114300" simplePos="0" relativeHeight="251680768" behindDoc="0" locked="0" layoutInCell="1" allowOverlap="1" wp14:anchorId="09BE6A75" wp14:editId="7139A741">
                <wp:simplePos x="0" y="0"/>
                <wp:positionH relativeFrom="margin">
                  <wp:posOffset>1958340</wp:posOffset>
                </wp:positionH>
                <wp:positionV relativeFrom="paragraph">
                  <wp:posOffset>189230</wp:posOffset>
                </wp:positionV>
                <wp:extent cx="1628775" cy="247650"/>
                <wp:effectExtent l="0" t="0" r="9525" b="0"/>
                <wp:wrapNone/>
                <wp:docPr id="23" name="Cuadro de texto 23"/>
                <wp:cNvGraphicFramePr/>
                <a:graphic xmlns:a="http://schemas.openxmlformats.org/drawingml/2006/main">
                  <a:graphicData uri="http://schemas.microsoft.com/office/word/2010/wordprocessingShape">
                    <wps:wsp>
                      <wps:cNvSpPr txBox="1"/>
                      <wps:spPr>
                        <a:xfrm>
                          <a:off x="0" y="0"/>
                          <a:ext cx="1628775" cy="247650"/>
                        </a:xfrm>
                        <a:prstGeom prst="rect">
                          <a:avLst/>
                        </a:prstGeom>
                        <a:solidFill>
                          <a:schemeClr val="lt1"/>
                        </a:solidFill>
                        <a:ln w="6350">
                          <a:noFill/>
                        </a:ln>
                      </wps:spPr>
                      <wps:txbx>
                        <w:txbxContent>
                          <w:p w14:paraId="4ABBAEBC" w14:textId="539C739B" w:rsidR="007D13AF" w:rsidRPr="00936421" w:rsidRDefault="007D13AF" w:rsidP="00DE773B">
                            <w:pPr>
                              <w:ind w:firstLine="0"/>
                              <w:rPr>
                                <w:rPrChange w:id="1082" w:author="Andrea del Nido García" w:date="2020-05-12T16:16:00Z">
                                  <w:rPr>
                                    <w:b/>
                                    <w:bCs/>
                                  </w:rPr>
                                </w:rPrChange>
                              </w:rPr>
                            </w:pPr>
                            <w:del w:id="1083" w:author="Andrea del Nido García" w:date="2020-05-12T13:20:00Z">
                              <w:r w:rsidRPr="00936421" w:rsidDel="00D17E69">
                                <w:rPr>
                                  <w:rPrChange w:id="1084" w:author="Andrea del Nido García" w:date="2020-05-12T16:16:00Z">
                                    <w:rPr>
                                      <w:b/>
                                      <w:bCs/>
                                    </w:rPr>
                                  </w:rPrChange>
                                </w:rPr>
                                <w:delText>TLS</w:delText>
                              </w:r>
                            </w:del>
                            <w:ins w:id="1085" w:author="Andrea del Nido García" w:date="2020-05-12T13:20:00Z">
                              <w:r w:rsidRPr="00936421">
                                <w:rPr>
                                  <w:rPrChange w:id="1086" w:author="Andrea del Nido García" w:date="2020-05-12T16:16:00Z">
                                    <w:rPr>
                                      <w:b/>
                                      <w:bCs/>
                                    </w:rPr>
                                  </w:rPrChange>
                                </w:rPr>
                                <w:t>SSL/TLS</w:t>
                              </w:r>
                            </w:ins>
                            <w:r w:rsidRPr="00936421">
                              <w:rPr>
                                <w:rPrChange w:id="1087" w:author="Andrea del Nido García" w:date="2020-05-12T16:16:00Z">
                                  <w:rPr>
                                    <w:b/>
                                    <w:bCs/>
                                  </w:rPr>
                                </w:rPrChange>
                              </w:rPr>
                              <w:t xml:space="preserve"> </w:t>
                            </w:r>
                            <w:proofErr w:type="spellStart"/>
                            <w:r w:rsidRPr="00936421">
                              <w:rPr>
                                <w:rPrChange w:id="1088" w:author="Andrea del Nido García" w:date="2020-05-12T16:16:00Z">
                                  <w:rPr>
                                    <w:b/>
                                    <w:bCs/>
                                  </w:rPr>
                                </w:rPrChange>
                              </w:rPr>
                              <w:t>Handshake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BE6A75" id="Cuadro de texto 23" o:spid="_x0000_s1069" type="#_x0000_t202" style="position:absolute;left:0;text-align:left;margin-left:154.2pt;margin-top:14.9pt;width:128.25pt;height:19.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" fillcolor="white [3201]" stroked="f" strokeweight=".5pt">
                <v:textbox>
                  <w:txbxContent>
                    <w:p w14:paraId="4ABBAEBC" w14:textId="539C739B" w:rsidR="007D13AF" w:rsidRPr="00936421" w:rsidRDefault="007D13AF" w:rsidP="00DE773B">
                      <w:pPr>
                        <w:ind w:firstLine="0"/>
                        <w:rPr>
                          <w:rPrChange w:id="1089" w:author="Andrea del Nido García" w:date="2020-05-12T16:16:00Z">
                            <w:rPr>
                              <w:b/>
                              <w:bCs/>
                            </w:rPr>
                          </w:rPrChange>
                        </w:rPr>
                      </w:pPr>
                      <w:del w:id="1090" w:author="Andrea del Nido García" w:date="2020-05-12T13:20:00Z">
                        <w:r w:rsidRPr="00936421" w:rsidDel="00D17E69">
                          <w:rPr>
                            <w:rPrChange w:id="1091" w:author="Andrea del Nido García" w:date="2020-05-12T16:16:00Z">
                              <w:rPr>
                                <w:b/>
                                <w:bCs/>
                              </w:rPr>
                            </w:rPrChange>
                          </w:rPr>
                          <w:delText>TLS</w:delText>
                        </w:r>
                      </w:del>
                      <w:ins w:id="1092" w:author="Andrea del Nido García" w:date="2020-05-12T13:20:00Z">
                        <w:r w:rsidRPr="00936421">
                          <w:rPr>
                            <w:rPrChange w:id="1093" w:author="Andrea del Nido García" w:date="2020-05-12T16:16:00Z">
                              <w:rPr>
                                <w:b/>
                                <w:bCs/>
                              </w:rPr>
                            </w:rPrChange>
                          </w:rPr>
                          <w:t>SSL/TLS</w:t>
                        </w:r>
                      </w:ins>
                      <w:r w:rsidRPr="00936421">
                        <w:rPr>
                          <w:rPrChange w:id="1094" w:author="Andrea del Nido García" w:date="2020-05-12T16:16:00Z">
                            <w:rPr>
                              <w:b/>
                              <w:bCs/>
                            </w:rPr>
                          </w:rPrChange>
                        </w:rPr>
                        <w:t xml:space="preserve"> </w:t>
                      </w:r>
                      <w:proofErr w:type="spellStart"/>
                      <w:r w:rsidRPr="00936421">
                        <w:rPr>
                          <w:rPrChange w:id="1095" w:author="Andrea del Nido García" w:date="2020-05-12T16:16:00Z">
                            <w:rPr>
                              <w:b/>
                              <w:bCs/>
                            </w:rPr>
                          </w:rPrChange>
                        </w:rPr>
                        <w:t>Handshake</w:t>
                      </w:r>
                      <w:proofErr w:type="spellEnd"/>
                    </w:p>
                  </w:txbxContent>
                </v:textbox>
                <w10:wrap anchorx="margin"/>
              </v:shape>
            </w:pict>
          </mc:Fallback>
        </mc:AlternateContent>
      </w:r>
      <w:r w:rsidR="000F5010">
        <w:rPr>
          <w:noProof/>
          <w:lang w:eastAsia="es-ES"/>
        </w:rPr>
        <mc:AlternateContent>
          <mc:Choice Requires="wps">
            <w:drawing>
              <wp:anchor distT="0" distB="0" distL="114300" distR="114300" simplePos="0" relativeHeight="251681792" behindDoc="0" locked="0" layoutInCell="1" allowOverlap="1" wp14:anchorId="65C457E9" wp14:editId="1E4D0434">
                <wp:simplePos x="0" y="0"/>
                <wp:positionH relativeFrom="column">
                  <wp:posOffset>1634490</wp:posOffset>
                </wp:positionH>
                <wp:positionV relativeFrom="paragraph">
                  <wp:posOffset>1026160</wp:posOffset>
                </wp:positionV>
                <wp:extent cx="2114550" cy="0"/>
                <wp:effectExtent l="0" t="95250" r="0" b="95250"/>
                <wp:wrapNone/>
                <wp:docPr id="25" name="Conector recto de flecha 25"/>
                <wp:cNvGraphicFramePr/>
                <a:graphic xmlns:a="http://schemas.openxmlformats.org/drawingml/2006/main">
                  <a:graphicData uri="http://schemas.microsoft.com/office/word/2010/wordprocessingShape">
                    <wps:wsp>
                      <wps:cNvCnPr/>
                      <wps:spPr>
                        <a:xfrm>
                          <a:off x="0" y="0"/>
                          <a:ext cx="2114550" cy="0"/>
                        </a:xfrm>
                        <a:prstGeom prst="straightConnector1">
                          <a:avLst/>
                        </a:prstGeom>
                        <a:ln w="38100">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084099C" id="_x0000_t32" coordsize="21600,21600" o:spt="32" o:oned="t" path="m,l21600,21600e" filled="f">
                <v:path arrowok="t" fillok="f" o:connecttype="none"/>
                <o:lock v:ext="edit" shapetype="t"/>
              </v:shapetype>
              <v:shape id="Conector recto de flecha 25" o:spid="_x0000_s1026" type="#_x0000_t32" style="position:absolute;margin-left:128.7pt;margin-top:80.8pt;width:166.5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" strokecolor="#44546a [3215]" strokeweight="3pt">
                <v:stroke endarrow="block" joinstyle="miter"/>
              </v:shape>
            </w:pict>
          </mc:Fallback>
        </mc:AlternateContent>
      </w:r>
      <w:r w:rsidR="000F5010">
        <w:rPr>
          <w:noProof/>
          <w:lang w:eastAsia="es-ES"/>
        </w:rPr>
        <mc:AlternateContent>
          <mc:Choice Requires="wps">
            <w:drawing>
              <wp:anchor distT="0" distB="0" distL="114300" distR="114300" simplePos="0" relativeHeight="251702272" behindDoc="0" locked="0" layoutInCell="1" allowOverlap="1" wp14:anchorId="3E4C4461" wp14:editId="4B12D25F">
                <wp:simplePos x="0" y="0"/>
                <wp:positionH relativeFrom="column">
                  <wp:posOffset>1476375</wp:posOffset>
                </wp:positionH>
                <wp:positionV relativeFrom="paragraph">
                  <wp:posOffset>1654810</wp:posOffset>
                </wp:positionV>
                <wp:extent cx="276225" cy="257175"/>
                <wp:effectExtent l="0" t="0" r="28575" b="28575"/>
                <wp:wrapNone/>
                <wp:docPr id="36" name="Rectángulo: esquinas redondeadas 36"/>
                <wp:cNvGraphicFramePr/>
                <a:graphic xmlns:a="http://schemas.openxmlformats.org/drawingml/2006/main">
                  <a:graphicData uri="http://schemas.microsoft.com/office/word/2010/wordprocessingShape">
                    <wps:wsp>
                      <wps:cNvSpPr/>
                      <wps:spPr>
                        <a:xfrm>
                          <a:off x="0" y="0"/>
                          <a:ext cx="276225" cy="257175"/>
                        </a:xfrm>
                        <a:prstGeom prst="roundRect">
                          <a:avLst/>
                        </a:prstGeom>
                        <a:solidFill>
                          <a:schemeClr val="tx2">
                            <a:lumMod val="50000"/>
                          </a:schemeClr>
                        </a:solidFill>
                        <a:ln w="19050">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CF8509" w14:textId="5F541C3C" w:rsidR="007D13AF" w:rsidRPr="00B31B31" w:rsidRDefault="007D13AF" w:rsidP="00B31B31">
                            <w:pPr>
                              <w:ind w:firstLine="0"/>
                              <w:jc w:val="center"/>
                              <w:rPr>
                                <w:sz w:val="16"/>
                                <w:szCs w:val="16"/>
                              </w:rPr>
                            </w:pPr>
                            <w:r w:rsidRPr="00B31B31">
                              <w:rPr>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4C4461" id="Rectángulo: esquinas redondeadas 36" o:spid="_x0000_s1070" style="position:absolute;left:0;text-align:left;margin-left:116.25pt;margin-top:130.3pt;width:21.75pt;height:20.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" fillcolor="#212934 [1615]" strokecolor="#44546a [3215]" strokeweight="1.5pt">
                <v:stroke joinstyle="miter"/>
                <v:textbox>
                  <w:txbxContent>
                    <w:p w14:paraId="1CCF8509" w14:textId="5F541C3C" w:rsidR="007D13AF" w:rsidRPr="00B31B31" w:rsidRDefault="007D13AF" w:rsidP="00B31B31">
                      <w:pPr>
                        <w:ind w:firstLine="0"/>
                        <w:jc w:val="center"/>
                        <w:rPr>
                          <w:sz w:val="16"/>
                          <w:szCs w:val="16"/>
                        </w:rPr>
                      </w:pPr>
                      <w:r w:rsidRPr="00B31B31">
                        <w:rPr>
                          <w:sz w:val="20"/>
                          <w:szCs w:val="20"/>
                        </w:rPr>
                        <w:t>4</w:t>
                      </w:r>
                    </w:p>
                  </w:txbxContent>
                </v:textbox>
              </v:roundrect>
            </w:pict>
          </mc:Fallback>
        </mc:AlternateContent>
      </w:r>
      <w:r w:rsidR="000F5010">
        <w:rPr>
          <w:noProof/>
          <w:lang w:eastAsia="es-ES"/>
        </w:rPr>
        <mc:AlternateContent>
          <mc:Choice Requires="wps">
            <w:drawing>
              <wp:anchor distT="0" distB="0" distL="114300" distR="114300" simplePos="0" relativeHeight="251662336" behindDoc="0" locked="0" layoutInCell="1" allowOverlap="1" wp14:anchorId="11E4A7CE" wp14:editId="2C1D55DD">
                <wp:simplePos x="0" y="0"/>
                <wp:positionH relativeFrom="margin">
                  <wp:posOffset>4057015</wp:posOffset>
                </wp:positionH>
                <wp:positionV relativeFrom="paragraph">
                  <wp:posOffset>2511425</wp:posOffset>
                </wp:positionV>
                <wp:extent cx="1323975" cy="247650"/>
                <wp:effectExtent l="0" t="0" r="9525" b="0"/>
                <wp:wrapNone/>
                <wp:docPr id="6" name="Cuadro de texto 6"/>
                <wp:cNvGraphicFramePr/>
                <a:graphic xmlns:a="http://schemas.openxmlformats.org/drawingml/2006/main">
                  <a:graphicData uri="http://schemas.microsoft.com/office/word/2010/wordprocessingShape">
                    <wps:wsp>
                      <wps:cNvSpPr txBox="1"/>
                      <wps:spPr>
                        <a:xfrm>
                          <a:off x="0" y="0"/>
                          <a:ext cx="1323975" cy="247650"/>
                        </a:xfrm>
                        <a:prstGeom prst="rect">
                          <a:avLst/>
                        </a:prstGeom>
                        <a:solidFill>
                          <a:schemeClr val="lt1"/>
                        </a:solidFill>
                        <a:ln w="6350">
                          <a:noFill/>
                        </a:ln>
                      </wps:spPr>
                      <wps:txbx>
                        <w:txbxContent>
                          <w:p w14:paraId="43EA0B1E" w14:textId="29C4EE50" w:rsidR="007D13AF" w:rsidRPr="00070DC9" w:rsidRDefault="007D13AF" w:rsidP="00070DC9">
                            <w:pPr>
                              <w:ind w:firstLine="0"/>
                              <w:rPr>
                                <w:b/>
                                <w:bCs/>
                              </w:rPr>
                            </w:pPr>
                            <w:r w:rsidRPr="00070DC9">
                              <w:rPr>
                                <w:b/>
                                <w:bCs/>
                              </w:rPr>
                              <w:t>Terminal móvil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E4A7CE" id="Cuadro de texto 6" o:spid="_x0000_s1071" type="#_x0000_t202" style="position:absolute;left:0;text-align:left;margin-left:319.45pt;margin-top:197.75pt;width:104.25pt;height:19.5pt;z-index:2516623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" fillcolor="white [3201]" stroked="f" strokeweight=".5pt">
                <v:textbox>
                  <w:txbxContent>
                    <w:p w14:paraId="43EA0B1E" w14:textId="29C4EE50" w:rsidR="007D13AF" w:rsidRPr="00070DC9" w:rsidRDefault="007D13AF" w:rsidP="00070DC9">
                      <w:pPr>
                        <w:ind w:firstLine="0"/>
                        <w:rPr>
                          <w:b/>
                          <w:bCs/>
                        </w:rPr>
                      </w:pPr>
                      <w:r w:rsidRPr="00070DC9">
                        <w:rPr>
                          <w:b/>
                          <w:bCs/>
                        </w:rPr>
                        <w:t>Terminal móvil</w:t>
                      </w:r>
                    </w:p>
                  </w:txbxContent>
                </v:textbox>
                <w10:wrap anchorx="margin"/>
              </v:shape>
            </w:pict>
          </mc:Fallback>
        </mc:AlternateContent>
      </w:r>
      <w:r w:rsidR="000F5010">
        <w:rPr>
          <w:noProof/>
          <w:lang w:eastAsia="es-ES"/>
        </w:rPr>
        <mc:AlternateContent>
          <mc:Choice Requires="wps">
            <w:drawing>
              <wp:anchor distT="0" distB="0" distL="114300" distR="114300" simplePos="0" relativeHeight="251686912" behindDoc="0" locked="0" layoutInCell="1" allowOverlap="1" wp14:anchorId="77963D47" wp14:editId="37148081">
                <wp:simplePos x="0" y="0"/>
                <wp:positionH relativeFrom="column">
                  <wp:posOffset>1758315</wp:posOffset>
                </wp:positionH>
                <wp:positionV relativeFrom="paragraph">
                  <wp:posOffset>1921510</wp:posOffset>
                </wp:positionV>
                <wp:extent cx="1981200" cy="9525"/>
                <wp:effectExtent l="0" t="95250" r="0" b="104775"/>
                <wp:wrapNone/>
                <wp:docPr id="28" name="Conector recto de flecha 28"/>
                <wp:cNvGraphicFramePr/>
                <a:graphic xmlns:a="http://schemas.openxmlformats.org/drawingml/2006/main">
                  <a:graphicData uri="http://schemas.microsoft.com/office/word/2010/wordprocessingShape">
                    <wps:wsp>
                      <wps:cNvCnPr/>
                      <wps:spPr>
                        <a:xfrm flipV="1">
                          <a:off x="0" y="0"/>
                          <a:ext cx="1981200" cy="9525"/>
                        </a:xfrm>
                        <a:prstGeom prst="straightConnector1">
                          <a:avLst/>
                        </a:prstGeom>
                        <a:ln w="38100">
                          <a:solidFill>
                            <a:schemeClr val="tx2"/>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94FD6B" id="Conector recto de flecha 28" o:spid="_x0000_s1026" type="#_x0000_t32" style="position:absolute;margin-left:138.45pt;margin-top:151.3pt;width:156pt;height:.75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" strokecolor="#44546a [3215]" strokeweight="3pt">
                <v:stroke startarrow="block" endarrow="block" joinstyle="miter"/>
              </v:shape>
            </w:pict>
          </mc:Fallback>
        </mc:AlternateContent>
      </w:r>
      <w:r w:rsidR="000F5010">
        <w:rPr>
          <w:noProof/>
        </w:rPr>
        <w:drawing>
          <wp:anchor distT="0" distB="0" distL="114300" distR="114300" simplePos="0" relativeHeight="251672576" behindDoc="1" locked="0" layoutInCell="1" allowOverlap="1" wp14:anchorId="7582C035" wp14:editId="2E50613C">
            <wp:simplePos x="0" y="0"/>
            <wp:positionH relativeFrom="column">
              <wp:posOffset>4615815</wp:posOffset>
            </wp:positionH>
            <wp:positionV relativeFrom="paragraph">
              <wp:posOffset>1614805</wp:posOffset>
            </wp:positionV>
            <wp:extent cx="438150" cy="203835"/>
            <wp:effectExtent l="0" t="0" r="0" b="571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26524" b="26882"/>
                    <a:stretch/>
                  </pic:blipFill>
                  <pic:spPr bwMode="auto">
                    <a:xfrm>
                      <a:off x="0" y="0"/>
                      <a:ext cx="438150" cy="2038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F5010">
        <w:rPr>
          <w:noProof/>
          <w:lang w:eastAsia="es-ES"/>
        </w:rPr>
        <mc:AlternateContent>
          <mc:Choice Requires="wps">
            <w:drawing>
              <wp:anchor distT="0" distB="0" distL="114300" distR="114300" simplePos="0" relativeHeight="251685888" behindDoc="0" locked="0" layoutInCell="1" allowOverlap="1" wp14:anchorId="688B4F3C" wp14:editId="209875AF">
                <wp:simplePos x="0" y="0"/>
                <wp:positionH relativeFrom="margin">
                  <wp:posOffset>1729740</wp:posOffset>
                </wp:positionH>
                <wp:positionV relativeFrom="paragraph">
                  <wp:posOffset>1226185</wp:posOffset>
                </wp:positionV>
                <wp:extent cx="2171700" cy="247650"/>
                <wp:effectExtent l="0" t="0" r="0" b="0"/>
                <wp:wrapNone/>
                <wp:docPr id="27" name="Cuadro de texto 27"/>
                <wp:cNvGraphicFramePr/>
                <a:graphic xmlns:a="http://schemas.openxmlformats.org/drawingml/2006/main">
                  <a:graphicData uri="http://schemas.microsoft.com/office/word/2010/wordprocessingShape">
                    <wps:wsp>
                      <wps:cNvSpPr txBox="1"/>
                      <wps:spPr>
                        <a:xfrm>
                          <a:off x="0" y="0"/>
                          <a:ext cx="2171700" cy="247650"/>
                        </a:xfrm>
                        <a:prstGeom prst="rect">
                          <a:avLst/>
                        </a:prstGeom>
                        <a:solidFill>
                          <a:schemeClr val="lt1"/>
                        </a:solidFill>
                        <a:ln w="6350">
                          <a:noFill/>
                        </a:ln>
                      </wps:spPr>
                      <wps:txbx>
                        <w:txbxContent>
                          <w:p w14:paraId="2B35E268" w14:textId="3C094799" w:rsidR="007D13AF" w:rsidRPr="00936421" w:rsidRDefault="007D13AF" w:rsidP="00F250BA">
                            <w:pPr>
                              <w:ind w:firstLine="0"/>
                              <w:rPr>
                                <w:rPrChange w:id="1096" w:author="Andrea del Nido García" w:date="2020-05-12T16:16:00Z">
                                  <w:rPr>
                                    <w:b/>
                                    <w:bCs/>
                                  </w:rPr>
                                </w:rPrChange>
                              </w:rPr>
                            </w:pPr>
                            <w:r w:rsidRPr="00936421">
                              <w:rPr>
                                <w:rPrChange w:id="1097" w:author="Andrea del Nido García" w:date="2020-05-12T16:16:00Z">
                                  <w:rPr>
                                    <w:b/>
                                    <w:bCs/>
                                  </w:rPr>
                                </w:rPrChange>
                              </w:rPr>
                              <w:t>Verificación de la clave fijada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8B4F3C" id="Cuadro de texto 27" o:spid="_x0000_s1072" type="#_x0000_t202" style="position:absolute;left:0;text-align:left;margin-left:136.2pt;margin-top:96.55pt;width:171pt;height:19.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" fillcolor="white [3201]" stroked="f" strokeweight=".5pt">
                <v:textbox>
                  <w:txbxContent>
                    <w:p w14:paraId="2B35E268" w14:textId="3C094799" w:rsidR="007D13AF" w:rsidRPr="00936421" w:rsidRDefault="007D13AF" w:rsidP="00F250BA">
                      <w:pPr>
                        <w:ind w:firstLine="0"/>
                        <w:rPr>
                          <w:rPrChange w:id="1098" w:author="Andrea del Nido García" w:date="2020-05-12T16:16:00Z">
                            <w:rPr>
                              <w:b/>
                              <w:bCs/>
                            </w:rPr>
                          </w:rPrChange>
                        </w:rPr>
                      </w:pPr>
                      <w:r w:rsidRPr="00936421">
                        <w:rPr>
                          <w:rPrChange w:id="1099" w:author="Andrea del Nido García" w:date="2020-05-12T16:16:00Z">
                            <w:rPr>
                              <w:b/>
                              <w:bCs/>
                            </w:rPr>
                          </w:rPrChange>
                        </w:rPr>
                        <w:t>Verificación de la clave fijada</w:t>
                      </w:r>
                    </w:p>
                  </w:txbxContent>
                </v:textbox>
                <w10:wrap anchorx="margin"/>
              </v:shape>
            </w:pict>
          </mc:Fallback>
        </mc:AlternateContent>
      </w:r>
      <w:r w:rsidR="000F5010">
        <w:rPr>
          <w:noProof/>
        </w:rPr>
        <mc:AlternateContent>
          <mc:Choice Requires="wps">
            <w:drawing>
              <wp:anchor distT="0" distB="0" distL="114300" distR="114300" simplePos="0" relativeHeight="251669504" behindDoc="0" locked="0" layoutInCell="1" allowOverlap="1" wp14:anchorId="7F9BA762" wp14:editId="1A583966">
                <wp:simplePos x="0" y="0"/>
                <wp:positionH relativeFrom="column">
                  <wp:posOffset>4158615</wp:posOffset>
                </wp:positionH>
                <wp:positionV relativeFrom="paragraph">
                  <wp:posOffset>767080</wp:posOffset>
                </wp:positionV>
                <wp:extent cx="1009650" cy="1181100"/>
                <wp:effectExtent l="0" t="0" r="19050" b="19050"/>
                <wp:wrapNone/>
                <wp:docPr id="12" name="Rectángulo 12"/>
                <wp:cNvGraphicFramePr/>
                <a:graphic xmlns:a="http://schemas.openxmlformats.org/drawingml/2006/main">
                  <a:graphicData uri="http://schemas.microsoft.com/office/word/2010/wordprocessingShape">
                    <wps:wsp>
                      <wps:cNvSpPr/>
                      <wps:spPr>
                        <a:xfrm>
                          <a:off x="0" y="0"/>
                          <a:ext cx="1009650" cy="1181100"/>
                        </a:xfrm>
                        <a:prstGeom prst="rect">
                          <a:avLst/>
                        </a:prstGeom>
                        <a:noFill/>
                        <a:ln w="19050">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66AC28" id="Rectángulo 12" o:spid="_x0000_s1026" style="position:absolute;margin-left:327.45pt;margin-top:60.4pt;width:79.5pt;height:9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" filled="f" strokecolor="#44546a [3215]" strokeweight="1.5pt"/>
            </w:pict>
          </mc:Fallback>
        </mc:AlternateContent>
      </w:r>
      <w:r w:rsidR="000F5010">
        <w:rPr>
          <w:noProof/>
        </w:rPr>
        <w:drawing>
          <wp:anchor distT="0" distB="0" distL="114300" distR="114300" simplePos="0" relativeHeight="251671552" behindDoc="1" locked="0" layoutInCell="1" allowOverlap="1" wp14:anchorId="7A63FC86" wp14:editId="3A849296">
            <wp:simplePos x="0" y="0"/>
            <wp:positionH relativeFrom="column">
              <wp:posOffset>4263390</wp:posOffset>
            </wp:positionH>
            <wp:positionV relativeFrom="paragraph">
              <wp:posOffset>776605</wp:posOffset>
            </wp:positionV>
            <wp:extent cx="771525" cy="771525"/>
            <wp:effectExtent l="0" t="0" r="9525"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5010">
        <w:rPr>
          <w:noProof/>
          <w:lang w:eastAsia="es-ES"/>
        </w:rPr>
        <mc:AlternateContent>
          <mc:Choice Requires="wps">
            <w:drawing>
              <wp:anchor distT="0" distB="0" distL="114300" distR="114300" simplePos="0" relativeHeight="251683840" behindDoc="0" locked="0" layoutInCell="1" allowOverlap="1" wp14:anchorId="00B41C40" wp14:editId="0AF86873">
                <wp:simplePos x="0" y="0"/>
                <wp:positionH relativeFrom="margin">
                  <wp:posOffset>1834515</wp:posOffset>
                </wp:positionH>
                <wp:positionV relativeFrom="paragraph">
                  <wp:posOffset>731520</wp:posOffset>
                </wp:positionV>
                <wp:extent cx="1676400" cy="247650"/>
                <wp:effectExtent l="0" t="0" r="0" b="0"/>
                <wp:wrapNone/>
                <wp:docPr id="26" name="Cuadro de texto 26"/>
                <wp:cNvGraphicFramePr/>
                <a:graphic xmlns:a="http://schemas.openxmlformats.org/drawingml/2006/main">
                  <a:graphicData uri="http://schemas.microsoft.com/office/word/2010/wordprocessingShape">
                    <wps:wsp>
                      <wps:cNvSpPr txBox="1"/>
                      <wps:spPr>
                        <a:xfrm>
                          <a:off x="0" y="0"/>
                          <a:ext cx="1676400" cy="247650"/>
                        </a:xfrm>
                        <a:prstGeom prst="rect">
                          <a:avLst/>
                        </a:prstGeom>
                        <a:solidFill>
                          <a:schemeClr val="lt1"/>
                        </a:solidFill>
                        <a:ln w="6350">
                          <a:noFill/>
                        </a:ln>
                      </wps:spPr>
                      <wps:txbx>
                        <w:txbxContent>
                          <w:p w14:paraId="242F2B2C" w14:textId="43F4F10B" w:rsidR="007D13AF" w:rsidRPr="00936421" w:rsidRDefault="007D13AF" w:rsidP="00476BCA">
                            <w:pPr>
                              <w:ind w:firstLine="0"/>
                              <w:jc w:val="center"/>
                              <w:rPr>
                                <w:rPrChange w:id="1100" w:author="Andrea del Nido García" w:date="2020-05-12T16:16:00Z">
                                  <w:rPr>
                                    <w:b/>
                                    <w:bCs/>
                                  </w:rPr>
                                </w:rPrChange>
                              </w:rPr>
                            </w:pPr>
                            <w:r w:rsidRPr="00936421">
                              <w:rPr>
                                <w:rPrChange w:id="1101" w:author="Andrea del Nido García" w:date="2020-05-12T16:16:00Z">
                                  <w:rPr>
                                    <w:b/>
                                    <w:bCs/>
                                  </w:rPr>
                                </w:rPrChange>
                              </w:rPr>
                              <w:t>Envío de certificado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B41C40" id="Cuadro de texto 26" o:spid="_x0000_s1073" type="#_x0000_t202" style="position:absolute;left:0;text-align:left;margin-left:144.45pt;margin-top:57.6pt;width:132pt;height:19.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" fillcolor="white [3201]" stroked="f" strokeweight=".5pt">
                <v:textbox>
                  <w:txbxContent>
                    <w:p w14:paraId="242F2B2C" w14:textId="43F4F10B" w:rsidR="007D13AF" w:rsidRPr="00936421" w:rsidRDefault="007D13AF" w:rsidP="00476BCA">
                      <w:pPr>
                        <w:ind w:firstLine="0"/>
                        <w:jc w:val="center"/>
                        <w:rPr>
                          <w:rPrChange w:id="1102" w:author="Andrea del Nido García" w:date="2020-05-12T16:16:00Z">
                            <w:rPr>
                              <w:b/>
                              <w:bCs/>
                            </w:rPr>
                          </w:rPrChange>
                        </w:rPr>
                      </w:pPr>
                      <w:r w:rsidRPr="00936421">
                        <w:rPr>
                          <w:rPrChange w:id="1103" w:author="Andrea del Nido García" w:date="2020-05-12T16:16:00Z">
                            <w:rPr>
                              <w:b/>
                              <w:bCs/>
                            </w:rPr>
                          </w:rPrChange>
                        </w:rPr>
                        <w:t>Envío de certificado</w:t>
                      </w:r>
                    </w:p>
                  </w:txbxContent>
                </v:textbox>
                <w10:wrap anchorx="margin"/>
              </v:shape>
            </w:pict>
          </mc:Fallback>
        </mc:AlternateContent>
      </w:r>
      <w:r w:rsidR="000F5010">
        <w:rPr>
          <w:noProof/>
        </w:rPr>
        <w:drawing>
          <wp:anchor distT="0" distB="0" distL="114300" distR="114300" simplePos="0" relativeHeight="251658240" behindDoc="1" locked="0" layoutInCell="1" allowOverlap="1" wp14:anchorId="32FAA4A1" wp14:editId="76CBC317">
            <wp:simplePos x="0" y="0"/>
            <wp:positionH relativeFrom="column">
              <wp:posOffset>3587115</wp:posOffset>
            </wp:positionH>
            <wp:positionV relativeFrom="paragraph">
              <wp:posOffset>280670</wp:posOffset>
            </wp:positionV>
            <wp:extent cx="2152650" cy="2152650"/>
            <wp:effectExtent l="0" t="0" r="0" b="0"/>
            <wp:wrapNone/>
            <wp:docPr id="1" name="Imagen 1" descr="Smartphone-4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martphone-4 ic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52650" cy="2152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5010">
        <w:rPr>
          <w:noProof/>
        </w:rPr>
        <w:drawing>
          <wp:anchor distT="0" distB="0" distL="114300" distR="114300" simplePos="0" relativeHeight="251673600" behindDoc="1" locked="0" layoutInCell="1" allowOverlap="1" wp14:anchorId="6A2D59AB" wp14:editId="020835DB">
            <wp:simplePos x="0" y="0"/>
            <wp:positionH relativeFrom="margin">
              <wp:posOffset>-689610</wp:posOffset>
            </wp:positionH>
            <wp:positionV relativeFrom="paragraph">
              <wp:posOffset>299720</wp:posOffset>
            </wp:positionV>
            <wp:extent cx="2019300" cy="2019300"/>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0800000" flipV="1">
                      <a:off x="0" y="0"/>
                      <a:ext cx="2019300" cy="2019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5010">
        <w:rPr>
          <w:noProof/>
          <w:lang w:eastAsia="es-ES"/>
        </w:rPr>
        <mc:AlternateContent>
          <mc:Choice Requires="wps">
            <w:drawing>
              <wp:anchor distT="0" distB="0" distL="114300" distR="114300" simplePos="0" relativeHeight="251689984" behindDoc="0" locked="0" layoutInCell="1" allowOverlap="1" wp14:anchorId="5DCE6C98" wp14:editId="551E47EC">
                <wp:simplePos x="0" y="0"/>
                <wp:positionH relativeFrom="column">
                  <wp:posOffset>1424940</wp:posOffset>
                </wp:positionH>
                <wp:positionV relativeFrom="paragraph">
                  <wp:posOffset>149860</wp:posOffset>
                </wp:positionV>
                <wp:extent cx="276225" cy="257175"/>
                <wp:effectExtent l="0" t="0" r="28575" b="28575"/>
                <wp:wrapNone/>
                <wp:docPr id="30" name="Rectángulo: esquinas redondeadas 30"/>
                <wp:cNvGraphicFramePr/>
                <a:graphic xmlns:a="http://schemas.openxmlformats.org/drawingml/2006/main">
                  <a:graphicData uri="http://schemas.microsoft.com/office/word/2010/wordprocessingShape">
                    <wps:wsp>
                      <wps:cNvSpPr/>
                      <wps:spPr>
                        <a:xfrm>
                          <a:off x="0" y="0"/>
                          <a:ext cx="276225" cy="257175"/>
                        </a:xfrm>
                        <a:prstGeom prst="roundRect">
                          <a:avLst/>
                        </a:prstGeom>
                        <a:solidFill>
                          <a:schemeClr val="tx2">
                            <a:lumMod val="50000"/>
                          </a:schemeClr>
                        </a:solidFill>
                        <a:ln w="19050">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B87DB5" w14:textId="527B042A" w:rsidR="007D13AF" w:rsidRPr="00B31B31" w:rsidRDefault="007D13AF" w:rsidP="00B31B31">
                            <w:pPr>
                              <w:ind w:firstLine="0"/>
                              <w:jc w:val="center"/>
                              <w:rPr>
                                <w:sz w:val="16"/>
                                <w:szCs w:val="16"/>
                              </w:rPr>
                            </w:pPr>
                            <w:r w:rsidRPr="00B31B31">
                              <w:rPr>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CE6C98" id="Rectángulo: esquinas redondeadas 30" o:spid="_x0000_s1074" style="position:absolute;left:0;text-align:left;margin-left:112.2pt;margin-top:11.8pt;width:21.75pt;height:20.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" fillcolor="#212934 [1615]" strokecolor="#44546a [3215]" strokeweight="1.5pt">
                <v:stroke joinstyle="miter"/>
                <v:textbox>
                  <w:txbxContent>
                    <w:p w14:paraId="2FB87DB5" w14:textId="527B042A" w:rsidR="007D13AF" w:rsidRPr="00B31B31" w:rsidRDefault="007D13AF" w:rsidP="00B31B31">
                      <w:pPr>
                        <w:ind w:firstLine="0"/>
                        <w:jc w:val="center"/>
                        <w:rPr>
                          <w:sz w:val="16"/>
                          <w:szCs w:val="16"/>
                        </w:rPr>
                      </w:pPr>
                      <w:r w:rsidRPr="00B31B31">
                        <w:rPr>
                          <w:sz w:val="20"/>
                          <w:szCs w:val="20"/>
                        </w:rPr>
                        <w:t>1</w:t>
                      </w:r>
                    </w:p>
                  </w:txbxContent>
                </v:textbox>
              </v:roundrect>
            </w:pict>
          </mc:Fallback>
        </mc:AlternateContent>
      </w:r>
      <w:r w:rsidR="000F5010">
        <w:rPr>
          <w:noProof/>
          <w:lang w:eastAsia="es-ES"/>
        </w:rPr>
        <mc:AlternateContent>
          <mc:Choice Requires="wps">
            <w:drawing>
              <wp:anchor distT="0" distB="0" distL="114300" distR="114300" simplePos="0" relativeHeight="251660288" behindDoc="0" locked="0" layoutInCell="1" allowOverlap="1" wp14:anchorId="628AE520" wp14:editId="4B451511">
                <wp:simplePos x="0" y="0"/>
                <wp:positionH relativeFrom="column">
                  <wp:posOffset>-51435</wp:posOffset>
                </wp:positionH>
                <wp:positionV relativeFrom="paragraph">
                  <wp:posOffset>2376805</wp:posOffset>
                </wp:positionV>
                <wp:extent cx="1323975" cy="352425"/>
                <wp:effectExtent l="0" t="0" r="9525" b="9525"/>
                <wp:wrapNone/>
                <wp:docPr id="5" name="Cuadro de texto 5"/>
                <wp:cNvGraphicFramePr/>
                <a:graphic xmlns:a="http://schemas.openxmlformats.org/drawingml/2006/main">
                  <a:graphicData uri="http://schemas.microsoft.com/office/word/2010/wordprocessingShape">
                    <wps:wsp>
                      <wps:cNvSpPr txBox="1"/>
                      <wps:spPr>
                        <a:xfrm>
                          <a:off x="0" y="0"/>
                          <a:ext cx="1323975" cy="352425"/>
                        </a:xfrm>
                        <a:prstGeom prst="rect">
                          <a:avLst/>
                        </a:prstGeom>
                        <a:solidFill>
                          <a:schemeClr val="lt1"/>
                        </a:solidFill>
                        <a:ln w="6350">
                          <a:noFill/>
                        </a:ln>
                      </wps:spPr>
                      <wps:txbx>
                        <w:txbxContent>
                          <w:p w14:paraId="77EEE0CA" w14:textId="7D63778C" w:rsidR="007D13AF" w:rsidRPr="00070DC9" w:rsidRDefault="007D13AF">
                            <w:pPr>
                              <w:rPr>
                                <w:b/>
                                <w:bCs/>
                              </w:rPr>
                            </w:pPr>
                            <w:r w:rsidRPr="00070DC9">
                              <w:rPr>
                                <w:b/>
                                <w:bCs/>
                              </w:rPr>
                              <w:t>Servidor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8AE520" id="Cuadro de texto 5" o:spid="_x0000_s1075" type="#_x0000_t202" style="position:absolute;left:0;text-align:left;margin-left:-4.05pt;margin-top:187.15pt;width:104.25pt;height:27.7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" fillcolor="white [3201]" stroked="f" strokeweight=".5pt">
                <v:textbox>
                  <w:txbxContent>
                    <w:p w14:paraId="77EEE0CA" w14:textId="7D63778C" w:rsidR="007D13AF" w:rsidRPr="00070DC9" w:rsidRDefault="007D13AF">
                      <w:pPr>
                        <w:rPr>
                          <w:b/>
                          <w:bCs/>
                        </w:rPr>
                      </w:pPr>
                      <w:r w:rsidRPr="00070DC9">
                        <w:rPr>
                          <w:b/>
                          <w:bCs/>
                        </w:rPr>
                        <w:t>Servidor</w:t>
                      </w:r>
                    </w:p>
                  </w:txbxContent>
                </v:textbox>
              </v:shape>
            </w:pict>
          </mc:Fallback>
        </mc:AlternateContent>
      </w:r>
    </w:p>
    <w:p w14:paraId="162BA664" w14:textId="6364F72C" w:rsidR="001F2B5F" w:rsidRDefault="00DE773B">
      <w:pPr>
        <w:rPr>
          <w:lang w:eastAsia="es-ES"/>
        </w:rPr>
      </w:pPr>
      <w:r>
        <w:rPr>
          <w:noProof/>
        </w:rPr>
        <mc:AlternateContent>
          <mc:Choice Requires="wps">
            <w:drawing>
              <wp:anchor distT="0" distB="0" distL="114300" distR="114300" simplePos="0" relativeHeight="251678720" behindDoc="0" locked="0" layoutInCell="1" allowOverlap="1" wp14:anchorId="6AAC2051" wp14:editId="6FB6169B">
                <wp:simplePos x="0" y="0"/>
                <wp:positionH relativeFrom="column">
                  <wp:posOffset>1567815</wp:posOffset>
                </wp:positionH>
                <wp:positionV relativeFrom="paragraph">
                  <wp:posOffset>188595</wp:posOffset>
                </wp:positionV>
                <wp:extent cx="2162175" cy="0"/>
                <wp:effectExtent l="0" t="95250" r="0" b="95250"/>
                <wp:wrapNone/>
                <wp:docPr id="22" name="Conector recto de flecha 22"/>
                <wp:cNvGraphicFramePr/>
                <a:graphic xmlns:a="http://schemas.openxmlformats.org/drawingml/2006/main">
                  <a:graphicData uri="http://schemas.microsoft.com/office/word/2010/wordprocessingShape">
                    <wps:wsp>
                      <wps:cNvCnPr/>
                      <wps:spPr>
                        <a:xfrm flipH="1">
                          <a:off x="0" y="0"/>
                          <a:ext cx="2162175" cy="0"/>
                        </a:xfrm>
                        <a:prstGeom prst="straightConnector1">
                          <a:avLst/>
                        </a:prstGeom>
                        <a:ln w="38100">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EAFAC8" id="Conector recto de flecha 22" o:spid="_x0000_s1026" type="#_x0000_t32" style="position:absolute;margin-left:123.45pt;margin-top:14.85pt;width:170.25pt;height:0;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" strokecolor="#44546a [3215]" strokeweight="3pt">
                <v:stroke endarrow="block" joinstyle="miter"/>
              </v:shape>
            </w:pict>
          </mc:Fallback>
        </mc:AlternateContent>
      </w:r>
    </w:p>
    <w:p w14:paraId="105D2797" w14:textId="44CCD886" w:rsidR="001F2B5F" w:rsidRDefault="00B303D1">
      <w:pPr>
        <w:rPr>
          <w:lang w:eastAsia="es-ES"/>
        </w:rPr>
      </w:pPr>
      <w:r>
        <w:rPr>
          <w:noProof/>
          <w:lang w:eastAsia="es-ES"/>
        </w:rPr>
        <mc:AlternateContent>
          <mc:Choice Requires="wps">
            <w:drawing>
              <wp:anchor distT="0" distB="0" distL="114300" distR="114300" simplePos="0" relativeHeight="251698176" behindDoc="0" locked="0" layoutInCell="1" allowOverlap="1" wp14:anchorId="19AC4E26" wp14:editId="00A1526F">
                <wp:simplePos x="0" y="0"/>
                <wp:positionH relativeFrom="column">
                  <wp:posOffset>1447800</wp:posOffset>
                </wp:positionH>
                <wp:positionV relativeFrom="paragraph">
                  <wp:posOffset>27305</wp:posOffset>
                </wp:positionV>
                <wp:extent cx="276225" cy="257175"/>
                <wp:effectExtent l="0" t="0" r="28575" b="28575"/>
                <wp:wrapNone/>
                <wp:docPr id="34" name="Rectángulo: esquinas redondeadas 34"/>
                <wp:cNvGraphicFramePr/>
                <a:graphic xmlns:a="http://schemas.openxmlformats.org/drawingml/2006/main">
                  <a:graphicData uri="http://schemas.microsoft.com/office/word/2010/wordprocessingShape">
                    <wps:wsp>
                      <wps:cNvSpPr/>
                      <wps:spPr>
                        <a:xfrm>
                          <a:off x="0" y="0"/>
                          <a:ext cx="276225" cy="257175"/>
                        </a:xfrm>
                        <a:prstGeom prst="roundRect">
                          <a:avLst/>
                        </a:prstGeom>
                        <a:solidFill>
                          <a:schemeClr val="tx2">
                            <a:lumMod val="50000"/>
                          </a:schemeClr>
                        </a:solidFill>
                        <a:ln w="19050">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7C88DA" w14:textId="0433CC0E" w:rsidR="007D13AF" w:rsidRPr="00B31B31" w:rsidRDefault="007D13AF" w:rsidP="00B31B31">
                            <w:pPr>
                              <w:ind w:firstLine="0"/>
                              <w:jc w:val="center"/>
                              <w:rPr>
                                <w:sz w:val="16"/>
                                <w:szCs w:val="16"/>
                              </w:rPr>
                            </w:pPr>
                            <w:r w:rsidRPr="00B31B31">
                              <w:rPr>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AC4E26" id="Rectángulo: esquinas redondeadas 34" o:spid="_x0000_s1076" style="position:absolute;left:0;text-align:left;margin-left:114pt;margin-top:2.15pt;width:21.75pt;height:20.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" fillcolor="#212934 [1615]" strokecolor="#44546a [3215]" strokeweight="1.5pt">
                <v:stroke joinstyle="miter"/>
                <v:textbox>
                  <w:txbxContent>
                    <w:p w14:paraId="277C88DA" w14:textId="0433CC0E" w:rsidR="007D13AF" w:rsidRPr="00B31B31" w:rsidRDefault="007D13AF" w:rsidP="00B31B31">
                      <w:pPr>
                        <w:ind w:firstLine="0"/>
                        <w:jc w:val="center"/>
                        <w:rPr>
                          <w:sz w:val="16"/>
                          <w:szCs w:val="16"/>
                        </w:rPr>
                      </w:pPr>
                      <w:r w:rsidRPr="00B31B31">
                        <w:rPr>
                          <w:sz w:val="20"/>
                          <w:szCs w:val="20"/>
                        </w:rPr>
                        <w:t>2</w:t>
                      </w:r>
                    </w:p>
                  </w:txbxContent>
                </v:textbox>
              </v:roundrect>
            </w:pict>
          </mc:Fallback>
        </mc:AlternateContent>
      </w:r>
    </w:p>
    <w:p w14:paraId="70580EE4" w14:textId="48E92E84" w:rsidR="001F2B5F" w:rsidRDefault="00ED08E6">
      <w:pPr>
        <w:rPr>
          <w:lang w:eastAsia="es-ES"/>
        </w:rPr>
      </w:pPr>
      <w:r>
        <w:rPr>
          <w:noProof/>
          <w:lang w:eastAsia="es-ES"/>
        </w:rPr>
        <mc:AlternateContent>
          <mc:Choice Requires="wps">
            <w:drawing>
              <wp:anchor distT="0" distB="0" distL="114300" distR="114300" simplePos="0" relativeHeight="251700224" behindDoc="0" locked="0" layoutInCell="1" allowOverlap="1" wp14:anchorId="708BD1CE" wp14:editId="61676FEE">
                <wp:simplePos x="0" y="0"/>
                <wp:positionH relativeFrom="column">
                  <wp:posOffset>1463040</wp:posOffset>
                </wp:positionH>
                <wp:positionV relativeFrom="paragraph">
                  <wp:posOffset>201930</wp:posOffset>
                </wp:positionV>
                <wp:extent cx="276225" cy="266700"/>
                <wp:effectExtent l="0" t="0" r="28575" b="19050"/>
                <wp:wrapNone/>
                <wp:docPr id="35" name="Rectángulo: esquinas redondeadas 35"/>
                <wp:cNvGraphicFramePr/>
                <a:graphic xmlns:a="http://schemas.openxmlformats.org/drawingml/2006/main">
                  <a:graphicData uri="http://schemas.microsoft.com/office/word/2010/wordprocessingShape">
                    <wps:wsp>
                      <wps:cNvSpPr/>
                      <wps:spPr>
                        <a:xfrm>
                          <a:off x="0" y="0"/>
                          <a:ext cx="276225" cy="266700"/>
                        </a:xfrm>
                        <a:prstGeom prst="roundRect">
                          <a:avLst/>
                        </a:prstGeom>
                        <a:solidFill>
                          <a:schemeClr val="tx2">
                            <a:lumMod val="50000"/>
                          </a:schemeClr>
                        </a:solidFill>
                        <a:ln w="19050">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E22E19" w14:textId="5DBBC8E2" w:rsidR="007D13AF" w:rsidRPr="00B31B31" w:rsidRDefault="007D13AF" w:rsidP="00B31B31">
                            <w:pPr>
                              <w:ind w:firstLine="0"/>
                              <w:jc w:val="center"/>
                              <w:rPr>
                                <w:sz w:val="16"/>
                                <w:szCs w:val="16"/>
                              </w:rPr>
                            </w:pPr>
                            <w:r w:rsidRPr="00B31B31">
                              <w:rPr>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8BD1CE" id="Rectángulo: esquinas redondeadas 35" o:spid="_x0000_s1077" style="position:absolute;left:0;text-align:left;margin-left:115.2pt;margin-top:15.9pt;width:21.75pt;height:2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" fillcolor="#212934 [1615]" strokecolor="#44546a [3215]" strokeweight="1.5pt">
                <v:stroke joinstyle="miter"/>
                <v:textbox>
                  <w:txbxContent>
                    <w:p w14:paraId="21E22E19" w14:textId="5DBBC8E2" w:rsidR="007D13AF" w:rsidRPr="00B31B31" w:rsidRDefault="007D13AF" w:rsidP="00B31B31">
                      <w:pPr>
                        <w:ind w:firstLine="0"/>
                        <w:jc w:val="center"/>
                        <w:rPr>
                          <w:sz w:val="16"/>
                          <w:szCs w:val="16"/>
                        </w:rPr>
                      </w:pPr>
                      <w:r w:rsidRPr="00B31B31">
                        <w:rPr>
                          <w:sz w:val="20"/>
                          <w:szCs w:val="20"/>
                        </w:rPr>
                        <w:t>3</w:t>
                      </w:r>
                    </w:p>
                  </w:txbxContent>
                </v:textbox>
              </v:roundrect>
            </w:pict>
          </mc:Fallback>
        </mc:AlternateContent>
      </w:r>
    </w:p>
    <w:p w14:paraId="207116AE" w14:textId="448E67D4" w:rsidR="001F2B5F" w:rsidRDefault="00504953">
      <w:pPr>
        <w:rPr>
          <w:lang w:eastAsia="es-ES"/>
        </w:rPr>
      </w:pPr>
      <w:r>
        <w:rPr>
          <w:noProof/>
          <w:lang w:eastAsia="es-ES"/>
        </w:rPr>
        <mc:AlternateContent>
          <mc:Choice Requires="wps">
            <w:drawing>
              <wp:anchor distT="0" distB="0" distL="114300" distR="114300" simplePos="0" relativeHeight="251668480" behindDoc="0" locked="0" layoutInCell="1" allowOverlap="1" wp14:anchorId="45371EF7" wp14:editId="3B0E0A1C">
                <wp:simplePos x="0" y="0"/>
                <wp:positionH relativeFrom="page">
                  <wp:posOffset>6838492</wp:posOffset>
                </wp:positionH>
                <wp:positionV relativeFrom="paragraph">
                  <wp:posOffset>181980</wp:posOffset>
                </wp:positionV>
                <wp:extent cx="533400" cy="333375"/>
                <wp:effectExtent l="0" t="0" r="0" b="9525"/>
                <wp:wrapNone/>
                <wp:docPr id="11" name="Cuadro de texto 11"/>
                <wp:cNvGraphicFramePr/>
                <a:graphic xmlns:a="http://schemas.openxmlformats.org/drawingml/2006/main">
                  <a:graphicData uri="http://schemas.microsoft.com/office/word/2010/wordprocessingShape">
                    <wps:wsp>
                      <wps:cNvSpPr txBox="1"/>
                      <wps:spPr>
                        <a:xfrm>
                          <a:off x="0" y="0"/>
                          <a:ext cx="533400" cy="333375"/>
                        </a:xfrm>
                        <a:prstGeom prst="rect">
                          <a:avLst/>
                        </a:prstGeom>
                        <a:solidFill>
                          <a:schemeClr val="lt1"/>
                        </a:solidFill>
                        <a:ln w="6350">
                          <a:noFill/>
                        </a:ln>
                      </wps:spPr>
                      <wps:txbx>
                        <w:txbxContent>
                          <w:p w14:paraId="1D53116B" w14:textId="118278A0" w:rsidR="007D13AF" w:rsidRPr="00070DC9" w:rsidRDefault="007D13AF" w:rsidP="001C01F0">
                            <w:pPr>
                              <w:ind w:firstLine="0"/>
                              <w:rPr>
                                <w:b/>
                                <w:bCs/>
                              </w:rPr>
                            </w:pPr>
                            <w:r w:rsidRPr="00070DC9">
                              <w:rPr>
                                <w:b/>
                                <w:bCs/>
                              </w:rPr>
                              <w:t>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371EF7" id="Cuadro de texto 11" o:spid="_x0000_s1078" type="#_x0000_t202" style="position:absolute;left:0;text-align:left;margin-left:538.45pt;margin-top:14.35pt;width:42pt;height:26.2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" fillcolor="white [3201]" stroked="f" strokeweight=".5pt">
                <v:textbox>
                  <w:txbxContent>
                    <w:p w14:paraId="1D53116B" w14:textId="118278A0" w:rsidR="007D13AF" w:rsidRPr="00070DC9" w:rsidRDefault="007D13AF" w:rsidP="001C01F0">
                      <w:pPr>
                        <w:ind w:firstLine="0"/>
                        <w:rPr>
                          <w:b/>
                          <w:bCs/>
                        </w:rPr>
                      </w:pPr>
                      <w:r w:rsidRPr="00070DC9">
                        <w:rPr>
                          <w:b/>
                          <w:bCs/>
                        </w:rPr>
                        <w:t>App</w:t>
                      </w:r>
                    </w:p>
                  </w:txbxContent>
                </v:textbox>
                <w10:wrap anchorx="page"/>
              </v:shape>
            </w:pict>
          </mc:Fallback>
        </mc:AlternateContent>
      </w:r>
      <w:r>
        <w:rPr>
          <w:noProof/>
          <w:lang w:eastAsia="es-ES"/>
        </w:rPr>
        <mc:AlternateContent>
          <mc:Choice Requires="wps">
            <w:drawing>
              <wp:anchor distT="0" distB="0" distL="114300" distR="114300" simplePos="0" relativeHeight="251732992" behindDoc="0" locked="0" layoutInCell="1" allowOverlap="1" wp14:anchorId="615E5FD5" wp14:editId="327F04FF">
                <wp:simplePos x="0" y="0"/>
                <wp:positionH relativeFrom="column">
                  <wp:posOffset>4933463</wp:posOffset>
                </wp:positionH>
                <wp:positionV relativeFrom="paragraph">
                  <wp:posOffset>94555</wp:posOffset>
                </wp:positionV>
                <wp:extent cx="876300" cy="223284"/>
                <wp:effectExtent l="0" t="95250" r="38100" b="100965"/>
                <wp:wrapNone/>
                <wp:docPr id="71" name="Conector: angular 71"/>
                <wp:cNvGraphicFramePr/>
                <a:graphic xmlns:a="http://schemas.openxmlformats.org/drawingml/2006/main">
                  <a:graphicData uri="http://schemas.microsoft.com/office/word/2010/wordprocessingShape">
                    <wps:wsp>
                      <wps:cNvCnPr/>
                      <wps:spPr>
                        <a:xfrm flipH="1" flipV="1">
                          <a:off x="0" y="0"/>
                          <a:ext cx="876300" cy="223284"/>
                        </a:xfrm>
                        <a:prstGeom prst="bentConnector3">
                          <a:avLst/>
                        </a:prstGeom>
                        <a:ln w="38100">
                          <a:solidFill>
                            <a:schemeClr val="tx2"/>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w14:anchorId="1D7096FF"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71" o:spid="_x0000_s1026" type="#_x0000_t34" style="position:absolute;margin-left:388.45pt;margin-top:7.45pt;width:69pt;height:17.6pt;flip:x y;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" strokecolor="#44546a [3215]" strokeweight="3pt">
                <v:stroke startarrow="block" endarrow="block"/>
              </v:shape>
            </w:pict>
          </mc:Fallback>
        </mc:AlternateContent>
      </w:r>
      <w:r w:rsidR="00F250BA">
        <w:rPr>
          <w:noProof/>
          <w:lang w:eastAsia="es-ES"/>
        </w:rPr>
        <mc:AlternateContent>
          <mc:Choice Requires="wps">
            <w:drawing>
              <wp:anchor distT="0" distB="0" distL="114300" distR="114300" simplePos="0" relativeHeight="251688960" behindDoc="0" locked="0" layoutInCell="1" allowOverlap="1" wp14:anchorId="35AD50DF" wp14:editId="2ECDEC27">
                <wp:simplePos x="0" y="0"/>
                <wp:positionH relativeFrom="margin">
                  <wp:posOffset>1771650</wp:posOffset>
                </wp:positionH>
                <wp:positionV relativeFrom="paragraph">
                  <wp:posOffset>238125</wp:posOffset>
                </wp:positionV>
                <wp:extent cx="2171700" cy="247650"/>
                <wp:effectExtent l="0" t="0" r="0" b="0"/>
                <wp:wrapNone/>
                <wp:docPr id="29" name="Cuadro de texto 29"/>
                <wp:cNvGraphicFramePr/>
                <a:graphic xmlns:a="http://schemas.openxmlformats.org/drawingml/2006/main">
                  <a:graphicData uri="http://schemas.microsoft.com/office/word/2010/wordprocessingShape">
                    <wps:wsp>
                      <wps:cNvSpPr txBox="1"/>
                      <wps:spPr>
                        <a:xfrm>
                          <a:off x="0" y="0"/>
                          <a:ext cx="2171700" cy="247650"/>
                        </a:xfrm>
                        <a:prstGeom prst="rect">
                          <a:avLst/>
                        </a:prstGeom>
                        <a:solidFill>
                          <a:schemeClr val="lt1"/>
                        </a:solidFill>
                        <a:ln w="6350">
                          <a:noFill/>
                        </a:ln>
                      </wps:spPr>
                      <wps:txbx>
                        <w:txbxContent>
                          <w:p w14:paraId="1C02A4D9" w14:textId="0FBBFB06" w:rsidR="007D13AF" w:rsidRPr="00936421" w:rsidRDefault="007D13AF" w:rsidP="00F250BA">
                            <w:pPr>
                              <w:ind w:firstLine="0"/>
                              <w:rPr>
                                <w:rPrChange w:id="1104" w:author="Andrea del Nido García" w:date="2020-05-12T16:16:00Z">
                                  <w:rPr>
                                    <w:b/>
                                    <w:bCs/>
                                  </w:rPr>
                                </w:rPrChange>
                              </w:rPr>
                            </w:pPr>
                            <w:r w:rsidRPr="00936421">
                              <w:rPr>
                                <w:rPrChange w:id="1105" w:author="Andrea del Nido García" w:date="2020-05-12T16:16:00Z">
                                  <w:rPr>
                                    <w:b/>
                                    <w:bCs/>
                                  </w:rPr>
                                </w:rPrChange>
                              </w:rPr>
                              <w:t>Comienzo de la comunicación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AD50DF" id="Cuadro de texto 29" o:spid="_x0000_s1079" type="#_x0000_t202" style="position:absolute;left:0;text-align:left;margin-left:139.5pt;margin-top:18.75pt;width:171pt;height:19.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" fillcolor="white [3201]" stroked="f" strokeweight=".5pt">
                <v:textbox>
                  <w:txbxContent>
                    <w:p w14:paraId="1C02A4D9" w14:textId="0FBBFB06" w:rsidR="007D13AF" w:rsidRPr="00936421" w:rsidRDefault="007D13AF" w:rsidP="00F250BA">
                      <w:pPr>
                        <w:ind w:firstLine="0"/>
                        <w:rPr>
                          <w:rPrChange w:id="1106" w:author="Andrea del Nido García" w:date="2020-05-12T16:16:00Z">
                            <w:rPr>
                              <w:b/>
                              <w:bCs/>
                            </w:rPr>
                          </w:rPrChange>
                        </w:rPr>
                      </w:pPr>
                      <w:r w:rsidRPr="00936421">
                        <w:rPr>
                          <w:rPrChange w:id="1107" w:author="Andrea del Nido García" w:date="2020-05-12T16:16:00Z">
                            <w:rPr>
                              <w:b/>
                              <w:bCs/>
                            </w:rPr>
                          </w:rPrChange>
                        </w:rPr>
                        <w:t>Comienzo de la comunicación</w:t>
                      </w:r>
                    </w:p>
                  </w:txbxContent>
                </v:textbox>
                <w10:wrap anchorx="margin"/>
              </v:shape>
            </w:pict>
          </mc:Fallback>
        </mc:AlternateContent>
      </w:r>
    </w:p>
    <w:p w14:paraId="1AE59763" w14:textId="26320702" w:rsidR="001F2B5F" w:rsidRDefault="00504953">
      <w:pPr>
        <w:tabs>
          <w:tab w:val="left" w:pos="1140"/>
        </w:tabs>
        <w:rPr>
          <w:lang w:eastAsia="es-ES"/>
        </w:rPr>
      </w:pPr>
      <w:r>
        <w:rPr>
          <w:noProof/>
          <w:lang w:eastAsia="es-ES"/>
        </w:rPr>
        <mc:AlternateContent>
          <mc:Choice Requires="wps">
            <w:drawing>
              <wp:anchor distT="0" distB="0" distL="114300" distR="114300" simplePos="0" relativeHeight="251734016" behindDoc="0" locked="0" layoutInCell="1" allowOverlap="1" wp14:anchorId="2E0DE7AA" wp14:editId="74CEEDBC">
                <wp:simplePos x="0" y="0"/>
                <wp:positionH relativeFrom="column">
                  <wp:posOffset>3413006</wp:posOffset>
                </wp:positionH>
                <wp:positionV relativeFrom="paragraph">
                  <wp:posOffset>146389</wp:posOffset>
                </wp:positionV>
                <wp:extent cx="961360" cy="1146957"/>
                <wp:effectExtent l="38100" t="95250" r="0" b="110490"/>
                <wp:wrapNone/>
                <wp:docPr id="72" name="Conector: angular 72"/>
                <wp:cNvGraphicFramePr/>
                <a:graphic xmlns:a="http://schemas.openxmlformats.org/drawingml/2006/main">
                  <a:graphicData uri="http://schemas.microsoft.com/office/word/2010/wordprocessingShape">
                    <wps:wsp>
                      <wps:cNvCnPr/>
                      <wps:spPr>
                        <a:xfrm flipH="1">
                          <a:off x="0" y="0"/>
                          <a:ext cx="961360" cy="1146957"/>
                        </a:xfrm>
                        <a:prstGeom prst="bentConnector3">
                          <a:avLst/>
                        </a:prstGeom>
                        <a:ln w="38100">
                          <a:solidFill>
                            <a:schemeClr val="tx2"/>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09F063" id="Conector: angular 72" o:spid="_x0000_s1026" type="#_x0000_t34" style="position:absolute;margin-left:268.75pt;margin-top:11.55pt;width:75.7pt;height:90.3pt;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" strokecolor="#44546a [3215]" strokeweight="3pt">
                <v:stroke startarrow="block" endarrow="block"/>
              </v:shape>
            </w:pict>
          </mc:Fallback>
        </mc:AlternateContent>
      </w:r>
      <w:r w:rsidR="00731EB4">
        <w:rPr>
          <w:lang w:eastAsia="es-ES"/>
        </w:rPr>
        <w:tab/>
      </w:r>
    </w:p>
    <w:p w14:paraId="53300957" w14:textId="219B9B8B" w:rsidR="001F2B5F" w:rsidRDefault="001F2B5F">
      <w:pPr>
        <w:rPr>
          <w:lang w:eastAsia="es-ES"/>
        </w:rPr>
      </w:pPr>
    </w:p>
    <w:p w14:paraId="4CACCB64" w14:textId="3986EDEA" w:rsidR="001F2B5F" w:rsidRPr="00E41426" w:rsidRDefault="00504953">
      <w:pPr>
        <w:rPr>
          <w:lang w:eastAsia="es-ES"/>
        </w:rPr>
      </w:pPr>
      <w:r>
        <w:rPr>
          <w:noProof/>
        </w:rPr>
        <w:drawing>
          <wp:anchor distT="0" distB="0" distL="114300" distR="114300" simplePos="0" relativeHeight="251675648" behindDoc="1" locked="0" layoutInCell="1" allowOverlap="1" wp14:anchorId="6DFEC83F" wp14:editId="762BB4B0">
            <wp:simplePos x="0" y="0"/>
            <wp:positionH relativeFrom="column">
              <wp:posOffset>2364813</wp:posOffset>
            </wp:positionH>
            <wp:positionV relativeFrom="paragraph">
              <wp:posOffset>15624</wp:posOffset>
            </wp:positionV>
            <wp:extent cx="1076325" cy="1076325"/>
            <wp:effectExtent l="0" t="0" r="0" b="952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anchor>
        </w:drawing>
      </w:r>
    </w:p>
    <w:p w14:paraId="08B33DBF" w14:textId="7A20FFF3" w:rsidR="004D6F12" w:rsidRDefault="004D6F12">
      <w:pPr>
        <w:rPr>
          <w:lang w:eastAsia="es-ES"/>
        </w:rPr>
      </w:pPr>
    </w:p>
    <w:p w14:paraId="5A6EE5CC" w14:textId="06DE0640" w:rsidR="004760D6" w:rsidRDefault="004760D6">
      <w:pPr>
        <w:rPr>
          <w:lang w:eastAsia="es-ES"/>
        </w:rPr>
      </w:pPr>
    </w:p>
    <w:p w14:paraId="74BAFEA1" w14:textId="0EA277AE" w:rsidR="004760D6" w:rsidRDefault="00504953">
      <w:pPr>
        <w:rPr>
          <w:lang w:eastAsia="es-ES"/>
        </w:rPr>
      </w:pPr>
      <w:r>
        <w:rPr>
          <w:noProof/>
          <w:lang w:eastAsia="es-ES"/>
        </w:rPr>
        <mc:AlternateContent>
          <mc:Choice Requires="wps">
            <w:drawing>
              <wp:anchor distT="0" distB="0" distL="114300" distR="114300" simplePos="0" relativeHeight="251677696" behindDoc="0" locked="0" layoutInCell="1" allowOverlap="1" wp14:anchorId="41E22FB2" wp14:editId="29169351">
                <wp:simplePos x="0" y="0"/>
                <wp:positionH relativeFrom="margin">
                  <wp:posOffset>2364813</wp:posOffset>
                </wp:positionH>
                <wp:positionV relativeFrom="paragraph">
                  <wp:posOffset>86744</wp:posOffset>
                </wp:positionV>
                <wp:extent cx="1038225" cy="247650"/>
                <wp:effectExtent l="0" t="0" r="9525" b="0"/>
                <wp:wrapNone/>
                <wp:docPr id="21" name="Cuadro de texto 21"/>
                <wp:cNvGraphicFramePr/>
                <a:graphic xmlns:a="http://schemas.openxmlformats.org/drawingml/2006/main">
                  <a:graphicData uri="http://schemas.microsoft.com/office/word/2010/wordprocessingShape">
                    <wps:wsp>
                      <wps:cNvSpPr txBox="1"/>
                      <wps:spPr>
                        <a:xfrm>
                          <a:off x="0" y="0"/>
                          <a:ext cx="1038225" cy="247650"/>
                        </a:xfrm>
                        <a:prstGeom prst="rect">
                          <a:avLst/>
                        </a:prstGeom>
                        <a:solidFill>
                          <a:schemeClr val="lt1"/>
                        </a:solidFill>
                        <a:ln w="6350">
                          <a:noFill/>
                        </a:ln>
                      </wps:spPr>
                      <wps:txbx>
                        <w:txbxContent>
                          <w:p w14:paraId="7EB5EE70" w14:textId="10C979DA" w:rsidR="007D13AF" w:rsidRPr="00070DC9" w:rsidRDefault="007D13AF" w:rsidP="00375A2C">
                            <w:pPr>
                              <w:ind w:firstLine="0"/>
                              <w:jc w:val="center"/>
                              <w:rPr>
                                <w:b/>
                                <w:bCs/>
                              </w:rPr>
                            </w:pPr>
                            <w:r>
                              <w:rPr>
                                <w:b/>
                                <w:bCs/>
                              </w:rPr>
                              <w:t>Certificado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22FB2" id="Cuadro de texto 21" o:spid="_x0000_s1080" type="#_x0000_t202" style="position:absolute;left:0;text-align:left;margin-left:186.2pt;margin-top:6.85pt;width:81.75pt;height:19.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" fillcolor="white [3201]" stroked="f" strokeweight=".5pt">
                <v:textbox>
                  <w:txbxContent>
                    <w:p w14:paraId="7EB5EE70" w14:textId="10C979DA" w:rsidR="007D13AF" w:rsidRPr="00070DC9" w:rsidRDefault="007D13AF" w:rsidP="00375A2C">
                      <w:pPr>
                        <w:ind w:firstLine="0"/>
                        <w:jc w:val="center"/>
                        <w:rPr>
                          <w:b/>
                          <w:bCs/>
                        </w:rPr>
                      </w:pPr>
                      <w:r>
                        <w:rPr>
                          <w:b/>
                          <w:bCs/>
                        </w:rPr>
                        <w:t>Certificado</w:t>
                      </w:r>
                    </w:p>
                  </w:txbxContent>
                </v:textbox>
                <w10:wrap anchorx="margin"/>
              </v:shape>
            </w:pict>
          </mc:Fallback>
        </mc:AlternateContent>
      </w:r>
    </w:p>
    <w:p w14:paraId="3F6B9DEA" w14:textId="0739983D" w:rsidR="004760D6" w:rsidRDefault="00504953">
      <w:pPr>
        <w:rPr>
          <w:lang w:eastAsia="es-ES"/>
        </w:rPr>
      </w:pPr>
      <w:r>
        <w:rPr>
          <w:noProof/>
        </w:rPr>
        <mc:AlternateContent>
          <mc:Choice Requires="wps">
            <w:drawing>
              <wp:anchor distT="0" distB="0" distL="114300" distR="114300" simplePos="0" relativeHeight="251704320" behindDoc="1" locked="0" layoutInCell="1" allowOverlap="1" wp14:anchorId="61285AE3" wp14:editId="1C2EFC67">
                <wp:simplePos x="0" y="0"/>
                <wp:positionH relativeFrom="margin">
                  <wp:align>center</wp:align>
                </wp:positionH>
                <wp:positionV relativeFrom="paragraph">
                  <wp:posOffset>182880</wp:posOffset>
                </wp:positionV>
                <wp:extent cx="2409825" cy="635"/>
                <wp:effectExtent l="0" t="0" r="9525" b="6985"/>
                <wp:wrapNone/>
                <wp:docPr id="43" name="Cuadro de texto 43"/>
                <wp:cNvGraphicFramePr/>
                <a:graphic xmlns:a="http://schemas.openxmlformats.org/drawingml/2006/main">
                  <a:graphicData uri="http://schemas.microsoft.com/office/word/2010/wordprocessingShape">
                    <wps:wsp>
                      <wps:cNvSpPr txBox="1"/>
                      <wps:spPr>
                        <a:xfrm>
                          <a:off x="0" y="0"/>
                          <a:ext cx="2409825" cy="635"/>
                        </a:xfrm>
                        <a:prstGeom prst="rect">
                          <a:avLst/>
                        </a:prstGeom>
                        <a:solidFill>
                          <a:prstClr val="white"/>
                        </a:solidFill>
                        <a:ln>
                          <a:noFill/>
                        </a:ln>
                      </wps:spPr>
                      <wps:txbx>
                        <w:txbxContent>
                          <w:p w14:paraId="28FF0C31" w14:textId="58B25DB3" w:rsidR="007D13AF" w:rsidRPr="009877C1" w:rsidRDefault="007D13AF" w:rsidP="00A84F9A">
                            <w:pPr>
                              <w:pStyle w:val="Descripcin"/>
                              <w:rPr>
                                <w:rFonts w:ascii="Arial" w:hAnsi="Arial"/>
                                <w:noProof/>
                              </w:rPr>
                            </w:pPr>
                            <w:bookmarkStart w:id="1108" w:name="_Toc40179344"/>
                            <w:r>
                              <w:t xml:space="preserve">Figura </w:t>
                            </w:r>
                            <w:ins w:id="1109" w:author="Andrea del Nido García" w:date="2020-05-12T16:45:00Z">
                              <w:r>
                                <w:fldChar w:fldCharType="begin"/>
                              </w:r>
                              <w:r>
                                <w:instrText xml:space="preserve"> STYLEREF 1 \s </w:instrText>
                              </w:r>
                            </w:ins>
                            <w:r>
                              <w:fldChar w:fldCharType="separate"/>
                            </w:r>
                            <w:r>
                              <w:rPr>
                                <w:noProof/>
                              </w:rPr>
                              <w:t>2</w:t>
                            </w:r>
                            <w:ins w:id="1110" w:author="Andrea del Nido García" w:date="2020-05-12T16:45:00Z">
                              <w:r>
                                <w:fldChar w:fldCharType="end"/>
                              </w:r>
                              <w:r>
                                <w:t>.</w:t>
                              </w:r>
                              <w:r>
                                <w:fldChar w:fldCharType="begin"/>
                              </w:r>
                              <w:r>
                                <w:instrText xml:space="preserve"> SEQ Figura \* ARABIC \s 1 </w:instrText>
                              </w:r>
                            </w:ins>
                            <w:r>
                              <w:fldChar w:fldCharType="separate"/>
                            </w:r>
                            <w:ins w:id="1111" w:author="Andrea del Nido García" w:date="2020-05-12T16:45:00Z">
                              <w:r>
                                <w:rPr>
                                  <w:noProof/>
                                </w:rPr>
                                <w:t>3</w:t>
                              </w:r>
                              <w:r>
                                <w:fldChar w:fldCharType="end"/>
                              </w:r>
                            </w:ins>
                            <w:del w:id="1112" w:author="Andrea del Nido García" w:date="2020-05-11T20:38:00Z">
                              <w:r w:rsidDel="00EF6854">
                                <w:fldChar w:fldCharType="begin"/>
                              </w:r>
                              <w:r w:rsidDel="00EF6854">
                                <w:delInstrText xml:space="preserve"> STYLEREF 1 \s </w:delInstrText>
                              </w:r>
                              <w:r w:rsidDel="00EF6854">
                                <w:fldChar w:fldCharType="separate"/>
                              </w:r>
                              <w:r w:rsidDel="00EF6854">
                                <w:rPr>
                                  <w:noProof/>
                                </w:rPr>
                                <w:delText>2</w:delText>
                              </w:r>
                              <w:r w:rsidDel="00EF6854">
                                <w:rPr>
                                  <w:noProof/>
                                </w:rPr>
                                <w:fldChar w:fldCharType="end"/>
                              </w:r>
                              <w:r w:rsidDel="00EF6854">
                                <w:delText>.</w:delText>
                              </w:r>
                              <w:r w:rsidDel="00EF6854">
                                <w:fldChar w:fldCharType="begin"/>
                              </w:r>
                              <w:r w:rsidDel="00EF6854">
                                <w:delInstrText xml:space="preserve"> SEQ Figura \* ARABIC \s 1 </w:delInstrText>
                              </w:r>
                              <w:r w:rsidDel="00EF6854">
                                <w:fldChar w:fldCharType="separate"/>
                              </w:r>
                              <w:r w:rsidDel="00EF6854">
                                <w:rPr>
                                  <w:noProof/>
                                </w:rPr>
                                <w:delText>1</w:delText>
                              </w:r>
                              <w:r w:rsidDel="00EF6854">
                                <w:rPr>
                                  <w:noProof/>
                                </w:rPr>
                                <w:fldChar w:fldCharType="end"/>
                              </w:r>
                            </w:del>
                            <w:r w:rsidRPr="00A4093F">
                              <w:t xml:space="preserve">. Esquema de funcionamiento </w:t>
                            </w:r>
                            <w:proofErr w:type="spellStart"/>
                            <w:r w:rsidRPr="00A4093F">
                              <w:t>certificate</w:t>
                            </w:r>
                            <w:proofErr w:type="spellEnd"/>
                            <w:r w:rsidRPr="00A4093F">
                              <w:t xml:space="preserve"> </w:t>
                            </w:r>
                            <w:proofErr w:type="spellStart"/>
                            <w:r w:rsidRPr="00A4093F">
                              <w:t>pinning</w:t>
                            </w:r>
                            <w:bookmarkEnd w:id="110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285AE3" id="Cuadro de texto 43" o:spid="_x0000_s1081" type="#_x0000_t202" style="position:absolute;left:0;text-align:left;margin-left:0;margin-top:14.4pt;width:189.75pt;height:.05pt;z-index:-2516121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" stroked="f">
                <v:textbox style="mso-fit-shape-to-text:t" inset="0,0,0,0">
                  <w:txbxContent>
                    <w:p w14:paraId="28FF0C31" w14:textId="58B25DB3" w:rsidR="007D13AF" w:rsidRPr="009877C1" w:rsidRDefault="007D13AF" w:rsidP="00A84F9A">
                      <w:pPr>
                        <w:pStyle w:val="Descripcin"/>
                        <w:rPr>
                          <w:rFonts w:ascii="Arial" w:hAnsi="Arial"/>
                          <w:noProof/>
                        </w:rPr>
                      </w:pPr>
                      <w:bookmarkStart w:id="1113" w:name="_Toc40179344"/>
                      <w:r>
                        <w:t xml:space="preserve">Figura </w:t>
                      </w:r>
                      <w:ins w:id="1114" w:author="Andrea del Nido García" w:date="2020-05-12T16:45:00Z">
                        <w:r>
                          <w:fldChar w:fldCharType="begin"/>
                        </w:r>
                        <w:r>
                          <w:instrText xml:space="preserve"> STYLEREF 1 \s </w:instrText>
                        </w:r>
                      </w:ins>
                      <w:r>
                        <w:fldChar w:fldCharType="separate"/>
                      </w:r>
                      <w:r>
                        <w:rPr>
                          <w:noProof/>
                        </w:rPr>
                        <w:t>2</w:t>
                      </w:r>
                      <w:ins w:id="1115" w:author="Andrea del Nido García" w:date="2020-05-12T16:45:00Z">
                        <w:r>
                          <w:fldChar w:fldCharType="end"/>
                        </w:r>
                        <w:r>
                          <w:t>.</w:t>
                        </w:r>
                        <w:r>
                          <w:fldChar w:fldCharType="begin"/>
                        </w:r>
                        <w:r>
                          <w:instrText xml:space="preserve"> SEQ Figura \* ARABIC \s 1 </w:instrText>
                        </w:r>
                      </w:ins>
                      <w:r>
                        <w:fldChar w:fldCharType="separate"/>
                      </w:r>
                      <w:ins w:id="1116" w:author="Andrea del Nido García" w:date="2020-05-12T16:45:00Z">
                        <w:r>
                          <w:rPr>
                            <w:noProof/>
                          </w:rPr>
                          <w:t>3</w:t>
                        </w:r>
                        <w:r>
                          <w:fldChar w:fldCharType="end"/>
                        </w:r>
                      </w:ins>
                      <w:del w:id="1117" w:author="Andrea del Nido García" w:date="2020-05-11T20:38:00Z">
                        <w:r w:rsidDel="00EF6854">
                          <w:fldChar w:fldCharType="begin"/>
                        </w:r>
                        <w:r w:rsidDel="00EF6854">
                          <w:delInstrText xml:space="preserve"> STYLEREF 1 \s </w:delInstrText>
                        </w:r>
                        <w:r w:rsidDel="00EF6854">
                          <w:fldChar w:fldCharType="separate"/>
                        </w:r>
                        <w:r w:rsidDel="00EF6854">
                          <w:rPr>
                            <w:noProof/>
                          </w:rPr>
                          <w:delText>2</w:delText>
                        </w:r>
                        <w:r w:rsidDel="00EF6854">
                          <w:rPr>
                            <w:noProof/>
                          </w:rPr>
                          <w:fldChar w:fldCharType="end"/>
                        </w:r>
                        <w:r w:rsidDel="00EF6854">
                          <w:delText>.</w:delText>
                        </w:r>
                        <w:r w:rsidDel="00EF6854">
                          <w:fldChar w:fldCharType="begin"/>
                        </w:r>
                        <w:r w:rsidDel="00EF6854">
                          <w:delInstrText xml:space="preserve"> SEQ Figura \* ARABIC \s 1 </w:delInstrText>
                        </w:r>
                        <w:r w:rsidDel="00EF6854">
                          <w:fldChar w:fldCharType="separate"/>
                        </w:r>
                        <w:r w:rsidDel="00EF6854">
                          <w:rPr>
                            <w:noProof/>
                          </w:rPr>
                          <w:delText>1</w:delText>
                        </w:r>
                        <w:r w:rsidDel="00EF6854">
                          <w:rPr>
                            <w:noProof/>
                          </w:rPr>
                          <w:fldChar w:fldCharType="end"/>
                        </w:r>
                      </w:del>
                      <w:r w:rsidRPr="00A4093F">
                        <w:t xml:space="preserve">. Esquema de funcionamiento </w:t>
                      </w:r>
                      <w:proofErr w:type="spellStart"/>
                      <w:r w:rsidRPr="00A4093F">
                        <w:t>certificate</w:t>
                      </w:r>
                      <w:proofErr w:type="spellEnd"/>
                      <w:r w:rsidRPr="00A4093F">
                        <w:t xml:space="preserve"> </w:t>
                      </w:r>
                      <w:proofErr w:type="spellStart"/>
                      <w:r w:rsidRPr="00A4093F">
                        <w:t>pinning</w:t>
                      </w:r>
                      <w:bookmarkEnd w:id="1113"/>
                      <w:proofErr w:type="spellEnd"/>
                    </w:p>
                  </w:txbxContent>
                </v:textbox>
                <w10:wrap anchorx="margin"/>
              </v:shape>
            </w:pict>
          </mc:Fallback>
        </mc:AlternateContent>
      </w:r>
    </w:p>
    <w:p w14:paraId="6838757B" w14:textId="6A7E39E8" w:rsidR="009F43AE" w:rsidRDefault="009F43AE" w:rsidP="00CB13DB">
      <w:pPr>
        <w:ind w:firstLine="0"/>
        <w:rPr>
          <w:ins w:id="1118" w:author="Andrea del Nido García" w:date="2020-05-11T12:25:00Z"/>
          <w:lang w:eastAsia="es-ES"/>
        </w:rPr>
      </w:pPr>
    </w:p>
    <w:p w14:paraId="2B70DED9" w14:textId="77777777" w:rsidR="00787EF7" w:rsidRDefault="00787EF7" w:rsidP="00627729">
      <w:pPr>
        <w:ind w:firstLine="426"/>
        <w:rPr>
          <w:ins w:id="1119" w:author="Andrea del Nido García" w:date="2020-05-16T18:55:00Z"/>
          <w:lang w:eastAsia="es-ES"/>
        </w:rPr>
      </w:pPr>
    </w:p>
    <w:p w14:paraId="3CCE7EDF" w14:textId="107674F0" w:rsidR="003A7ED8" w:rsidRDefault="00CB13DB" w:rsidP="00627729">
      <w:pPr>
        <w:ind w:firstLine="426"/>
        <w:rPr>
          <w:ins w:id="1120" w:author="Andrea del Nido García" w:date="2020-05-16T18:52:00Z"/>
          <w:lang w:eastAsia="es-ES"/>
        </w:rPr>
        <w:pPrChange w:id="1121" w:author="Andrea del Nido García" w:date="2020-05-16T18:52:00Z">
          <w:pPr>
            <w:ind w:firstLine="0"/>
          </w:pPr>
        </w:pPrChange>
      </w:pPr>
      <w:ins w:id="1122" w:author="Andrea del Nido García" w:date="2020-05-11T12:25:00Z">
        <w:r>
          <w:rPr>
            <w:lang w:eastAsia="es-ES"/>
          </w:rPr>
          <w:t xml:space="preserve">Una de las maneras más comunes de </w:t>
        </w:r>
      </w:ins>
      <w:ins w:id="1123" w:author="Andrea del Nido García" w:date="2020-05-11T12:26:00Z">
        <w:r>
          <w:rPr>
            <w:lang w:eastAsia="es-ES"/>
          </w:rPr>
          <w:t>implementar la fijación de certificados es mediante el uso de</w:t>
        </w:r>
      </w:ins>
      <w:ins w:id="1124" w:author="Andrea del Nido García" w:date="2020-05-11T17:07:00Z">
        <w:r w:rsidR="00D66385">
          <w:rPr>
            <w:lang w:eastAsia="es-ES"/>
          </w:rPr>
          <w:t xml:space="preserve"> métodos de diferentes</w:t>
        </w:r>
      </w:ins>
      <w:ins w:id="1125" w:author="Andrea del Nido García" w:date="2020-05-11T12:26:00Z">
        <w:r>
          <w:rPr>
            <w:lang w:eastAsia="es-ES"/>
          </w:rPr>
          <w:t xml:space="preserve"> librerías diseñadas </w:t>
        </w:r>
      </w:ins>
      <w:ins w:id="1126" w:author="Andrea del Nido García" w:date="2020-05-11T12:27:00Z">
        <w:r>
          <w:rPr>
            <w:lang w:eastAsia="es-ES"/>
          </w:rPr>
          <w:t>concretamente para esta función.</w:t>
        </w:r>
        <w:r w:rsidR="00BA36A7">
          <w:rPr>
            <w:lang w:eastAsia="es-ES"/>
          </w:rPr>
          <w:t xml:space="preserve"> Es por ello que, en la siguiente tabla se recogen las librerías</w:t>
        </w:r>
      </w:ins>
      <w:customXmlInsRangeStart w:id="1127" w:author="Andrea del Nido García" w:date="2020-05-12T09:45:00Z"/>
      <w:sdt>
        <w:sdtPr>
          <w:rPr>
            <w:lang w:eastAsia="es-ES"/>
          </w:rPr>
          <w:id w:val="-1369606291"/>
          <w:citation/>
        </w:sdtPr>
        <w:sdtContent>
          <w:customXmlInsRangeEnd w:id="1127"/>
          <w:ins w:id="1128" w:author="Andrea del Nido García" w:date="2020-05-12T09:45:00Z">
            <w:r w:rsidR="0064038D">
              <w:rPr>
                <w:lang w:eastAsia="es-ES"/>
              </w:rPr>
              <w:fldChar w:fldCharType="begin"/>
            </w:r>
            <w:r w:rsidR="0064038D">
              <w:rPr>
                <w:lang w:eastAsia="es-ES"/>
              </w:rPr>
              <w:instrText xml:space="preserve"> CITATION aka20 \l 3082 </w:instrText>
            </w:r>
          </w:ins>
          <w:r w:rsidR="0064038D">
            <w:rPr>
              <w:lang w:eastAsia="es-ES"/>
            </w:rPr>
            <w:fldChar w:fldCharType="separate"/>
          </w:r>
          <w:r w:rsidR="004937E5">
            <w:rPr>
              <w:noProof/>
              <w:lang w:eastAsia="es-ES"/>
            </w:rPr>
            <w:t xml:space="preserve"> </w:t>
          </w:r>
          <w:r w:rsidR="004937E5" w:rsidRPr="004937E5">
            <w:rPr>
              <w:noProof/>
              <w:lang w:eastAsia="es-ES"/>
            </w:rPr>
            <w:t>[11]</w:t>
          </w:r>
          <w:ins w:id="1129" w:author="Andrea del Nido García" w:date="2020-05-12T09:45:00Z">
            <w:r w:rsidR="0064038D">
              <w:rPr>
                <w:lang w:eastAsia="es-ES"/>
              </w:rPr>
              <w:fldChar w:fldCharType="end"/>
            </w:r>
          </w:ins>
          <w:customXmlInsRangeStart w:id="1130" w:author="Andrea del Nido García" w:date="2020-05-12T09:45:00Z"/>
        </w:sdtContent>
      </w:sdt>
      <w:customXmlInsRangeEnd w:id="1130"/>
      <w:ins w:id="1131" w:author="Andrea del Nido García" w:date="2020-05-11T12:27:00Z">
        <w:r w:rsidR="00BA36A7">
          <w:rPr>
            <w:lang w:eastAsia="es-ES"/>
          </w:rPr>
          <w:t xml:space="preserve"> </w:t>
        </w:r>
      </w:ins>
      <w:ins w:id="1132" w:author="Andrea del Nido García" w:date="2020-05-11T12:28:00Z">
        <w:r w:rsidR="00BA36A7">
          <w:rPr>
            <w:lang w:eastAsia="es-ES"/>
          </w:rPr>
          <w:t>más comunes con los métodos más significativos que resuelven el problema de la fijación de certificados en las aplicaciones Android.</w:t>
        </w:r>
      </w:ins>
    </w:p>
    <w:p w14:paraId="3E0627FD" w14:textId="6EF250D4" w:rsidR="00627729" w:rsidRDefault="00627729" w:rsidP="00627729">
      <w:pPr>
        <w:ind w:firstLine="426"/>
        <w:rPr>
          <w:ins w:id="1133" w:author="Andrea del Nido García" w:date="2020-05-16T18:49:00Z"/>
          <w:lang w:eastAsia="es-ES"/>
        </w:rPr>
        <w:pPrChange w:id="1134" w:author="Andrea del Nido García" w:date="2020-05-16T18:52:00Z">
          <w:pPr>
            <w:ind w:firstLine="0"/>
          </w:pPr>
        </w:pPrChange>
      </w:pPr>
    </w:p>
    <w:p w14:paraId="5F81A55B" w14:textId="065DC439" w:rsidR="00522912" w:rsidRDefault="00522912">
      <w:pPr>
        <w:ind w:firstLine="0"/>
        <w:rPr>
          <w:ins w:id="1135" w:author="Andrea del Nido García" w:date="2020-05-16T18:56:00Z"/>
          <w:lang w:eastAsia="es-ES"/>
        </w:rPr>
      </w:pPr>
    </w:p>
    <w:p w14:paraId="563D807E" w14:textId="10774E0C" w:rsidR="00984EC6" w:rsidRDefault="00984EC6">
      <w:pPr>
        <w:ind w:firstLine="0"/>
        <w:rPr>
          <w:ins w:id="1136" w:author="Andrea del Nido García" w:date="2020-05-16T18:56:00Z"/>
          <w:lang w:eastAsia="es-ES"/>
        </w:rPr>
      </w:pPr>
    </w:p>
    <w:p w14:paraId="4BF9E7E4" w14:textId="77777777" w:rsidR="00984EC6" w:rsidRDefault="00984EC6">
      <w:pPr>
        <w:ind w:firstLine="0"/>
        <w:rPr>
          <w:ins w:id="1137" w:author="Andrea del Nido García" w:date="2020-05-11T12:23:00Z"/>
          <w:lang w:eastAsia="es-ES"/>
        </w:rPr>
        <w:pPrChange w:id="1138" w:author="Andrea del Nido García" w:date="2020-05-11T12:25:00Z">
          <w:pPr/>
        </w:pPrChange>
      </w:pPr>
    </w:p>
    <w:tbl>
      <w:tblPr>
        <w:tblW w:w="0" w:type="auto"/>
        <w:jc w:val="center"/>
        <w:tblBorders>
          <w:top w:val="single" w:sz="18" w:space="0" w:color="auto"/>
          <w:bottom w:val="single" w:sz="18" w:space="0" w:color="auto"/>
          <w:insideH w:val="single" w:sz="4" w:space="0" w:color="auto"/>
          <w:insideV w:val="single" w:sz="4" w:space="0" w:color="auto"/>
        </w:tblBorders>
        <w:tblLook w:val="01E0" w:firstRow="1" w:lastRow="1" w:firstColumn="1" w:lastColumn="1" w:noHBand="0" w:noVBand="0"/>
        <w:tblPrChange w:id="1139" w:author="Andrea del Nido García" w:date="2020-05-16T18:57:00Z">
          <w:tblPr>
            <w:tblW w:w="8504" w:type="dxa"/>
            <w:tblBorders>
              <w:top w:val="single" w:sz="18" w:space="0" w:color="auto"/>
              <w:bottom w:val="single" w:sz="18" w:space="0" w:color="auto"/>
              <w:insideH w:val="single" w:sz="4" w:space="0" w:color="auto"/>
              <w:insideV w:val="single" w:sz="4" w:space="0" w:color="auto"/>
            </w:tblBorders>
            <w:tblLayout w:type="fixed"/>
            <w:tblLook w:val="01E0" w:firstRow="1" w:lastRow="1" w:firstColumn="1" w:lastColumn="1" w:noHBand="0" w:noVBand="0"/>
          </w:tblPr>
        </w:tblPrChange>
      </w:tblPr>
      <w:tblGrid>
        <w:gridCol w:w="4013"/>
        <w:gridCol w:w="4132"/>
        <w:tblGridChange w:id="1140">
          <w:tblGrid>
            <w:gridCol w:w="426"/>
            <w:gridCol w:w="2127"/>
            <w:gridCol w:w="1460"/>
            <w:gridCol w:w="948"/>
            <w:gridCol w:w="3184"/>
          </w:tblGrid>
        </w:tblGridChange>
      </w:tblGrid>
      <w:tr w:rsidR="00DF70E2" w:rsidRPr="00850C6B" w14:paraId="267FE5EC" w14:textId="77777777" w:rsidTr="00984EC6">
        <w:trPr>
          <w:cantSplit/>
          <w:jc w:val="center"/>
          <w:ins w:id="1141" w:author="Andrea del Nido García" w:date="2020-05-11T12:23:00Z"/>
          <w:trPrChange w:id="1142" w:author="Andrea del Nido García" w:date="2020-05-16T18:57:00Z">
            <w:trPr>
              <w:gridBefore w:val="1"/>
              <w:gridAfter w:val="0"/>
              <w:cantSplit/>
            </w:trPr>
          </w:trPrChange>
        </w:trPr>
        <w:tc>
          <w:tcPr>
            <w:tcW w:w="0" w:type="auto"/>
            <w:tcBorders>
              <w:top w:val="single" w:sz="24" w:space="0" w:color="44546A"/>
              <w:bottom w:val="single" w:sz="4" w:space="0" w:color="auto"/>
              <w:right w:val="single" w:sz="24" w:space="0" w:color="44546A" w:themeColor="text2"/>
            </w:tcBorders>
            <w:shd w:val="clear" w:color="auto" w:fill="ACB9CA" w:themeFill="text2" w:themeFillTint="66"/>
            <w:vAlign w:val="center"/>
            <w:tcPrChange w:id="1143" w:author="Andrea del Nido García" w:date="2020-05-16T18:57:00Z">
              <w:tcPr>
                <w:tcW w:w="2127" w:type="dxa"/>
                <w:tcBorders>
                  <w:top w:val="single" w:sz="18" w:space="0" w:color="auto"/>
                  <w:bottom w:val="single" w:sz="4" w:space="0" w:color="auto"/>
                </w:tcBorders>
                <w:shd w:val="clear" w:color="auto" w:fill="auto"/>
                <w:vAlign w:val="center"/>
              </w:tcPr>
            </w:tcPrChange>
          </w:tcPr>
          <w:p w14:paraId="6775D07B" w14:textId="41EE72AC" w:rsidR="00DF70E2" w:rsidRPr="002C2668" w:rsidRDefault="00DF70E2" w:rsidP="005B4F0C">
            <w:pPr>
              <w:pStyle w:val="Tabla"/>
              <w:ind w:left="-105" w:right="-102"/>
              <w:rPr>
                <w:ins w:id="1144" w:author="Andrea del Nido García" w:date="2020-05-11T12:23:00Z"/>
                <w:b/>
                <w:bCs/>
                <w:rPrChange w:id="1145" w:author="Andrea del Nido García" w:date="2020-05-16T18:29:00Z">
                  <w:rPr>
                    <w:ins w:id="1146" w:author="Andrea del Nido García" w:date="2020-05-11T12:23:00Z"/>
                  </w:rPr>
                </w:rPrChange>
              </w:rPr>
              <w:pPrChange w:id="1147" w:author="Andrea del Nido García" w:date="2020-05-16T18:30:00Z">
                <w:pPr>
                  <w:pStyle w:val="Tabla"/>
                  <w:jc w:val="both"/>
                </w:pPr>
              </w:pPrChange>
            </w:pPr>
            <w:ins w:id="1148" w:author="Andrea del Nido García" w:date="2020-05-11T12:29:00Z">
              <w:r w:rsidRPr="002C2668">
                <w:rPr>
                  <w:b/>
                  <w:bCs/>
                  <w:rPrChange w:id="1149" w:author="Andrea del Nido García" w:date="2020-05-16T18:29:00Z">
                    <w:rPr/>
                  </w:rPrChange>
                </w:rPr>
                <w:t>Librería</w:t>
              </w:r>
            </w:ins>
          </w:p>
        </w:tc>
        <w:tc>
          <w:tcPr>
            <w:tcW w:w="0" w:type="auto"/>
            <w:tcBorders>
              <w:top w:val="single" w:sz="24" w:space="0" w:color="44546A"/>
              <w:left w:val="single" w:sz="24" w:space="0" w:color="44546A" w:themeColor="text2"/>
              <w:bottom w:val="single" w:sz="4" w:space="0" w:color="auto"/>
            </w:tcBorders>
            <w:shd w:val="clear" w:color="auto" w:fill="ACB9CA" w:themeFill="text2" w:themeFillTint="66"/>
            <w:vAlign w:val="center"/>
            <w:tcPrChange w:id="1150" w:author="Andrea del Nido García" w:date="2020-05-16T18:57:00Z">
              <w:tcPr>
                <w:tcW w:w="2408" w:type="dxa"/>
                <w:gridSpan w:val="2"/>
                <w:tcBorders>
                  <w:top w:val="single" w:sz="18" w:space="0" w:color="auto"/>
                  <w:bottom w:val="single" w:sz="4" w:space="0" w:color="auto"/>
                </w:tcBorders>
                <w:shd w:val="clear" w:color="auto" w:fill="auto"/>
                <w:vAlign w:val="center"/>
              </w:tcPr>
            </w:tcPrChange>
          </w:tcPr>
          <w:p w14:paraId="02B9A1C6" w14:textId="45C07715" w:rsidR="00DF70E2" w:rsidRPr="002C2668" w:rsidRDefault="00DF70E2" w:rsidP="005B4F0C">
            <w:pPr>
              <w:pStyle w:val="Tabla"/>
              <w:ind w:left="-107"/>
              <w:rPr>
                <w:ins w:id="1151" w:author="Andrea del Nido García" w:date="2020-05-11T12:23:00Z"/>
                <w:b/>
                <w:bCs/>
                <w:rPrChange w:id="1152" w:author="Andrea del Nido García" w:date="2020-05-16T18:29:00Z">
                  <w:rPr>
                    <w:ins w:id="1153" w:author="Andrea del Nido García" w:date="2020-05-11T12:23:00Z"/>
                  </w:rPr>
                </w:rPrChange>
              </w:rPr>
              <w:pPrChange w:id="1154" w:author="Andrea del Nido García" w:date="2020-05-16T18:30:00Z">
                <w:pPr>
                  <w:pStyle w:val="Tabla"/>
                  <w:jc w:val="both"/>
                </w:pPr>
              </w:pPrChange>
            </w:pPr>
            <w:ins w:id="1155" w:author="Andrea del Nido García" w:date="2020-05-11T12:29:00Z">
              <w:r w:rsidRPr="002C2668">
                <w:rPr>
                  <w:b/>
                  <w:bCs/>
                  <w:rPrChange w:id="1156" w:author="Andrea del Nido García" w:date="2020-05-16T18:29:00Z">
                    <w:rPr/>
                  </w:rPrChange>
                </w:rPr>
                <w:t>Método</w:t>
              </w:r>
            </w:ins>
            <w:ins w:id="1157" w:author="Andrea del Nido García" w:date="2020-05-11T13:18:00Z">
              <w:r w:rsidRPr="002C2668">
                <w:rPr>
                  <w:b/>
                  <w:bCs/>
                  <w:rPrChange w:id="1158" w:author="Andrea del Nido García" w:date="2020-05-16T18:29:00Z">
                    <w:rPr/>
                  </w:rPrChange>
                </w:rPr>
                <w:t>s</w:t>
              </w:r>
            </w:ins>
          </w:p>
        </w:tc>
      </w:tr>
      <w:tr w:rsidR="006F0EFE" w:rsidRPr="00850C6B" w14:paraId="31E5B5F2" w14:textId="77777777" w:rsidTr="00984EC6">
        <w:tblPrEx>
          <w:tblPrExChange w:id="1159" w:author="Andrea del Nido García" w:date="2020-05-16T18:57:00Z">
            <w:tblPrEx>
              <w:tblW w:w="0" w:type="auto"/>
              <w:tblInd w:w="-426" w:type="dxa"/>
              <w:tblLayout w:type="fixed"/>
            </w:tblPrEx>
          </w:tblPrExChange>
        </w:tblPrEx>
        <w:trPr>
          <w:cantSplit/>
          <w:trHeight w:val="192"/>
          <w:jc w:val="center"/>
          <w:ins w:id="1160" w:author="Andrea del Nido García" w:date="2020-05-11T12:31:00Z"/>
          <w:trPrChange w:id="1161" w:author="Andrea del Nido García" w:date="2020-05-16T18:57:00Z">
            <w:trPr>
              <w:cantSplit/>
              <w:trHeight w:val="192"/>
            </w:trPr>
          </w:trPrChange>
        </w:trPr>
        <w:tc>
          <w:tcPr>
            <w:tcW w:w="0" w:type="auto"/>
            <w:vMerge w:val="restart"/>
            <w:tcBorders>
              <w:top w:val="single" w:sz="24" w:space="0" w:color="44546A"/>
              <w:right w:val="single" w:sz="24" w:space="0" w:color="44546A"/>
            </w:tcBorders>
            <w:shd w:val="clear" w:color="auto" w:fill="D5DCE4" w:themeFill="text2" w:themeFillTint="33"/>
            <w:vAlign w:val="center"/>
            <w:tcPrChange w:id="1162" w:author="Andrea del Nido García" w:date="2020-05-16T18:57:00Z">
              <w:tcPr>
                <w:tcW w:w="0" w:type="auto"/>
                <w:gridSpan w:val="3"/>
                <w:vMerge w:val="restart"/>
                <w:tcBorders>
                  <w:top w:val="single" w:sz="24" w:space="0" w:color="44546A"/>
                  <w:right w:val="single" w:sz="24" w:space="0" w:color="44546A"/>
                </w:tcBorders>
                <w:shd w:val="clear" w:color="auto" w:fill="D5DCE4" w:themeFill="text2" w:themeFillTint="33"/>
                <w:vAlign w:val="center"/>
              </w:tcPr>
            </w:tcPrChange>
          </w:tcPr>
          <w:p w14:paraId="63E4FB31" w14:textId="4808C401" w:rsidR="006F0EFE" w:rsidRPr="007E499B" w:rsidRDefault="006F0EFE" w:rsidP="005B4F0C">
            <w:pPr>
              <w:pStyle w:val="Tabla"/>
              <w:ind w:left="-105" w:right="-102"/>
              <w:rPr>
                <w:ins w:id="1163" w:author="Andrea del Nido García" w:date="2020-05-11T12:31:00Z"/>
                <w:rPrChange w:id="1164" w:author="Andrea del Nido García" w:date="2020-05-11T12:42:00Z">
                  <w:rPr>
                    <w:ins w:id="1165" w:author="Andrea del Nido García" w:date="2020-05-11T12:31:00Z"/>
                    <w:b/>
                    <w:bCs/>
                  </w:rPr>
                </w:rPrChange>
              </w:rPr>
              <w:pPrChange w:id="1166" w:author="Andrea del Nido García" w:date="2020-05-16T18:30:00Z">
                <w:pPr>
                  <w:pStyle w:val="Tabla"/>
                  <w:jc w:val="both"/>
                </w:pPr>
              </w:pPrChange>
            </w:pPr>
            <w:proofErr w:type="spellStart"/>
            <w:ins w:id="1167" w:author="Andrea del Nido García" w:date="2020-05-11T12:42:00Z">
              <w:r w:rsidRPr="007E499B">
                <w:rPr>
                  <w:rPrChange w:id="1168" w:author="Andrea del Nido García" w:date="2020-05-11T12:42:00Z">
                    <w:rPr>
                      <w:b/>
                      <w:bCs/>
                    </w:rPr>
                  </w:rPrChange>
                </w:rPr>
                <w:t>TrustManager</w:t>
              </w:r>
            </w:ins>
            <w:proofErr w:type="spellEnd"/>
          </w:p>
        </w:tc>
        <w:tc>
          <w:tcPr>
            <w:tcW w:w="0" w:type="auto"/>
            <w:tcBorders>
              <w:top w:val="single" w:sz="24" w:space="0" w:color="44546A"/>
              <w:left w:val="single" w:sz="24" w:space="0" w:color="44546A"/>
              <w:bottom w:val="single" w:sz="4" w:space="0" w:color="8496B0" w:themeColor="text2" w:themeTint="99"/>
            </w:tcBorders>
            <w:shd w:val="clear" w:color="auto" w:fill="D5DCE4" w:themeFill="text2" w:themeFillTint="33"/>
            <w:vAlign w:val="center"/>
            <w:tcPrChange w:id="1169" w:author="Andrea del Nido García" w:date="2020-05-16T18:57:00Z">
              <w:tcPr>
                <w:tcW w:w="0" w:type="auto"/>
                <w:gridSpan w:val="2"/>
                <w:tcBorders>
                  <w:top w:val="single" w:sz="24" w:space="0" w:color="44546A"/>
                  <w:left w:val="single" w:sz="24" w:space="0" w:color="44546A"/>
                  <w:bottom w:val="single" w:sz="4" w:space="0" w:color="8496B0" w:themeColor="text2" w:themeTint="99"/>
                </w:tcBorders>
                <w:shd w:val="clear" w:color="auto" w:fill="D5DCE4" w:themeFill="text2" w:themeFillTint="33"/>
                <w:vAlign w:val="center"/>
              </w:tcPr>
            </w:tcPrChange>
          </w:tcPr>
          <w:p w14:paraId="347CC6DC" w14:textId="0F41F0A1" w:rsidR="006F0EFE" w:rsidRPr="007D67F6" w:rsidRDefault="006F0EFE" w:rsidP="005B4F0C">
            <w:pPr>
              <w:pStyle w:val="Tabla"/>
              <w:ind w:left="-107" w:right="-105"/>
              <w:rPr>
                <w:ins w:id="1170" w:author="Andrea del Nido García" w:date="2020-05-11T12:31:00Z"/>
                <w:rPrChange w:id="1171" w:author="Andrea del Nido García" w:date="2020-05-11T13:07:00Z">
                  <w:rPr>
                    <w:ins w:id="1172" w:author="Andrea del Nido García" w:date="2020-05-11T12:31:00Z"/>
                    <w:b/>
                    <w:bCs/>
                  </w:rPr>
                </w:rPrChange>
              </w:rPr>
              <w:pPrChange w:id="1173" w:author="Andrea del Nido García" w:date="2020-05-16T18:30:00Z">
                <w:pPr>
                  <w:pStyle w:val="Tabla"/>
                  <w:jc w:val="both"/>
                </w:pPr>
              </w:pPrChange>
            </w:pPr>
            <w:ins w:id="1174" w:author="Andrea del Nido García" w:date="2020-05-11T13:17:00Z">
              <w:r w:rsidRPr="00941093">
                <w:t>X509TrustManager</w:t>
              </w:r>
            </w:ins>
          </w:p>
        </w:tc>
      </w:tr>
      <w:tr w:rsidR="006F0EFE" w:rsidRPr="00850C6B" w14:paraId="3DA705C6" w14:textId="77777777" w:rsidTr="00984EC6">
        <w:tblPrEx>
          <w:tblPrExChange w:id="1175" w:author="Andrea del Nido García" w:date="2020-05-16T18:57:00Z">
            <w:tblPrEx>
              <w:tblW w:w="0" w:type="auto"/>
              <w:tblInd w:w="-426" w:type="dxa"/>
              <w:tblLayout w:type="fixed"/>
            </w:tblPrEx>
          </w:tblPrExChange>
        </w:tblPrEx>
        <w:trPr>
          <w:cantSplit/>
          <w:trHeight w:val="191"/>
          <w:jc w:val="center"/>
          <w:ins w:id="1176" w:author="Andrea del Nido García" w:date="2020-05-11T12:31:00Z"/>
          <w:trPrChange w:id="1177" w:author="Andrea del Nido García" w:date="2020-05-16T18:57:00Z">
            <w:trPr>
              <w:cantSplit/>
              <w:trHeight w:val="191"/>
            </w:trPr>
          </w:trPrChange>
        </w:trPr>
        <w:tc>
          <w:tcPr>
            <w:tcW w:w="0" w:type="auto"/>
            <w:vMerge/>
            <w:tcBorders>
              <w:right w:val="single" w:sz="24" w:space="0" w:color="44546A"/>
            </w:tcBorders>
            <w:shd w:val="clear" w:color="auto" w:fill="D5DCE4" w:themeFill="text2" w:themeFillTint="33"/>
            <w:vAlign w:val="center"/>
            <w:tcPrChange w:id="1178" w:author="Andrea del Nido García" w:date="2020-05-16T18:57:00Z">
              <w:tcPr>
                <w:tcW w:w="0" w:type="auto"/>
                <w:gridSpan w:val="3"/>
                <w:vMerge/>
                <w:tcBorders>
                  <w:right w:val="single" w:sz="24" w:space="0" w:color="44546A"/>
                </w:tcBorders>
                <w:shd w:val="clear" w:color="auto" w:fill="D5DCE4" w:themeFill="text2" w:themeFillTint="33"/>
                <w:vAlign w:val="center"/>
              </w:tcPr>
            </w:tcPrChange>
          </w:tcPr>
          <w:p w14:paraId="0C2EF7C4" w14:textId="77777777" w:rsidR="006F0EFE" w:rsidRPr="007E499B" w:rsidRDefault="006F0EFE" w:rsidP="005B4F0C">
            <w:pPr>
              <w:pStyle w:val="Tabla"/>
              <w:ind w:left="-105" w:right="-102"/>
              <w:rPr>
                <w:ins w:id="1179" w:author="Andrea del Nido García" w:date="2020-05-11T12:42:00Z"/>
                <w:rPrChange w:id="1180" w:author="Andrea del Nido García" w:date="2020-05-11T12:42:00Z">
                  <w:rPr>
                    <w:ins w:id="1181" w:author="Andrea del Nido García" w:date="2020-05-11T12:42:00Z"/>
                  </w:rPr>
                </w:rPrChange>
              </w:rPr>
            </w:pPr>
          </w:p>
        </w:tc>
        <w:tc>
          <w:tcPr>
            <w:tcW w:w="0" w:type="auto"/>
            <w:tcBorders>
              <w:top w:val="single" w:sz="4" w:space="0" w:color="8496B0" w:themeColor="text2" w:themeTint="99"/>
              <w:left w:val="single" w:sz="24" w:space="0" w:color="44546A"/>
              <w:bottom w:val="single" w:sz="2" w:space="0" w:color="8496B0" w:themeColor="text2" w:themeTint="99"/>
            </w:tcBorders>
            <w:shd w:val="clear" w:color="auto" w:fill="D5DCE4" w:themeFill="text2" w:themeFillTint="33"/>
            <w:vAlign w:val="center"/>
            <w:tcPrChange w:id="1182" w:author="Andrea del Nido García" w:date="2020-05-16T18:57:00Z">
              <w:tcPr>
                <w:tcW w:w="0" w:type="auto"/>
                <w:gridSpan w:val="2"/>
                <w:tcBorders>
                  <w:top w:val="single" w:sz="4" w:space="0" w:color="8496B0" w:themeColor="text2" w:themeTint="99"/>
                  <w:left w:val="single" w:sz="24" w:space="0" w:color="44546A"/>
                  <w:bottom w:val="single" w:sz="2" w:space="0" w:color="8496B0" w:themeColor="text2" w:themeTint="99"/>
                </w:tcBorders>
                <w:shd w:val="clear" w:color="auto" w:fill="D5DCE4" w:themeFill="text2" w:themeFillTint="33"/>
                <w:vAlign w:val="center"/>
              </w:tcPr>
            </w:tcPrChange>
          </w:tcPr>
          <w:p w14:paraId="00E3C91D" w14:textId="54D8FAFD" w:rsidR="006F0EFE" w:rsidRPr="00941093" w:rsidRDefault="006F0EFE" w:rsidP="005B4F0C">
            <w:pPr>
              <w:pStyle w:val="Tabla"/>
              <w:ind w:left="-107" w:right="-105"/>
              <w:rPr>
                <w:ins w:id="1183" w:author="Andrea del Nido García" w:date="2020-05-11T13:17:00Z"/>
              </w:rPr>
            </w:pPr>
            <w:proofErr w:type="spellStart"/>
            <w:ins w:id="1184" w:author="Andrea del Nido García" w:date="2020-05-16T18:31:00Z">
              <w:r w:rsidRPr="00941093">
                <w:t>SSLContext</w:t>
              </w:r>
            </w:ins>
            <w:proofErr w:type="spellEnd"/>
          </w:p>
        </w:tc>
      </w:tr>
      <w:tr w:rsidR="006F0EFE" w:rsidRPr="00850C6B" w14:paraId="4C34B675" w14:textId="77777777" w:rsidTr="00984EC6">
        <w:tblPrEx>
          <w:tblPrExChange w:id="1185" w:author="Andrea del Nido García" w:date="2020-05-16T18:57:00Z">
            <w:tblPrEx>
              <w:tblW w:w="0" w:type="auto"/>
              <w:tblInd w:w="-426" w:type="dxa"/>
              <w:tblLayout w:type="fixed"/>
            </w:tblPrEx>
          </w:tblPrExChange>
        </w:tblPrEx>
        <w:trPr>
          <w:cantSplit/>
          <w:trHeight w:val="191"/>
          <w:jc w:val="center"/>
          <w:ins w:id="1186" w:author="Andrea del Nido García" w:date="2020-05-11T12:31:00Z"/>
          <w:trPrChange w:id="1187" w:author="Andrea del Nido García" w:date="2020-05-16T18:57:00Z">
            <w:trPr>
              <w:cantSplit/>
              <w:trHeight w:val="191"/>
            </w:trPr>
          </w:trPrChange>
        </w:trPr>
        <w:tc>
          <w:tcPr>
            <w:tcW w:w="0" w:type="auto"/>
            <w:vMerge/>
            <w:tcBorders>
              <w:right w:val="single" w:sz="24" w:space="0" w:color="44546A"/>
            </w:tcBorders>
            <w:shd w:val="clear" w:color="auto" w:fill="D5DCE4" w:themeFill="text2" w:themeFillTint="33"/>
            <w:vAlign w:val="center"/>
            <w:tcPrChange w:id="1188" w:author="Andrea del Nido García" w:date="2020-05-16T18:57:00Z">
              <w:tcPr>
                <w:tcW w:w="0" w:type="auto"/>
                <w:gridSpan w:val="3"/>
                <w:vMerge/>
                <w:tcBorders>
                  <w:right w:val="single" w:sz="24" w:space="0" w:color="44546A"/>
                </w:tcBorders>
                <w:shd w:val="clear" w:color="auto" w:fill="D5DCE4" w:themeFill="text2" w:themeFillTint="33"/>
                <w:vAlign w:val="center"/>
              </w:tcPr>
            </w:tcPrChange>
          </w:tcPr>
          <w:p w14:paraId="4B954529" w14:textId="77777777" w:rsidR="006F0EFE" w:rsidRPr="007E499B" w:rsidRDefault="006F0EFE" w:rsidP="005B4F0C">
            <w:pPr>
              <w:pStyle w:val="Tabla"/>
              <w:ind w:left="-105" w:right="-102"/>
              <w:rPr>
                <w:ins w:id="1189" w:author="Andrea del Nido García" w:date="2020-05-11T12:42:00Z"/>
                <w:rPrChange w:id="1190" w:author="Andrea del Nido García" w:date="2020-05-11T12:42:00Z">
                  <w:rPr>
                    <w:ins w:id="1191" w:author="Andrea del Nido García" w:date="2020-05-11T12:42:00Z"/>
                  </w:rPr>
                </w:rPrChange>
              </w:rPr>
            </w:pPr>
          </w:p>
        </w:tc>
        <w:tc>
          <w:tcPr>
            <w:tcW w:w="0" w:type="auto"/>
            <w:tcBorders>
              <w:top w:val="single" w:sz="2" w:space="0" w:color="8496B0" w:themeColor="text2" w:themeTint="99"/>
              <w:left w:val="single" w:sz="24" w:space="0" w:color="44546A"/>
              <w:bottom w:val="single" w:sz="2" w:space="0" w:color="8496B0" w:themeColor="text2" w:themeTint="99"/>
            </w:tcBorders>
            <w:shd w:val="clear" w:color="auto" w:fill="D5DCE4" w:themeFill="text2" w:themeFillTint="33"/>
            <w:vAlign w:val="center"/>
            <w:tcPrChange w:id="1192" w:author="Andrea del Nido García" w:date="2020-05-16T18:57:00Z">
              <w:tcPr>
                <w:tcW w:w="0" w:type="auto"/>
                <w:gridSpan w:val="2"/>
                <w:tcBorders>
                  <w:top w:val="single" w:sz="2" w:space="0" w:color="8496B0" w:themeColor="text2" w:themeTint="99"/>
                  <w:left w:val="single" w:sz="24" w:space="0" w:color="44546A"/>
                  <w:bottom w:val="single" w:sz="2" w:space="0" w:color="8496B0" w:themeColor="text2" w:themeTint="99"/>
                </w:tcBorders>
                <w:shd w:val="clear" w:color="auto" w:fill="D5DCE4" w:themeFill="text2" w:themeFillTint="33"/>
                <w:vAlign w:val="center"/>
              </w:tcPr>
            </w:tcPrChange>
          </w:tcPr>
          <w:p w14:paraId="388B1F18" w14:textId="29192344" w:rsidR="006F0EFE" w:rsidRPr="00941093" w:rsidRDefault="006F0EFE" w:rsidP="005B4F0C">
            <w:pPr>
              <w:pStyle w:val="Tabla"/>
              <w:ind w:left="-107" w:right="-105"/>
              <w:rPr>
                <w:ins w:id="1193" w:author="Andrea del Nido García" w:date="2020-05-11T13:17:00Z"/>
              </w:rPr>
            </w:pPr>
            <w:proofErr w:type="spellStart"/>
            <w:ins w:id="1194" w:author="Andrea del Nido García" w:date="2020-05-16T18:31:00Z">
              <w:r>
                <w:t>TrustManagerFactory</w:t>
              </w:r>
            </w:ins>
            <w:proofErr w:type="spellEnd"/>
          </w:p>
        </w:tc>
      </w:tr>
      <w:tr w:rsidR="006F0EFE" w:rsidRPr="00850C6B" w14:paraId="017D41D5" w14:textId="77777777" w:rsidTr="00984EC6">
        <w:tblPrEx>
          <w:tblPrExChange w:id="1195" w:author="Andrea del Nido García" w:date="2020-05-16T18:57:00Z">
            <w:tblPrEx>
              <w:tblW w:w="0" w:type="auto"/>
              <w:tblInd w:w="-426" w:type="dxa"/>
              <w:tblLayout w:type="fixed"/>
            </w:tblPrEx>
          </w:tblPrExChange>
        </w:tblPrEx>
        <w:trPr>
          <w:cantSplit/>
          <w:trHeight w:val="191"/>
          <w:jc w:val="center"/>
          <w:ins w:id="1196" w:author="Andrea del Nido García" w:date="2020-05-11T12:31:00Z"/>
          <w:trPrChange w:id="1197" w:author="Andrea del Nido García" w:date="2020-05-16T18:57:00Z">
            <w:trPr>
              <w:cantSplit/>
              <w:trHeight w:val="191"/>
            </w:trPr>
          </w:trPrChange>
        </w:trPr>
        <w:tc>
          <w:tcPr>
            <w:tcW w:w="0" w:type="auto"/>
            <w:vMerge/>
            <w:tcBorders>
              <w:bottom w:val="single" w:sz="24" w:space="0" w:color="44546A"/>
              <w:right w:val="single" w:sz="24" w:space="0" w:color="44546A"/>
            </w:tcBorders>
            <w:shd w:val="clear" w:color="auto" w:fill="D5DCE4" w:themeFill="text2" w:themeFillTint="33"/>
            <w:vAlign w:val="center"/>
            <w:tcPrChange w:id="1198" w:author="Andrea del Nido García" w:date="2020-05-16T18:57:00Z">
              <w:tcPr>
                <w:tcW w:w="0" w:type="auto"/>
                <w:gridSpan w:val="3"/>
                <w:vMerge/>
                <w:tcBorders>
                  <w:bottom w:val="single" w:sz="24" w:space="0" w:color="44546A"/>
                  <w:right w:val="single" w:sz="24" w:space="0" w:color="44546A"/>
                </w:tcBorders>
                <w:shd w:val="clear" w:color="auto" w:fill="D5DCE4" w:themeFill="text2" w:themeFillTint="33"/>
                <w:vAlign w:val="center"/>
              </w:tcPr>
            </w:tcPrChange>
          </w:tcPr>
          <w:p w14:paraId="1D487F12" w14:textId="77777777" w:rsidR="006F0EFE" w:rsidRPr="007E499B" w:rsidRDefault="006F0EFE" w:rsidP="005B4F0C">
            <w:pPr>
              <w:pStyle w:val="Tabla"/>
              <w:ind w:left="-105" w:right="-102"/>
              <w:rPr>
                <w:ins w:id="1199" w:author="Andrea del Nido García" w:date="2020-05-11T12:42:00Z"/>
                <w:rPrChange w:id="1200" w:author="Andrea del Nido García" w:date="2020-05-11T12:42:00Z">
                  <w:rPr>
                    <w:ins w:id="1201" w:author="Andrea del Nido García" w:date="2020-05-11T12:42:00Z"/>
                  </w:rPr>
                </w:rPrChange>
              </w:rPr>
            </w:pPr>
          </w:p>
        </w:tc>
        <w:tc>
          <w:tcPr>
            <w:tcW w:w="0" w:type="auto"/>
            <w:tcBorders>
              <w:top w:val="single" w:sz="2" w:space="0" w:color="8496B0" w:themeColor="text2" w:themeTint="99"/>
              <w:left w:val="single" w:sz="24" w:space="0" w:color="44546A"/>
              <w:bottom w:val="single" w:sz="24" w:space="0" w:color="44546A"/>
            </w:tcBorders>
            <w:shd w:val="clear" w:color="auto" w:fill="D5DCE4" w:themeFill="text2" w:themeFillTint="33"/>
            <w:vAlign w:val="center"/>
            <w:tcPrChange w:id="1202" w:author="Andrea del Nido García" w:date="2020-05-16T18:57:00Z">
              <w:tcPr>
                <w:tcW w:w="0" w:type="auto"/>
                <w:gridSpan w:val="2"/>
                <w:tcBorders>
                  <w:top w:val="single" w:sz="2" w:space="0" w:color="8496B0" w:themeColor="text2" w:themeTint="99"/>
                  <w:left w:val="single" w:sz="24" w:space="0" w:color="44546A"/>
                  <w:bottom w:val="single" w:sz="24" w:space="0" w:color="44546A"/>
                </w:tcBorders>
                <w:shd w:val="clear" w:color="auto" w:fill="D5DCE4" w:themeFill="text2" w:themeFillTint="33"/>
                <w:vAlign w:val="center"/>
              </w:tcPr>
            </w:tcPrChange>
          </w:tcPr>
          <w:p w14:paraId="013FA3D8" w14:textId="7EE4CA3E" w:rsidR="006F0EFE" w:rsidRPr="00941093" w:rsidRDefault="006F0EFE" w:rsidP="005B4F0C">
            <w:pPr>
              <w:pStyle w:val="Tabla"/>
              <w:ind w:left="-107" w:right="-105"/>
              <w:rPr>
                <w:ins w:id="1203" w:author="Andrea del Nido García" w:date="2020-05-11T13:17:00Z"/>
              </w:rPr>
            </w:pPr>
            <w:proofErr w:type="spellStart"/>
            <w:ins w:id="1204" w:author="Andrea del Nido García" w:date="2020-05-16T18:32:00Z">
              <w:r>
                <w:t>KeyStore</w:t>
              </w:r>
            </w:ins>
            <w:proofErr w:type="spellEnd"/>
          </w:p>
        </w:tc>
      </w:tr>
      <w:tr w:rsidR="00B53444" w:rsidRPr="00850C6B" w14:paraId="09A0EBE7" w14:textId="77777777" w:rsidTr="00984EC6">
        <w:tblPrEx>
          <w:tblPrExChange w:id="1205" w:author="Andrea del Nido García" w:date="2020-05-16T18:57:00Z">
            <w:tblPrEx>
              <w:tblW w:w="0" w:type="auto"/>
              <w:tblInd w:w="-426" w:type="dxa"/>
              <w:tblLayout w:type="fixed"/>
            </w:tblPrEx>
          </w:tblPrExChange>
        </w:tblPrEx>
        <w:trPr>
          <w:cantSplit/>
          <w:trHeight w:val="188"/>
          <w:jc w:val="center"/>
          <w:ins w:id="1206" w:author="Andrea del Nido García" w:date="2020-05-11T12:23:00Z"/>
          <w:trPrChange w:id="1207" w:author="Andrea del Nido García" w:date="2020-05-16T18:57:00Z">
            <w:trPr>
              <w:cantSplit/>
              <w:trHeight w:val="188"/>
            </w:trPr>
          </w:trPrChange>
        </w:trPr>
        <w:tc>
          <w:tcPr>
            <w:tcW w:w="0" w:type="auto"/>
            <w:vMerge w:val="restart"/>
            <w:tcBorders>
              <w:top w:val="single" w:sz="24" w:space="0" w:color="44546A"/>
              <w:right w:val="single" w:sz="24" w:space="0" w:color="44546A"/>
            </w:tcBorders>
            <w:shd w:val="clear" w:color="auto" w:fill="D5DCE4" w:themeFill="text2" w:themeFillTint="33"/>
            <w:vAlign w:val="center"/>
            <w:tcPrChange w:id="1208" w:author="Andrea del Nido García" w:date="2020-05-16T18:57:00Z">
              <w:tcPr>
                <w:tcW w:w="0" w:type="auto"/>
                <w:gridSpan w:val="3"/>
                <w:vMerge w:val="restart"/>
                <w:tcBorders>
                  <w:top w:val="single" w:sz="24" w:space="0" w:color="44546A"/>
                  <w:right w:val="single" w:sz="24" w:space="0" w:color="44546A"/>
                </w:tcBorders>
                <w:shd w:val="clear" w:color="auto" w:fill="D5DCE4" w:themeFill="text2" w:themeFillTint="33"/>
                <w:vAlign w:val="center"/>
              </w:tcPr>
            </w:tcPrChange>
          </w:tcPr>
          <w:p w14:paraId="13A46309" w14:textId="37E8C370" w:rsidR="00B53444" w:rsidRPr="00850C6B" w:rsidRDefault="00B53444" w:rsidP="005B4F0C">
            <w:pPr>
              <w:pStyle w:val="Tabla"/>
              <w:ind w:left="-105" w:right="-102"/>
              <w:rPr>
                <w:ins w:id="1209" w:author="Andrea del Nido García" w:date="2020-05-11T12:23:00Z"/>
              </w:rPr>
              <w:pPrChange w:id="1210" w:author="Andrea del Nido García" w:date="2020-05-16T18:30:00Z">
                <w:pPr>
                  <w:pStyle w:val="Tabla"/>
                  <w:jc w:val="both"/>
                </w:pPr>
              </w:pPrChange>
            </w:pPr>
            <w:proofErr w:type="spellStart"/>
            <w:ins w:id="1211" w:author="Andrea del Nido García" w:date="2020-05-11T12:42:00Z">
              <w:r>
                <w:t>TrustManagerImpl</w:t>
              </w:r>
            </w:ins>
            <w:proofErr w:type="spellEnd"/>
          </w:p>
        </w:tc>
        <w:tc>
          <w:tcPr>
            <w:tcW w:w="0" w:type="auto"/>
            <w:tcBorders>
              <w:top w:val="single" w:sz="24" w:space="0" w:color="44546A"/>
              <w:left w:val="single" w:sz="24" w:space="0" w:color="44546A"/>
              <w:bottom w:val="single" w:sz="8" w:space="0" w:color="8496B0" w:themeColor="text2" w:themeTint="99"/>
            </w:tcBorders>
            <w:shd w:val="clear" w:color="auto" w:fill="D5DCE4" w:themeFill="text2" w:themeFillTint="33"/>
            <w:vAlign w:val="center"/>
            <w:tcPrChange w:id="1212" w:author="Andrea del Nido García" w:date="2020-05-16T18:57:00Z">
              <w:tcPr>
                <w:tcW w:w="0" w:type="auto"/>
                <w:gridSpan w:val="2"/>
                <w:tcBorders>
                  <w:top w:val="single" w:sz="24" w:space="0" w:color="44546A"/>
                  <w:left w:val="single" w:sz="24" w:space="0" w:color="44546A"/>
                  <w:bottom w:val="single" w:sz="8" w:space="0" w:color="8496B0" w:themeColor="text2" w:themeTint="99"/>
                </w:tcBorders>
                <w:shd w:val="clear" w:color="auto" w:fill="D5DCE4" w:themeFill="text2" w:themeFillTint="33"/>
                <w:vAlign w:val="center"/>
              </w:tcPr>
            </w:tcPrChange>
          </w:tcPr>
          <w:p w14:paraId="2AE40BAE" w14:textId="432181AA" w:rsidR="00B53444" w:rsidRPr="00850C6B" w:rsidRDefault="00B53444" w:rsidP="005B4F0C">
            <w:pPr>
              <w:pStyle w:val="Tabla"/>
              <w:ind w:left="-107"/>
              <w:rPr>
                <w:ins w:id="1213" w:author="Andrea del Nido García" w:date="2020-05-11T12:23:00Z"/>
              </w:rPr>
              <w:pPrChange w:id="1214" w:author="Andrea del Nido García" w:date="2020-05-16T18:30:00Z">
                <w:pPr>
                  <w:pStyle w:val="Tabla"/>
                  <w:jc w:val="both"/>
                </w:pPr>
              </w:pPrChange>
            </w:pPr>
            <w:proofErr w:type="spellStart"/>
            <w:ins w:id="1215" w:author="Andrea del Nido García" w:date="2020-05-11T13:42:00Z">
              <w:r w:rsidRPr="009D4BB2">
                <w:rPr>
                  <w:rPrChange w:id="1216" w:author="Andrea del Nido García" w:date="2020-05-11T13:43:00Z">
                    <w:rPr>
                      <w:rFonts w:ascii="Consolas" w:hAnsi="Consolas"/>
                      <w:color w:val="032F62"/>
                      <w:sz w:val="18"/>
                      <w:szCs w:val="18"/>
                      <w:shd w:val="clear" w:color="auto" w:fill="FFFFFF"/>
                    </w:rPr>
                  </w:rPrChange>
                </w:rPr>
                <w:t>TrustManagerImpl</w:t>
              </w:r>
            </w:ins>
            <w:proofErr w:type="spellEnd"/>
          </w:p>
        </w:tc>
      </w:tr>
      <w:tr w:rsidR="00B53444" w:rsidRPr="00850C6B" w14:paraId="46A9761C" w14:textId="77777777" w:rsidTr="00984EC6">
        <w:tblPrEx>
          <w:tblPrExChange w:id="1217" w:author="Andrea del Nido García" w:date="2020-05-16T18:57:00Z">
            <w:tblPrEx>
              <w:tblW w:w="0" w:type="auto"/>
              <w:tblInd w:w="-426" w:type="dxa"/>
              <w:tblLayout w:type="fixed"/>
            </w:tblPrEx>
          </w:tblPrExChange>
        </w:tblPrEx>
        <w:trPr>
          <w:cantSplit/>
          <w:trHeight w:val="187"/>
          <w:jc w:val="center"/>
          <w:ins w:id="1218" w:author="Andrea del Nido García" w:date="2020-05-11T12:23:00Z"/>
          <w:trPrChange w:id="1219" w:author="Andrea del Nido García" w:date="2020-05-16T18:57:00Z">
            <w:trPr>
              <w:cantSplit/>
              <w:trHeight w:val="187"/>
            </w:trPr>
          </w:trPrChange>
        </w:trPr>
        <w:tc>
          <w:tcPr>
            <w:tcW w:w="0" w:type="auto"/>
            <w:vMerge/>
            <w:tcBorders>
              <w:bottom w:val="single" w:sz="24" w:space="0" w:color="44546A"/>
              <w:right w:val="single" w:sz="24" w:space="0" w:color="44546A"/>
            </w:tcBorders>
            <w:shd w:val="clear" w:color="auto" w:fill="D5DCE4" w:themeFill="text2" w:themeFillTint="33"/>
            <w:vAlign w:val="center"/>
            <w:tcPrChange w:id="1220" w:author="Andrea del Nido García" w:date="2020-05-16T18:57:00Z">
              <w:tcPr>
                <w:tcW w:w="0" w:type="auto"/>
                <w:gridSpan w:val="3"/>
                <w:vMerge/>
                <w:tcBorders>
                  <w:bottom w:val="single" w:sz="24" w:space="0" w:color="44546A"/>
                  <w:right w:val="single" w:sz="24" w:space="0" w:color="44546A"/>
                </w:tcBorders>
                <w:shd w:val="clear" w:color="auto" w:fill="D5DCE4" w:themeFill="text2" w:themeFillTint="33"/>
                <w:vAlign w:val="center"/>
              </w:tcPr>
            </w:tcPrChange>
          </w:tcPr>
          <w:p w14:paraId="3A3D0B56" w14:textId="77777777" w:rsidR="00B53444" w:rsidRDefault="00B53444" w:rsidP="005B4F0C">
            <w:pPr>
              <w:pStyle w:val="Tabla"/>
              <w:ind w:left="-105" w:right="-102"/>
              <w:rPr>
                <w:ins w:id="1221" w:author="Andrea del Nido García" w:date="2020-05-11T12:42:00Z"/>
              </w:rPr>
            </w:pPr>
          </w:p>
        </w:tc>
        <w:tc>
          <w:tcPr>
            <w:tcW w:w="0" w:type="auto"/>
            <w:tcBorders>
              <w:top w:val="single" w:sz="8" w:space="0" w:color="8496B0" w:themeColor="text2" w:themeTint="99"/>
              <w:left w:val="single" w:sz="24" w:space="0" w:color="44546A"/>
              <w:bottom w:val="single" w:sz="24" w:space="0" w:color="44546A"/>
            </w:tcBorders>
            <w:shd w:val="clear" w:color="auto" w:fill="D5DCE4" w:themeFill="text2" w:themeFillTint="33"/>
            <w:vAlign w:val="center"/>
            <w:tcPrChange w:id="1222" w:author="Andrea del Nido García" w:date="2020-05-16T18:57:00Z">
              <w:tcPr>
                <w:tcW w:w="0" w:type="auto"/>
                <w:gridSpan w:val="2"/>
                <w:tcBorders>
                  <w:top w:val="single" w:sz="8" w:space="0" w:color="8496B0" w:themeColor="text2" w:themeTint="99"/>
                  <w:left w:val="single" w:sz="24" w:space="0" w:color="44546A"/>
                  <w:bottom w:val="single" w:sz="24" w:space="0" w:color="44546A"/>
                </w:tcBorders>
                <w:shd w:val="clear" w:color="auto" w:fill="D5DCE4" w:themeFill="text2" w:themeFillTint="33"/>
                <w:vAlign w:val="center"/>
              </w:tcPr>
            </w:tcPrChange>
          </w:tcPr>
          <w:p w14:paraId="52E8C3B9" w14:textId="42D43242" w:rsidR="00B53444" w:rsidRPr="009D4BB2" w:rsidRDefault="00173D36" w:rsidP="005B4F0C">
            <w:pPr>
              <w:pStyle w:val="Tabla"/>
              <w:ind w:left="-107"/>
              <w:rPr>
                <w:ins w:id="1223" w:author="Andrea del Nido García" w:date="2020-05-11T13:42:00Z"/>
                <w:rPrChange w:id="1224" w:author="Andrea del Nido García" w:date="2020-05-11T13:43:00Z">
                  <w:rPr>
                    <w:ins w:id="1225" w:author="Andrea del Nido García" w:date="2020-05-11T13:42:00Z"/>
                  </w:rPr>
                </w:rPrChange>
              </w:rPr>
            </w:pPr>
            <w:proofErr w:type="spellStart"/>
            <w:ins w:id="1226" w:author="Andrea del Nido García" w:date="2020-05-16T18:35:00Z">
              <w:r w:rsidRPr="000955F4">
                <w:t>verifyChain</w:t>
              </w:r>
            </w:ins>
            <w:proofErr w:type="spellEnd"/>
          </w:p>
        </w:tc>
      </w:tr>
      <w:tr w:rsidR="00620A7B" w:rsidRPr="00850C6B" w14:paraId="6E8F7171" w14:textId="77777777" w:rsidTr="00984EC6">
        <w:tblPrEx>
          <w:tblPrExChange w:id="1227" w:author="Andrea del Nido García" w:date="2020-05-16T18:57:00Z">
            <w:tblPrEx>
              <w:tblW w:w="0" w:type="auto"/>
              <w:tblInd w:w="-426" w:type="dxa"/>
              <w:tblLayout w:type="fixed"/>
            </w:tblPrEx>
          </w:tblPrExChange>
        </w:tblPrEx>
        <w:trPr>
          <w:cantSplit/>
          <w:trHeight w:val="270"/>
          <w:jc w:val="center"/>
          <w:ins w:id="1228" w:author="Andrea del Nido García" w:date="2020-05-11T12:23:00Z"/>
          <w:trPrChange w:id="1229" w:author="Andrea del Nido García" w:date="2020-05-16T18:57:00Z">
            <w:trPr>
              <w:cantSplit/>
              <w:trHeight w:val="125"/>
            </w:trPr>
          </w:trPrChange>
        </w:trPr>
        <w:tc>
          <w:tcPr>
            <w:tcW w:w="0" w:type="auto"/>
            <w:vMerge w:val="restart"/>
            <w:tcBorders>
              <w:top w:val="single" w:sz="24" w:space="0" w:color="44546A"/>
              <w:right w:val="single" w:sz="24" w:space="0" w:color="44546A"/>
            </w:tcBorders>
            <w:shd w:val="clear" w:color="auto" w:fill="D5DCE4" w:themeFill="text2" w:themeFillTint="33"/>
            <w:vAlign w:val="center"/>
            <w:tcPrChange w:id="1230" w:author="Andrea del Nido García" w:date="2020-05-16T18:57:00Z">
              <w:tcPr>
                <w:tcW w:w="0" w:type="auto"/>
                <w:gridSpan w:val="3"/>
                <w:vMerge w:val="restart"/>
                <w:tcBorders>
                  <w:top w:val="single" w:sz="24" w:space="0" w:color="44546A"/>
                  <w:right w:val="single" w:sz="24" w:space="0" w:color="44546A"/>
                </w:tcBorders>
                <w:shd w:val="clear" w:color="auto" w:fill="D5DCE4" w:themeFill="text2" w:themeFillTint="33"/>
                <w:vAlign w:val="center"/>
              </w:tcPr>
            </w:tcPrChange>
          </w:tcPr>
          <w:p w14:paraId="7D86C0A6" w14:textId="5720A2AC" w:rsidR="00620A7B" w:rsidRPr="00850C6B" w:rsidRDefault="00620A7B" w:rsidP="005B4F0C">
            <w:pPr>
              <w:pStyle w:val="Tabla"/>
              <w:ind w:left="-105" w:right="-102"/>
              <w:rPr>
                <w:ins w:id="1231" w:author="Andrea del Nido García" w:date="2020-05-11T12:23:00Z"/>
              </w:rPr>
              <w:pPrChange w:id="1232" w:author="Andrea del Nido García" w:date="2020-05-16T18:30:00Z">
                <w:pPr>
                  <w:pStyle w:val="Tabla"/>
                  <w:jc w:val="both"/>
                </w:pPr>
              </w:pPrChange>
            </w:pPr>
            <w:ins w:id="1233" w:author="Andrea del Nido García" w:date="2020-05-11T12:43:00Z">
              <w:r>
                <w:t xml:space="preserve">Android </w:t>
              </w:r>
              <w:proofErr w:type="spellStart"/>
              <w:r>
                <w:t>WebView</w:t>
              </w:r>
            </w:ins>
            <w:ins w:id="1234" w:author="Andrea del Nido García" w:date="2020-05-11T12:58:00Z">
              <w:r>
                <w:t>Client</w:t>
              </w:r>
            </w:ins>
            <w:proofErr w:type="spellEnd"/>
          </w:p>
        </w:tc>
        <w:tc>
          <w:tcPr>
            <w:tcW w:w="0" w:type="auto"/>
            <w:tcBorders>
              <w:top w:val="single" w:sz="24" w:space="0" w:color="44546A"/>
              <w:left w:val="single" w:sz="24" w:space="0" w:color="44546A"/>
              <w:bottom w:val="single" w:sz="8" w:space="0" w:color="8496B0" w:themeColor="text2" w:themeTint="99"/>
            </w:tcBorders>
            <w:shd w:val="clear" w:color="auto" w:fill="D5DCE4" w:themeFill="text2" w:themeFillTint="33"/>
            <w:vAlign w:val="center"/>
            <w:tcPrChange w:id="1235" w:author="Andrea del Nido García" w:date="2020-05-16T18:57:00Z">
              <w:tcPr>
                <w:tcW w:w="0" w:type="auto"/>
                <w:gridSpan w:val="2"/>
                <w:tcBorders>
                  <w:top w:val="single" w:sz="24" w:space="0" w:color="44546A"/>
                  <w:left w:val="single" w:sz="24" w:space="0" w:color="44546A"/>
                  <w:bottom w:val="single" w:sz="8" w:space="0" w:color="8496B0" w:themeColor="text2" w:themeTint="99"/>
                </w:tcBorders>
                <w:shd w:val="clear" w:color="auto" w:fill="D5DCE4" w:themeFill="text2" w:themeFillTint="33"/>
                <w:vAlign w:val="center"/>
              </w:tcPr>
            </w:tcPrChange>
          </w:tcPr>
          <w:p w14:paraId="62DA5F86" w14:textId="3E29A6DD" w:rsidR="00620A7B" w:rsidRPr="00850C6B" w:rsidRDefault="00620A7B" w:rsidP="005B4F0C">
            <w:pPr>
              <w:pStyle w:val="Tabla"/>
              <w:ind w:left="-107"/>
              <w:rPr>
                <w:ins w:id="1236" w:author="Andrea del Nido García" w:date="2020-05-11T12:23:00Z"/>
              </w:rPr>
              <w:pPrChange w:id="1237" w:author="Andrea del Nido García" w:date="2020-05-16T18:30:00Z">
                <w:pPr>
                  <w:pStyle w:val="Tabla"/>
                  <w:jc w:val="both"/>
                </w:pPr>
              </w:pPrChange>
            </w:pPr>
            <w:proofErr w:type="spellStart"/>
            <w:ins w:id="1238" w:author="Andrea del Nido García" w:date="2020-05-11T13:53:00Z">
              <w:r w:rsidRPr="00293D29">
                <w:rPr>
                  <w:rPrChange w:id="1239" w:author="Andrea del Nido García" w:date="2020-05-11T13:54:00Z">
                    <w:rPr>
                      <w:rFonts w:ascii="Consolas" w:hAnsi="Consolas"/>
                      <w:color w:val="032F62"/>
                      <w:sz w:val="18"/>
                      <w:szCs w:val="18"/>
                      <w:shd w:val="clear" w:color="auto" w:fill="FFFFFF"/>
                    </w:rPr>
                  </w:rPrChange>
                </w:rPr>
                <w:t>WebViewClient</w:t>
              </w:r>
            </w:ins>
            <w:proofErr w:type="spellEnd"/>
          </w:p>
        </w:tc>
      </w:tr>
      <w:tr w:rsidR="00620A7B" w:rsidRPr="00850C6B" w14:paraId="4CBC4D96" w14:textId="77777777" w:rsidTr="00984EC6">
        <w:tblPrEx>
          <w:tblPrExChange w:id="1240" w:author="Andrea del Nido García" w:date="2020-05-16T18:57:00Z">
            <w:tblPrEx>
              <w:tblW w:w="0" w:type="auto"/>
              <w:tblInd w:w="-426" w:type="dxa"/>
              <w:tblLayout w:type="fixed"/>
            </w:tblPrEx>
          </w:tblPrExChange>
        </w:tblPrEx>
        <w:trPr>
          <w:cantSplit/>
          <w:trHeight w:val="125"/>
          <w:jc w:val="center"/>
          <w:ins w:id="1241" w:author="Andrea del Nido García" w:date="2020-05-11T12:23:00Z"/>
          <w:trPrChange w:id="1242" w:author="Andrea del Nido García" w:date="2020-05-16T18:57:00Z">
            <w:trPr>
              <w:cantSplit/>
              <w:trHeight w:val="125"/>
            </w:trPr>
          </w:trPrChange>
        </w:trPr>
        <w:tc>
          <w:tcPr>
            <w:tcW w:w="0" w:type="auto"/>
            <w:vMerge/>
            <w:tcBorders>
              <w:bottom w:val="single" w:sz="24" w:space="0" w:color="44546A" w:themeColor="text2"/>
              <w:right w:val="single" w:sz="24" w:space="0" w:color="44546A"/>
            </w:tcBorders>
            <w:shd w:val="clear" w:color="auto" w:fill="D5DCE4" w:themeFill="text2" w:themeFillTint="33"/>
            <w:vAlign w:val="center"/>
            <w:tcPrChange w:id="1243" w:author="Andrea del Nido García" w:date="2020-05-16T18:57:00Z">
              <w:tcPr>
                <w:tcW w:w="0" w:type="auto"/>
                <w:gridSpan w:val="3"/>
                <w:vMerge/>
                <w:tcBorders>
                  <w:bottom w:val="single" w:sz="24" w:space="0" w:color="44546A" w:themeColor="text2"/>
                  <w:right w:val="single" w:sz="24" w:space="0" w:color="44546A"/>
                </w:tcBorders>
                <w:shd w:val="clear" w:color="auto" w:fill="D5DCE4" w:themeFill="text2" w:themeFillTint="33"/>
                <w:vAlign w:val="center"/>
              </w:tcPr>
            </w:tcPrChange>
          </w:tcPr>
          <w:p w14:paraId="7E7DFB52" w14:textId="77777777" w:rsidR="00620A7B" w:rsidRDefault="00620A7B" w:rsidP="005B4F0C">
            <w:pPr>
              <w:pStyle w:val="Tabla"/>
              <w:ind w:left="-105" w:right="-102"/>
              <w:rPr>
                <w:ins w:id="1244" w:author="Andrea del Nido García" w:date="2020-05-11T12:43:00Z"/>
              </w:rPr>
            </w:pPr>
          </w:p>
        </w:tc>
        <w:tc>
          <w:tcPr>
            <w:tcW w:w="0" w:type="auto"/>
            <w:tcBorders>
              <w:top w:val="single" w:sz="8" w:space="0" w:color="8496B0" w:themeColor="text2" w:themeTint="99"/>
              <w:left w:val="single" w:sz="24" w:space="0" w:color="44546A"/>
              <w:bottom w:val="single" w:sz="8" w:space="0" w:color="8496B0" w:themeColor="text2" w:themeTint="99"/>
            </w:tcBorders>
            <w:shd w:val="clear" w:color="auto" w:fill="D5DCE4" w:themeFill="text2" w:themeFillTint="33"/>
            <w:vAlign w:val="center"/>
            <w:tcPrChange w:id="1245" w:author="Andrea del Nido García" w:date="2020-05-16T18:57:00Z">
              <w:tcPr>
                <w:tcW w:w="0" w:type="auto"/>
                <w:gridSpan w:val="2"/>
                <w:tcBorders>
                  <w:top w:val="single" w:sz="8" w:space="0" w:color="8496B0" w:themeColor="text2" w:themeTint="99"/>
                  <w:left w:val="single" w:sz="24" w:space="0" w:color="44546A"/>
                  <w:bottom w:val="single" w:sz="8" w:space="0" w:color="8496B0" w:themeColor="text2" w:themeTint="99"/>
                </w:tcBorders>
                <w:shd w:val="clear" w:color="auto" w:fill="D5DCE4" w:themeFill="text2" w:themeFillTint="33"/>
                <w:vAlign w:val="center"/>
              </w:tcPr>
            </w:tcPrChange>
          </w:tcPr>
          <w:p w14:paraId="421F7AF1" w14:textId="4D40612F" w:rsidR="00620A7B" w:rsidRPr="00293D29" w:rsidRDefault="00620A7B" w:rsidP="005B4F0C">
            <w:pPr>
              <w:pStyle w:val="Tabla"/>
              <w:ind w:left="-107"/>
              <w:rPr>
                <w:ins w:id="1246" w:author="Andrea del Nido García" w:date="2020-05-11T13:53:00Z"/>
                <w:rPrChange w:id="1247" w:author="Andrea del Nido García" w:date="2020-05-11T13:54:00Z">
                  <w:rPr>
                    <w:ins w:id="1248" w:author="Andrea del Nido García" w:date="2020-05-11T13:53:00Z"/>
                  </w:rPr>
                </w:rPrChange>
              </w:rPr>
            </w:pPr>
            <w:proofErr w:type="spellStart"/>
            <w:ins w:id="1249" w:author="Andrea del Nido García" w:date="2020-05-16T18:35:00Z">
              <w:r w:rsidRPr="000955F4">
                <w:t>onReceivedSslError</w:t>
              </w:r>
            </w:ins>
            <w:proofErr w:type="spellEnd"/>
          </w:p>
        </w:tc>
      </w:tr>
      <w:tr w:rsidR="00620A7B" w:rsidRPr="00850C6B" w14:paraId="554E55FB" w14:textId="77777777" w:rsidTr="00984EC6">
        <w:tblPrEx>
          <w:tblPrExChange w:id="1250" w:author="Andrea del Nido García" w:date="2020-05-16T18:57:00Z">
            <w:tblPrEx>
              <w:tblW w:w="0" w:type="auto"/>
              <w:tblInd w:w="-426" w:type="dxa"/>
              <w:tblLayout w:type="fixed"/>
            </w:tblPrEx>
          </w:tblPrExChange>
        </w:tblPrEx>
        <w:trPr>
          <w:cantSplit/>
          <w:trHeight w:val="125"/>
          <w:jc w:val="center"/>
          <w:ins w:id="1251" w:author="Andrea del Nido García" w:date="2020-05-11T12:23:00Z"/>
          <w:trPrChange w:id="1252" w:author="Andrea del Nido García" w:date="2020-05-16T18:57:00Z">
            <w:trPr>
              <w:cantSplit/>
              <w:trHeight w:val="125"/>
            </w:trPr>
          </w:trPrChange>
        </w:trPr>
        <w:tc>
          <w:tcPr>
            <w:tcW w:w="0" w:type="auto"/>
            <w:vMerge/>
            <w:tcBorders>
              <w:top w:val="single" w:sz="24" w:space="0" w:color="44546A" w:themeColor="text2"/>
              <w:bottom w:val="single" w:sz="8" w:space="0" w:color="8496B0" w:themeColor="text2" w:themeTint="99"/>
              <w:right w:val="single" w:sz="24" w:space="0" w:color="44546A"/>
            </w:tcBorders>
            <w:shd w:val="clear" w:color="auto" w:fill="D5DCE4" w:themeFill="text2" w:themeFillTint="33"/>
            <w:vAlign w:val="center"/>
            <w:tcPrChange w:id="1253" w:author="Andrea del Nido García" w:date="2020-05-16T18:57:00Z">
              <w:tcPr>
                <w:tcW w:w="0" w:type="auto"/>
                <w:gridSpan w:val="3"/>
                <w:vMerge/>
                <w:tcBorders>
                  <w:top w:val="single" w:sz="24" w:space="0" w:color="44546A" w:themeColor="text2"/>
                  <w:bottom w:val="single" w:sz="8" w:space="0" w:color="8496B0" w:themeColor="text2" w:themeTint="99"/>
                  <w:right w:val="single" w:sz="24" w:space="0" w:color="44546A"/>
                </w:tcBorders>
                <w:shd w:val="clear" w:color="auto" w:fill="D5DCE4" w:themeFill="text2" w:themeFillTint="33"/>
                <w:vAlign w:val="center"/>
              </w:tcPr>
            </w:tcPrChange>
          </w:tcPr>
          <w:p w14:paraId="6EF94BC1" w14:textId="77777777" w:rsidR="00620A7B" w:rsidRDefault="00620A7B" w:rsidP="005B4F0C">
            <w:pPr>
              <w:pStyle w:val="Tabla"/>
              <w:ind w:left="-105" w:right="-102"/>
              <w:rPr>
                <w:ins w:id="1254" w:author="Andrea del Nido García" w:date="2020-05-11T12:43:00Z"/>
              </w:rPr>
            </w:pPr>
          </w:p>
        </w:tc>
        <w:tc>
          <w:tcPr>
            <w:tcW w:w="0" w:type="auto"/>
            <w:tcBorders>
              <w:top w:val="single" w:sz="8" w:space="0" w:color="8496B0" w:themeColor="text2" w:themeTint="99"/>
              <w:left w:val="single" w:sz="24" w:space="0" w:color="44546A"/>
              <w:bottom w:val="single" w:sz="8" w:space="0" w:color="8496B0" w:themeColor="text2" w:themeTint="99"/>
            </w:tcBorders>
            <w:shd w:val="clear" w:color="auto" w:fill="D5DCE4" w:themeFill="text2" w:themeFillTint="33"/>
            <w:vAlign w:val="center"/>
            <w:tcPrChange w:id="1255" w:author="Andrea del Nido García" w:date="2020-05-16T18:57:00Z">
              <w:tcPr>
                <w:tcW w:w="0" w:type="auto"/>
                <w:gridSpan w:val="2"/>
                <w:tcBorders>
                  <w:top w:val="single" w:sz="8" w:space="0" w:color="8496B0" w:themeColor="text2" w:themeTint="99"/>
                  <w:left w:val="single" w:sz="24" w:space="0" w:color="44546A"/>
                  <w:bottom w:val="single" w:sz="8" w:space="0" w:color="8496B0" w:themeColor="text2" w:themeTint="99"/>
                </w:tcBorders>
                <w:shd w:val="clear" w:color="auto" w:fill="D5DCE4" w:themeFill="text2" w:themeFillTint="33"/>
                <w:vAlign w:val="center"/>
              </w:tcPr>
            </w:tcPrChange>
          </w:tcPr>
          <w:p w14:paraId="6CDC2A44" w14:textId="308C166D" w:rsidR="00620A7B" w:rsidRPr="00293D29" w:rsidRDefault="00620A7B" w:rsidP="005B4F0C">
            <w:pPr>
              <w:pStyle w:val="Tabla"/>
              <w:ind w:left="-107"/>
              <w:rPr>
                <w:ins w:id="1256" w:author="Andrea del Nido García" w:date="2020-05-11T13:53:00Z"/>
                <w:rPrChange w:id="1257" w:author="Andrea del Nido García" w:date="2020-05-11T13:54:00Z">
                  <w:rPr>
                    <w:ins w:id="1258" w:author="Andrea del Nido García" w:date="2020-05-11T13:53:00Z"/>
                  </w:rPr>
                </w:rPrChange>
              </w:rPr>
            </w:pPr>
            <w:proofErr w:type="spellStart"/>
            <w:ins w:id="1259" w:author="Andrea del Nido García" w:date="2020-05-16T18:36:00Z">
              <w:r w:rsidRPr="000955F4">
                <w:t>SslErrorHandler</w:t>
              </w:r>
            </w:ins>
            <w:proofErr w:type="spellEnd"/>
          </w:p>
        </w:tc>
      </w:tr>
      <w:tr w:rsidR="007D5330" w:rsidRPr="00850C6B" w14:paraId="388201E9" w14:textId="77777777" w:rsidTr="00984EC6">
        <w:tblPrEx>
          <w:tblPrExChange w:id="1260" w:author="Andrea del Nido García" w:date="2020-05-16T18:57:00Z">
            <w:tblPrEx>
              <w:tblW w:w="0" w:type="auto"/>
              <w:tblInd w:w="-426" w:type="dxa"/>
              <w:tblLayout w:type="fixed"/>
            </w:tblPrEx>
          </w:tblPrExChange>
        </w:tblPrEx>
        <w:trPr>
          <w:cantSplit/>
          <w:trHeight w:val="188"/>
          <w:jc w:val="center"/>
          <w:ins w:id="1261" w:author="Andrea del Nido García" w:date="2020-05-11T12:29:00Z"/>
          <w:trPrChange w:id="1262" w:author="Andrea del Nido García" w:date="2020-05-16T18:57:00Z">
            <w:trPr>
              <w:cantSplit/>
              <w:trHeight w:val="188"/>
            </w:trPr>
          </w:trPrChange>
        </w:trPr>
        <w:tc>
          <w:tcPr>
            <w:tcW w:w="0" w:type="auto"/>
            <w:vMerge w:val="restart"/>
            <w:tcBorders>
              <w:top w:val="single" w:sz="24" w:space="0" w:color="44546A" w:themeColor="text2"/>
              <w:right w:val="single" w:sz="24" w:space="0" w:color="44546A"/>
            </w:tcBorders>
            <w:shd w:val="clear" w:color="auto" w:fill="D5DCE4" w:themeFill="text2" w:themeFillTint="33"/>
            <w:vAlign w:val="center"/>
            <w:tcPrChange w:id="1263" w:author="Andrea del Nido García" w:date="2020-05-16T18:57:00Z">
              <w:tcPr>
                <w:tcW w:w="0" w:type="auto"/>
                <w:gridSpan w:val="3"/>
                <w:vMerge w:val="restart"/>
                <w:tcBorders>
                  <w:top w:val="single" w:sz="24" w:space="0" w:color="44546A" w:themeColor="text2"/>
                  <w:right w:val="single" w:sz="24" w:space="0" w:color="44546A"/>
                </w:tcBorders>
                <w:shd w:val="clear" w:color="auto" w:fill="D5DCE4" w:themeFill="text2" w:themeFillTint="33"/>
                <w:vAlign w:val="center"/>
              </w:tcPr>
            </w:tcPrChange>
          </w:tcPr>
          <w:p w14:paraId="436A11DA" w14:textId="069693F6" w:rsidR="007D5330" w:rsidRPr="00260603" w:rsidRDefault="007D5330" w:rsidP="005B4F0C">
            <w:pPr>
              <w:pStyle w:val="Tabla"/>
              <w:ind w:left="-105" w:right="-102"/>
              <w:rPr>
                <w:ins w:id="1264" w:author="Andrea del Nido García" w:date="2020-05-11T12:29:00Z"/>
              </w:rPr>
              <w:pPrChange w:id="1265" w:author="Andrea del Nido García" w:date="2020-05-16T18:30:00Z">
                <w:pPr>
                  <w:pStyle w:val="Tabla"/>
                  <w:jc w:val="both"/>
                </w:pPr>
              </w:pPrChange>
            </w:pPr>
            <w:proofErr w:type="spellStart"/>
            <w:ins w:id="1266" w:author="Andrea del Nido García" w:date="2020-05-11T12:43:00Z">
              <w:r w:rsidRPr="00260603">
                <w:t>OpenSSLSocketImpl</w:t>
              </w:r>
            </w:ins>
            <w:proofErr w:type="spellEnd"/>
            <w:ins w:id="1267" w:author="Andrea del Nido García" w:date="2020-05-11T12:55:00Z">
              <w:r>
                <w:t xml:space="preserve"> </w:t>
              </w:r>
              <w:proofErr w:type="spellStart"/>
              <w:r w:rsidRPr="00743E5B">
                <w:rPr>
                  <w:rPrChange w:id="1268" w:author="Andrea del Nido García" w:date="2020-05-11T12:58:00Z">
                    <w:rPr>
                      <w:rFonts w:ascii="Consolas" w:hAnsi="Consolas"/>
                      <w:color w:val="6A737D"/>
                      <w:sz w:val="18"/>
                      <w:szCs w:val="18"/>
                      <w:shd w:val="clear" w:color="auto" w:fill="FFFFFF"/>
                    </w:rPr>
                  </w:rPrChange>
                </w:rPr>
                <w:t>Conscrypt</w:t>
              </w:r>
            </w:ins>
            <w:proofErr w:type="spellEnd"/>
          </w:p>
        </w:tc>
        <w:tc>
          <w:tcPr>
            <w:tcW w:w="0" w:type="auto"/>
            <w:tcBorders>
              <w:top w:val="single" w:sz="24" w:space="0" w:color="44546A" w:themeColor="text2"/>
              <w:left w:val="single" w:sz="24" w:space="0" w:color="44546A"/>
              <w:bottom w:val="single" w:sz="8" w:space="0" w:color="8496B0" w:themeColor="text2" w:themeTint="99"/>
            </w:tcBorders>
            <w:shd w:val="clear" w:color="auto" w:fill="D5DCE4" w:themeFill="text2" w:themeFillTint="33"/>
            <w:vAlign w:val="center"/>
            <w:tcPrChange w:id="1269" w:author="Andrea del Nido García" w:date="2020-05-16T18:57:00Z">
              <w:tcPr>
                <w:tcW w:w="0" w:type="auto"/>
                <w:gridSpan w:val="2"/>
                <w:tcBorders>
                  <w:top w:val="single" w:sz="24" w:space="0" w:color="44546A" w:themeColor="text2"/>
                  <w:left w:val="single" w:sz="24" w:space="0" w:color="44546A"/>
                  <w:bottom w:val="single" w:sz="8" w:space="0" w:color="8496B0" w:themeColor="text2" w:themeTint="99"/>
                </w:tcBorders>
                <w:shd w:val="clear" w:color="auto" w:fill="D5DCE4" w:themeFill="text2" w:themeFillTint="33"/>
                <w:vAlign w:val="center"/>
              </w:tcPr>
            </w:tcPrChange>
          </w:tcPr>
          <w:p w14:paraId="28AE0EFE" w14:textId="560CD4D3" w:rsidR="007D5330" w:rsidRPr="00850C6B" w:rsidRDefault="007D5330" w:rsidP="005B4F0C">
            <w:pPr>
              <w:pStyle w:val="Tabla"/>
              <w:ind w:left="-107" w:right="-247"/>
              <w:rPr>
                <w:ins w:id="1270" w:author="Andrea del Nido García" w:date="2020-05-11T12:29:00Z"/>
              </w:rPr>
              <w:pPrChange w:id="1271" w:author="Andrea del Nido García" w:date="2020-05-16T18:30:00Z">
                <w:pPr>
                  <w:pStyle w:val="Tabla"/>
                  <w:jc w:val="both"/>
                </w:pPr>
              </w:pPrChange>
            </w:pPr>
            <w:proofErr w:type="spellStart"/>
            <w:ins w:id="1272" w:author="Andrea del Nido García" w:date="2020-05-11T13:46:00Z">
              <w:r w:rsidRPr="006A75C4">
                <w:rPr>
                  <w:rPrChange w:id="1273" w:author="Andrea del Nido García" w:date="2020-05-11T13:48:00Z">
                    <w:rPr>
                      <w:rFonts w:ascii="Consolas" w:hAnsi="Consolas"/>
                      <w:color w:val="032F62"/>
                      <w:sz w:val="18"/>
                      <w:szCs w:val="18"/>
                      <w:shd w:val="clear" w:color="auto" w:fill="FFFFFF"/>
                    </w:rPr>
                  </w:rPrChange>
                </w:rPr>
                <w:t>OpenSSLSocketImpl</w:t>
              </w:r>
              <w:proofErr w:type="spellEnd"/>
              <w:r w:rsidRPr="006A75C4">
                <w:rPr>
                  <w:rPrChange w:id="1274" w:author="Andrea del Nido García" w:date="2020-05-11T13:48:00Z">
                    <w:rPr>
                      <w:rFonts w:ascii="Consolas" w:hAnsi="Consolas"/>
                      <w:color w:val="032F62"/>
                      <w:sz w:val="18"/>
                      <w:szCs w:val="18"/>
                      <w:shd w:val="clear" w:color="auto" w:fill="FFFFFF"/>
                    </w:rPr>
                  </w:rPrChange>
                </w:rPr>
                <w:t xml:space="preserve"> </w:t>
              </w:r>
            </w:ins>
          </w:p>
        </w:tc>
      </w:tr>
      <w:tr w:rsidR="007D5330" w:rsidRPr="00850C6B" w14:paraId="5908C543" w14:textId="77777777" w:rsidTr="00984EC6">
        <w:tblPrEx>
          <w:tblPrExChange w:id="1275" w:author="Andrea del Nido García" w:date="2020-05-16T18:57:00Z">
            <w:tblPrEx>
              <w:tblW w:w="0" w:type="auto"/>
              <w:tblInd w:w="-426" w:type="dxa"/>
              <w:tblLayout w:type="fixed"/>
            </w:tblPrEx>
          </w:tblPrExChange>
        </w:tblPrEx>
        <w:trPr>
          <w:cantSplit/>
          <w:trHeight w:val="187"/>
          <w:jc w:val="center"/>
          <w:ins w:id="1276" w:author="Andrea del Nido García" w:date="2020-05-11T12:29:00Z"/>
          <w:trPrChange w:id="1277" w:author="Andrea del Nido García" w:date="2020-05-16T18:57:00Z">
            <w:trPr>
              <w:cantSplit/>
              <w:trHeight w:val="187"/>
            </w:trPr>
          </w:trPrChange>
        </w:trPr>
        <w:tc>
          <w:tcPr>
            <w:tcW w:w="0" w:type="auto"/>
            <w:vMerge/>
            <w:tcBorders>
              <w:bottom w:val="single" w:sz="24" w:space="0" w:color="44546A"/>
              <w:right w:val="single" w:sz="24" w:space="0" w:color="44546A"/>
            </w:tcBorders>
            <w:shd w:val="clear" w:color="auto" w:fill="D5DCE4" w:themeFill="text2" w:themeFillTint="33"/>
            <w:vAlign w:val="center"/>
            <w:tcPrChange w:id="1278" w:author="Andrea del Nido García" w:date="2020-05-16T18:57:00Z">
              <w:tcPr>
                <w:tcW w:w="0" w:type="auto"/>
                <w:gridSpan w:val="3"/>
                <w:vMerge/>
                <w:tcBorders>
                  <w:bottom w:val="single" w:sz="24" w:space="0" w:color="44546A"/>
                  <w:right w:val="single" w:sz="24" w:space="0" w:color="44546A"/>
                </w:tcBorders>
                <w:shd w:val="clear" w:color="auto" w:fill="D5DCE4" w:themeFill="text2" w:themeFillTint="33"/>
                <w:vAlign w:val="center"/>
              </w:tcPr>
            </w:tcPrChange>
          </w:tcPr>
          <w:p w14:paraId="4E6F577D" w14:textId="77777777" w:rsidR="007D5330" w:rsidRPr="00260603" w:rsidRDefault="007D5330" w:rsidP="005B4F0C">
            <w:pPr>
              <w:pStyle w:val="Tabla"/>
              <w:ind w:left="-105" w:right="-102"/>
              <w:rPr>
                <w:ins w:id="1279" w:author="Andrea del Nido García" w:date="2020-05-11T12:43:00Z"/>
              </w:rPr>
            </w:pPr>
          </w:p>
        </w:tc>
        <w:tc>
          <w:tcPr>
            <w:tcW w:w="0" w:type="auto"/>
            <w:tcBorders>
              <w:top w:val="single" w:sz="8" w:space="0" w:color="8496B0" w:themeColor="text2" w:themeTint="99"/>
              <w:left w:val="single" w:sz="24" w:space="0" w:color="44546A"/>
              <w:bottom w:val="single" w:sz="24" w:space="0" w:color="44546A"/>
            </w:tcBorders>
            <w:shd w:val="clear" w:color="auto" w:fill="D5DCE4" w:themeFill="text2" w:themeFillTint="33"/>
            <w:vAlign w:val="center"/>
            <w:tcPrChange w:id="1280" w:author="Andrea del Nido García" w:date="2020-05-16T18:57:00Z">
              <w:tcPr>
                <w:tcW w:w="0" w:type="auto"/>
                <w:gridSpan w:val="2"/>
                <w:tcBorders>
                  <w:top w:val="single" w:sz="8" w:space="0" w:color="8496B0" w:themeColor="text2" w:themeTint="99"/>
                  <w:left w:val="single" w:sz="24" w:space="0" w:color="44546A"/>
                  <w:bottom w:val="single" w:sz="24" w:space="0" w:color="44546A"/>
                </w:tcBorders>
                <w:shd w:val="clear" w:color="auto" w:fill="D5DCE4" w:themeFill="text2" w:themeFillTint="33"/>
                <w:vAlign w:val="center"/>
              </w:tcPr>
            </w:tcPrChange>
          </w:tcPr>
          <w:p w14:paraId="207C3BA4" w14:textId="3DDCAE05" w:rsidR="007D5330" w:rsidRPr="006A75C4" w:rsidRDefault="007D5330" w:rsidP="005B4F0C">
            <w:pPr>
              <w:pStyle w:val="Tabla"/>
              <w:ind w:left="-107" w:right="-247"/>
              <w:rPr>
                <w:ins w:id="1281" w:author="Andrea del Nido García" w:date="2020-05-11T13:46:00Z"/>
                <w:rPrChange w:id="1282" w:author="Andrea del Nido García" w:date="2020-05-11T13:48:00Z">
                  <w:rPr>
                    <w:ins w:id="1283" w:author="Andrea del Nido García" w:date="2020-05-11T13:46:00Z"/>
                  </w:rPr>
                </w:rPrChange>
              </w:rPr>
            </w:pPr>
            <w:proofErr w:type="spellStart"/>
            <w:ins w:id="1284" w:author="Andrea del Nido García" w:date="2020-05-16T18:36:00Z">
              <w:r w:rsidRPr="000955F4">
                <w:t>verifyCertificateChain</w:t>
              </w:r>
            </w:ins>
            <w:proofErr w:type="spellEnd"/>
          </w:p>
        </w:tc>
      </w:tr>
      <w:tr w:rsidR="00F11FD5" w:rsidRPr="00850C6B" w14:paraId="05D32EF1" w14:textId="77777777" w:rsidTr="00984EC6">
        <w:tblPrEx>
          <w:tblPrExChange w:id="1285" w:author="Andrea del Nido García" w:date="2020-05-16T18:57:00Z">
            <w:tblPrEx>
              <w:tblW w:w="0" w:type="auto"/>
              <w:tblInd w:w="-426" w:type="dxa"/>
              <w:tblLayout w:type="fixed"/>
            </w:tblPrEx>
          </w:tblPrExChange>
        </w:tblPrEx>
        <w:trPr>
          <w:cantSplit/>
          <w:trHeight w:val="383"/>
          <w:jc w:val="center"/>
          <w:ins w:id="1286" w:author="Andrea del Nido García" w:date="2020-05-11T12:29:00Z"/>
          <w:trPrChange w:id="1287" w:author="Andrea del Nido García" w:date="2020-05-16T18:57:00Z">
            <w:trPr>
              <w:cantSplit/>
              <w:trHeight w:val="383"/>
            </w:trPr>
          </w:trPrChange>
        </w:trPr>
        <w:tc>
          <w:tcPr>
            <w:tcW w:w="0" w:type="auto"/>
            <w:vMerge w:val="restart"/>
            <w:tcBorders>
              <w:top w:val="single" w:sz="24" w:space="0" w:color="44546A"/>
              <w:right w:val="single" w:sz="24" w:space="0" w:color="44546A"/>
            </w:tcBorders>
            <w:shd w:val="clear" w:color="auto" w:fill="D5DCE4" w:themeFill="text2" w:themeFillTint="33"/>
            <w:vAlign w:val="center"/>
            <w:tcPrChange w:id="1288" w:author="Andrea del Nido García" w:date="2020-05-16T18:57:00Z">
              <w:tcPr>
                <w:tcW w:w="0" w:type="auto"/>
                <w:gridSpan w:val="3"/>
                <w:vMerge w:val="restart"/>
                <w:tcBorders>
                  <w:top w:val="single" w:sz="24" w:space="0" w:color="44546A"/>
                  <w:right w:val="single" w:sz="24" w:space="0" w:color="44546A"/>
                </w:tcBorders>
                <w:shd w:val="clear" w:color="auto" w:fill="D5DCE4" w:themeFill="text2" w:themeFillTint="33"/>
                <w:vAlign w:val="center"/>
              </w:tcPr>
            </w:tcPrChange>
          </w:tcPr>
          <w:p w14:paraId="37189F0A" w14:textId="42902A77" w:rsidR="00F11FD5" w:rsidRPr="00260603" w:rsidRDefault="00F11FD5" w:rsidP="005B4F0C">
            <w:pPr>
              <w:pStyle w:val="Tabla"/>
              <w:ind w:left="-105" w:right="-102"/>
              <w:rPr>
                <w:ins w:id="1289" w:author="Andrea del Nido García" w:date="2020-05-11T12:29:00Z"/>
              </w:rPr>
              <w:pPrChange w:id="1290" w:author="Andrea del Nido García" w:date="2020-05-16T18:30:00Z">
                <w:pPr>
                  <w:pStyle w:val="Tabla"/>
                  <w:jc w:val="both"/>
                </w:pPr>
              </w:pPrChange>
            </w:pPr>
            <w:proofErr w:type="spellStart"/>
            <w:ins w:id="1291" w:author="Andrea del Nido García" w:date="2020-05-11T12:43:00Z">
              <w:r w:rsidRPr="00260603">
                <w:t>OpenSSLEngineSocketImpl</w:t>
              </w:r>
            </w:ins>
            <w:proofErr w:type="spellEnd"/>
            <w:ins w:id="1292" w:author="Andrea del Nido García" w:date="2020-05-11T12:55:00Z">
              <w:r>
                <w:t xml:space="preserve"> </w:t>
              </w:r>
              <w:proofErr w:type="spellStart"/>
              <w:r w:rsidRPr="00743E5B">
                <w:rPr>
                  <w:rPrChange w:id="1293" w:author="Andrea del Nido García" w:date="2020-05-11T12:58:00Z">
                    <w:rPr>
                      <w:rFonts w:ascii="Consolas" w:hAnsi="Consolas"/>
                      <w:color w:val="6A737D"/>
                      <w:sz w:val="18"/>
                      <w:szCs w:val="18"/>
                      <w:shd w:val="clear" w:color="auto" w:fill="FFFFFF"/>
                    </w:rPr>
                  </w:rPrChange>
                </w:rPr>
                <w:t>Conscrypt</w:t>
              </w:r>
            </w:ins>
            <w:proofErr w:type="spellEnd"/>
          </w:p>
        </w:tc>
        <w:tc>
          <w:tcPr>
            <w:tcW w:w="0" w:type="auto"/>
            <w:tcBorders>
              <w:top w:val="single" w:sz="24" w:space="0" w:color="44546A"/>
              <w:left w:val="single" w:sz="24" w:space="0" w:color="44546A"/>
              <w:bottom w:val="single" w:sz="8" w:space="0" w:color="8496B0" w:themeColor="text2" w:themeTint="99"/>
            </w:tcBorders>
            <w:shd w:val="clear" w:color="auto" w:fill="D5DCE4" w:themeFill="text2" w:themeFillTint="33"/>
            <w:vAlign w:val="center"/>
            <w:tcPrChange w:id="1294" w:author="Andrea del Nido García" w:date="2020-05-16T18:57:00Z">
              <w:tcPr>
                <w:tcW w:w="0" w:type="auto"/>
                <w:gridSpan w:val="2"/>
                <w:tcBorders>
                  <w:top w:val="single" w:sz="24" w:space="0" w:color="44546A"/>
                  <w:left w:val="single" w:sz="24" w:space="0" w:color="44546A"/>
                  <w:bottom w:val="single" w:sz="8" w:space="0" w:color="8496B0" w:themeColor="text2" w:themeTint="99"/>
                </w:tcBorders>
                <w:shd w:val="clear" w:color="auto" w:fill="D5DCE4" w:themeFill="text2" w:themeFillTint="33"/>
                <w:vAlign w:val="center"/>
              </w:tcPr>
            </w:tcPrChange>
          </w:tcPr>
          <w:p w14:paraId="203AAB87" w14:textId="21C02FBA" w:rsidR="00F11FD5" w:rsidRPr="00850C6B" w:rsidRDefault="00F11FD5" w:rsidP="005B4F0C">
            <w:pPr>
              <w:pStyle w:val="Tabla"/>
              <w:ind w:left="-107" w:right="-105"/>
              <w:rPr>
                <w:ins w:id="1295" w:author="Andrea del Nido García" w:date="2020-05-11T12:29:00Z"/>
              </w:rPr>
              <w:pPrChange w:id="1296" w:author="Andrea del Nido García" w:date="2020-05-16T18:30:00Z">
                <w:pPr>
                  <w:pStyle w:val="Tabla"/>
                  <w:jc w:val="both"/>
                </w:pPr>
              </w:pPrChange>
            </w:pPr>
            <w:proofErr w:type="spellStart"/>
            <w:ins w:id="1297" w:author="Andrea del Nido García" w:date="2020-05-11T13:47:00Z">
              <w:r w:rsidRPr="006A75C4">
                <w:rPr>
                  <w:rPrChange w:id="1298" w:author="Andrea del Nido García" w:date="2020-05-11T13:48:00Z">
                    <w:rPr>
                      <w:rFonts w:ascii="Consolas" w:hAnsi="Consolas"/>
                      <w:color w:val="032F62"/>
                      <w:sz w:val="18"/>
                      <w:szCs w:val="18"/>
                      <w:shd w:val="clear" w:color="auto" w:fill="FFFFFF"/>
                    </w:rPr>
                  </w:rPrChange>
                </w:rPr>
                <w:t>OpenSSLEngineSocketImpl</w:t>
              </w:r>
            </w:ins>
            <w:proofErr w:type="spellEnd"/>
          </w:p>
        </w:tc>
      </w:tr>
      <w:tr w:rsidR="00F11FD5" w:rsidRPr="00850C6B" w14:paraId="788DCFDD" w14:textId="77777777" w:rsidTr="00984EC6">
        <w:tblPrEx>
          <w:tblPrExChange w:id="1299" w:author="Andrea del Nido García" w:date="2020-05-16T18:57:00Z">
            <w:tblPrEx>
              <w:tblW w:w="0" w:type="auto"/>
              <w:tblInd w:w="-426" w:type="dxa"/>
              <w:tblLayout w:type="fixed"/>
            </w:tblPrEx>
          </w:tblPrExChange>
        </w:tblPrEx>
        <w:trPr>
          <w:cantSplit/>
          <w:trHeight w:val="382"/>
          <w:jc w:val="center"/>
          <w:ins w:id="1300" w:author="Andrea del Nido García" w:date="2020-05-11T12:29:00Z"/>
          <w:trPrChange w:id="1301" w:author="Andrea del Nido García" w:date="2020-05-16T18:57:00Z">
            <w:trPr>
              <w:cantSplit/>
              <w:trHeight w:val="382"/>
            </w:trPr>
          </w:trPrChange>
        </w:trPr>
        <w:tc>
          <w:tcPr>
            <w:tcW w:w="0" w:type="auto"/>
            <w:vMerge/>
            <w:tcBorders>
              <w:bottom w:val="single" w:sz="24" w:space="0" w:color="44546A"/>
              <w:right w:val="single" w:sz="24" w:space="0" w:color="44546A"/>
            </w:tcBorders>
            <w:shd w:val="clear" w:color="auto" w:fill="D5DCE4" w:themeFill="text2" w:themeFillTint="33"/>
            <w:vAlign w:val="center"/>
            <w:tcPrChange w:id="1302" w:author="Andrea del Nido García" w:date="2020-05-16T18:57:00Z">
              <w:tcPr>
                <w:tcW w:w="0" w:type="auto"/>
                <w:gridSpan w:val="3"/>
                <w:vMerge/>
                <w:tcBorders>
                  <w:bottom w:val="single" w:sz="24" w:space="0" w:color="44546A"/>
                  <w:right w:val="single" w:sz="24" w:space="0" w:color="44546A"/>
                </w:tcBorders>
                <w:shd w:val="clear" w:color="auto" w:fill="D5DCE4" w:themeFill="text2" w:themeFillTint="33"/>
                <w:vAlign w:val="center"/>
              </w:tcPr>
            </w:tcPrChange>
          </w:tcPr>
          <w:p w14:paraId="07736338" w14:textId="77777777" w:rsidR="00F11FD5" w:rsidRPr="00260603" w:rsidRDefault="00F11FD5" w:rsidP="005B4F0C">
            <w:pPr>
              <w:pStyle w:val="Tabla"/>
              <w:ind w:left="-105" w:right="-102"/>
              <w:rPr>
                <w:ins w:id="1303" w:author="Andrea del Nido García" w:date="2020-05-11T12:43:00Z"/>
              </w:rPr>
            </w:pPr>
          </w:p>
        </w:tc>
        <w:tc>
          <w:tcPr>
            <w:tcW w:w="0" w:type="auto"/>
            <w:tcBorders>
              <w:top w:val="single" w:sz="8" w:space="0" w:color="8496B0" w:themeColor="text2" w:themeTint="99"/>
              <w:left w:val="single" w:sz="24" w:space="0" w:color="44546A"/>
              <w:bottom w:val="single" w:sz="24" w:space="0" w:color="44546A"/>
            </w:tcBorders>
            <w:shd w:val="clear" w:color="auto" w:fill="D5DCE4" w:themeFill="text2" w:themeFillTint="33"/>
            <w:vAlign w:val="center"/>
            <w:tcPrChange w:id="1304" w:author="Andrea del Nido García" w:date="2020-05-16T18:57:00Z">
              <w:tcPr>
                <w:tcW w:w="0" w:type="auto"/>
                <w:gridSpan w:val="2"/>
                <w:tcBorders>
                  <w:top w:val="single" w:sz="8" w:space="0" w:color="8496B0" w:themeColor="text2" w:themeTint="99"/>
                  <w:left w:val="single" w:sz="24" w:space="0" w:color="44546A"/>
                  <w:bottom w:val="single" w:sz="24" w:space="0" w:color="44546A"/>
                </w:tcBorders>
                <w:shd w:val="clear" w:color="auto" w:fill="D5DCE4" w:themeFill="text2" w:themeFillTint="33"/>
                <w:vAlign w:val="center"/>
              </w:tcPr>
            </w:tcPrChange>
          </w:tcPr>
          <w:p w14:paraId="70B2059A" w14:textId="64F3BC86" w:rsidR="00F11FD5" w:rsidRPr="006A75C4" w:rsidRDefault="00984BEE" w:rsidP="005B4F0C">
            <w:pPr>
              <w:pStyle w:val="Tabla"/>
              <w:ind w:left="-107" w:right="-105"/>
              <w:rPr>
                <w:ins w:id="1305" w:author="Andrea del Nido García" w:date="2020-05-11T13:47:00Z"/>
                <w:rPrChange w:id="1306" w:author="Andrea del Nido García" w:date="2020-05-11T13:48:00Z">
                  <w:rPr>
                    <w:ins w:id="1307" w:author="Andrea del Nido García" w:date="2020-05-11T13:47:00Z"/>
                  </w:rPr>
                </w:rPrChange>
              </w:rPr>
            </w:pPr>
            <w:proofErr w:type="spellStart"/>
            <w:ins w:id="1308" w:author="Andrea del Nido García" w:date="2020-05-16T18:36:00Z">
              <w:r w:rsidRPr="000955F4">
                <w:t>verifyCertificateChain</w:t>
              </w:r>
            </w:ins>
            <w:proofErr w:type="spellEnd"/>
          </w:p>
        </w:tc>
      </w:tr>
      <w:tr w:rsidR="00274D68" w:rsidRPr="00850C6B" w14:paraId="2BB301E7" w14:textId="77777777" w:rsidTr="00984EC6">
        <w:tblPrEx>
          <w:tblPrExChange w:id="1309" w:author="Andrea del Nido García" w:date="2020-05-16T18:57:00Z">
            <w:tblPrEx>
              <w:tblW w:w="0" w:type="auto"/>
              <w:tblInd w:w="-426" w:type="dxa"/>
              <w:tblLayout w:type="fixed"/>
            </w:tblPrEx>
          </w:tblPrExChange>
        </w:tblPrEx>
        <w:trPr>
          <w:cantSplit/>
          <w:trHeight w:val="188"/>
          <w:jc w:val="center"/>
          <w:ins w:id="1310" w:author="Andrea del Nido García" w:date="2020-05-11T12:29:00Z"/>
          <w:trPrChange w:id="1311" w:author="Andrea del Nido García" w:date="2020-05-16T18:57:00Z">
            <w:trPr>
              <w:cantSplit/>
              <w:trHeight w:val="188"/>
            </w:trPr>
          </w:trPrChange>
        </w:trPr>
        <w:tc>
          <w:tcPr>
            <w:tcW w:w="0" w:type="auto"/>
            <w:vMerge w:val="restart"/>
            <w:tcBorders>
              <w:top w:val="single" w:sz="24" w:space="0" w:color="44546A"/>
              <w:right w:val="single" w:sz="24" w:space="0" w:color="44546A"/>
            </w:tcBorders>
            <w:shd w:val="clear" w:color="auto" w:fill="D5DCE4" w:themeFill="text2" w:themeFillTint="33"/>
            <w:vAlign w:val="center"/>
            <w:tcPrChange w:id="1312" w:author="Andrea del Nido García" w:date="2020-05-16T18:57:00Z">
              <w:tcPr>
                <w:tcW w:w="0" w:type="auto"/>
                <w:gridSpan w:val="3"/>
                <w:vMerge w:val="restart"/>
                <w:tcBorders>
                  <w:top w:val="single" w:sz="24" w:space="0" w:color="44546A"/>
                  <w:right w:val="single" w:sz="24" w:space="0" w:color="44546A"/>
                </w:tcBorders>
                <w:shd w:val="clear" w:color="auto" w:fill="D5DCE4" w:themeFill="text2" w:themeFillTint="33"/>
                <w:vAlign w:val="center"/>
              </w:tcPr>
            </w:tcPrChange>
          </w:tcPr>
          <w:p w14:paraId="477C5523" w14:textId="4710FD4F" w:rsidR="00274D68" w:rsidRPr="00260603" w:rsidRDefault="00274D68" w:rsidP="005B4F0C">
            <w:pPr>
              <w:pStyle w:val="Tabla"/>
              <w:ind w:left="-105" w:right="-102"/>
              <w:rPr>
                <w:ins w:id="1313" w:author="Andrea del Nido García" w:date="2020-05-11T12:29:00Z"/>
              </w:rPr>
              <w:pPrChange w:id="1314" w:author="Andrea del Nido García" w:date="2020-05-16T18:30:00Z">
                <w:pPr>
                  <w:pStyle w:val="Tabla"/>
                  <w:jc w:val="both"/>
                </w:pPr>
              </w:pPrChange>
            </w:pPr>
            <w:proofErr w:type="spellStart"/>
            <w:ins w:id="1315" w:author="Andrea del Nido García" w:date="2020-05-11T12:43:00Z">
              <w:r w:rsidRPr="00260603">
                <w:t>OpenSSLSocketImpl</w:t>
              </w:r>
              <w:proofErr w:type="spellEnd"/>
              <w:r w:rsidRPr="00260603">
                <w:t xml:space="preserve"> Apache</w:t>
              </w:r>
            </w:ins>
          </w:p>
        </w:tc>
        <w:tc>
          <w:tcPr>
            <w:tcW w:w="0" w:type="auto"/>
            <w:tcBorders>
              <w:top w:val="single" w:sz="24" w:space="0" w:color="44546A"/>
              <w:left w:val="single" w:sz="24" w:space="0" w:color="44546A"/>
              <w:bottom w:val="single" w:sz="8" w:space="0" w:color="8496B0" w:themeColor="text2" w:themeTint="99"/>
            </w:tcBorders>
            <w:shd w:val="clear" w:color="auto" w:fill="D5DCE4" w:themeFill="text2" w:themeFillTint="33"/>
            <w:vAlign w:val="center"/>
            <w:tcPrChange w:id="1316" w:author="Andrea del Nido García" w:date="2020-05-16T18:57:00Z">
              <w:tcPr>
                <w:tcW w:w="0" w:type="auto"/>
                <w:gridSpan w:val="2"/>
                <w:tcBorders>
                  <w:top w:val="single" w:sz="24" w:space="0" w:color="44546A"/>
                  <w:left w:val="single" w:sz="24" w:space="0" w:color="44546A"/>
                  <w:bottom w:val="single" w:sz="8" w:space="0" w:color="8496B0" w:themeColor="text2" w:themeTint="99"/>
                </w:tcBorders>
                <w:shd w:val="clear" w:color="auto" w:fill="D5DCE4" w:themeFill="text2" w:themeFillTint="33"/>
                <w:vAlign w:val="center"/>
              </w:tcPr>
            </w:tcPrChange>
          </w:tcPr>
          <w:p w14:paraId="773447CA" w14:textId="372D2A51" w:rsidR="00274D68" w:rsidRPr="00850C6B" w:rsidRDefault="00274D68" w:rsidP="005B4F0C">
            <w:pPr>
              <w:pStyle w:val="Tabla"/>
              <w:ind w:left="-107" w:right="-105"/>
              <w:rPr>
                <w:ins w:id="1317" w:author="Andrea del Nido García" w:date="2020-05-11T12:29:00Z"/>
              </w:rPr>
              <w:pPrChange w:id="1318" w:author="Andrea del Nido García" w:date="2020-05-16T18:30:00Z">
                <w:pPr>
                  <w:pStyle w:val="Tabla"/>
                  <w:jc w:val="both"/>
                </w:pPr>
              </w:pPrChange>
            </w:pPr>
            <w:proofErr w:type="spellStart"/>
            <w:ins w:id="1319" w:author="Andrea del Nido García" w:date="2020-05-11T13:48:00Z">
              <w:r w:rsidRPr="009F77F7">
                <w:rPr>
                  <w:rPrChange w:id="1320" w:author="Andrea del Nido García" w:date="2020-05-11T13:48:00Z">
                    <w:rPr>
                      <w:rFonts w:ascii="Consolas" w:hAnsi="Consolas"/>
                      <w:color w:val="032F62"/>
                      <w:sz w:val="18"/>
                      <w:szCs w:val="18"/>
                      <w:shd w:val="clear" w:color="auto" w:fill="FFFFFF"/>
                    </w:rPr>
                  </w:rPrChange>
                </w:rPr>
                <w:t>OpenSSLSocketImpl</w:t>
              </w:r>
            </w:ins>
            <w:proofErr w:type="spellEnd"/>
          </w:p>
        </w:tc>
      </w:tr>
      <w:tr w:rsidR="00274D68" w:rsidRPr="00850C6B" w14:paraId="0F573BB1" w14:textId="77777777" w:rsidTr="00984EC6">
        <w:tblPrEx>
          <w:tblPrExChange w:id="1321" w:author="Andrea del Nido García" w:date="2020-05-16T18:57:00Z">
            <w:tblPrEx>
              <w:tblW w:w="0" w:type="auto"/>
              <w:tblInd w:w="-426" w:type="dxa"/>
              <w:tblLayout w:type="fixed"/>
            </w:tblPrEx>
          </w:tblPrExChange>
        </w:tblPrEx>
        <w:trPr>
          <w:cantSplit/>
          <w:trHeight w:val="187"/>
          <w:jc w:val="center"/>
          <w:ins w:id="1322" w:author="Andrea del Nido García" w:date="2020-05-11T12:29:00Z"/>
          <w:trPrChange w:id="1323" w:author="Andrea del Nido García" w:date="2020-05-16T18:57:00Z">
            <w:trPr>
              <w:cantSplit/>
              <w:trHeight w:val="187"/>
            </w:trPr>
          </w:trPrChange>
        </w:trPr>
        <w:tc>
          <w:tcPr>
            <w:tcW w:w="0" w:type="auto"/>
            <w:vMerge/>
            <w:tcBorders>
              <w:bottom w:val="single" w:sz="24" w:space="0" w:color="44546A"/>
              <w:right w:val="single" w:sz="24" w:space="0" w:color="44546A"/>
            </w:tcBorders>
            <w:shd w:val="clear" w:color="auto" w:fill="D5DCE4" w:themeFill="text2" w:themeFillTint="33"/>
            <w:vAlign w:val="center"/>
            <w:tcPrChange w:id="1324" w:author="Andrea del Nido García" w:date="2020-05-16T18:57:00Z">
              <w:tcPr>
                <w:tcW w:w="0" w:type="auto"/>
                <w:gridSpan w:val="3"/>
                <w:vMerge/>
                <w:tcBorders>
                  <w:bottom w:val="single" w:sz="24" w:space="0" w:color="44546A"/>
                  <w:right w:val="single" w:sz="24" w:space="0" w:color="44546A"/>
                </w:tcBorders>
                <w:shd w:val="clear" w:color="auto" w:fill="D5DCE4" w:themeFill="text2" w:themeFillTint="33"/>
                <w:vAlign w:val="center"/>
              </w:tcPr>
            </w:tcPrChange>
          </w:tcPr>
          <w:p w14:paraId="39FD3AF3" w14:textId="77777777" w:rsidR="00274D68" w:rsidRPr="00260603" w:rsidRDefault="00274D68" w:rsidP="005B4F0C">
            <w:pPr>
              <w:pStyle w:val="Tabla"/>
              <w:ind w:left="-105" w:right="-102"/>
              <w:rPr>
                <w:ins w:id="1325" w:author="Andrea del Nido García" w:date="2020-05-11T12:43:00Z"/>
              </w:rPr>
            </w:pPr>
          </w:p>
        </w:tc>
        <w:tc>
          <w:tcPr>
            <w:tcW w:w="0" w:type="auto"/>
            <w:tcBorders>
              <w:top w:val="single" w:sz="8" w:space="0" w:color="8496B0" w:themeColor="text2" w:themeTint="99"/>
              <w:left w:val="single" w:sz="24" w:space="0" w:color="44546A"/>
              <w:bottom w:val="single" w:sz="24" w:space="0" w:color="44546A"/>
            </w:tcBorders>
            <w:shd w:val="clear" w:color="auto" w:fill="D5DCE4" w:themeFill="text2" w:themeFillTint="33"/>
            <w:vAlign w:val="center"/>
            <w:tcPrChange w:id="1326" w:author="Andrea del Nido García" w:date="2020-05-16T18:57:00Z">
              <w:tcPr>
                <w:tcW w:w="0" w:type="auto"/>
                <w:gridSpan w:val="2"/>
                <w:tcBorders>
                  <w:top w:val="single" w:sz="8" w:space="0" w:color="8496B0" w:themeColor="text2" w:themeTint="99"/>
                  <w:left w:val="single" w:sz="24" w:space="0" w:color="44546A"/>
                  <w:bottom w:val="single" w:sz="24" w:space="0" w:color="44546A"/>
                </w:tcBorders>
                <w:shd w:val="clear" w:color="auto" w:fill="D5DCE4" w:themeFill="text2" w:themeFillTint="33"/>
                <w:vAlign w:val="center"/>
              </w:tcPr>
            </w:tcPrChange>
          </w:tcPr>
          <w:p w14:paraId="42CB610E" w14:textId="5ABD373F" w:rsidR="00274D68" w:rsidRPr="009F77F7" w:rsidRDefault="00274D68" w:rsidP="005B4F0C">
            <w:pPr>
              <w:pStyle w:val="Tabla"/>
              <w:ind w:left="-107" w:right="-105"/>
              <w:rPr>
                <w:ins w:id="1327" w:author="Andrea del Nido García" w:date="2020-05-11T13:48:00Z"/>
                <w:rPrChange w:id="1328" w:author="Andrea del Nido García" w:date="2020-05-11T13:48:00Z">
                  <w:rPr>
                    <w:ins w:id="1329" w:author="Andrea del Nido García" w:date="2020-05-11T13:48:00Z"/>
                  </w:rPr>
                </w:rPrChange>
              </w:rPr>
            </w:pPr>
            <w:proofErr w:type="spellStart"/>
            <w:ins w:id="1330" w:author="Andrea del Nido García" w:date="2020-05-16T18:38:00Z">
              <w:r w:rsidRPr="000955F4">
                <w:t>verifyCertificateChain</w:t>
              </w:r>
            </w:ins>
            <w:proofErr w:type="spellEnd"/>
          </w:p>
        </w:tc>
      </w:tr>
      <w:tr w:rsidR="002D1A93" w:rsidRPr="00850C6B" w14:paraId="59792F8B" w14:textId="77777777" w:rsidTr="00984EC6">
        <w:tblPrEx>
          <w:tblPrExChange w:id="1331" w:author="Andrea del Nido García" w:date="2020-05-16T18:57:00Z">
            <w:tblPrEx>
              <w:tblW w:w="0" w:type="auto"/>
              <w:tblInd w:w="-426" w:type="dxa"/>
              <w:tblLayout w:type="fixed"/>
            </w:tblPrEx>
          </w:tblPrExChange>
        </w:tblPrEx>
        <w:trPr>
          <w:cantSplit/>
          <w:trHeight w:val="188"/>
          <w:jc w:val="center"/>
          <w:ins w:id="1332" w:author="Andrea del Nido García" w:date="2020-05-11T12:29:00Z"/>
          <w:trPrChange w:id="1333" w:author="Andrea del Nido García" w:date="2020-05-16T18:57:00Z">
            <w:trPr>
              <w:cantSplit/>
              <w:trHeight w:val="188"/>
            </w:trPr>
          </w:trPrChange>
        </w:trPr>
        <w:tc>
          <w:tcPr>
            <w:tcW w:w="0" w:type="auto"/>
            <w:vMerge w:val="restart"/>
            <w:tcBorders>
              <w:top w:val="single" w:sz="24" w:space="0" w:color="44546A"/>
              <w:right w:val="single" w:sz="24" w:space="0" w:color="44546A"/>
            </w:tcBorders>
            <w:shd w:val="clear" w:color="auto" w:fill="D5DCE4" w:themeFill="text2" w:themeFillTint="33"/>
            <w:vAlign w:val="center"/>
            <w:tcPrChange w:id="1334" w:author="Andrea del Nido García" w:date="2020-05-16T18:57:00Z">
              <w:tcPr>
                <w:tcW w:w="0" w:type="auto"/>
                <w:gridSpan w:val="3"/>
                <w:vMerge w:val="restart"/>
                <w:tcBorders>
                  <w:top w:val="single" w:sz="24" w:space="0" w:color="44546A"/>
                  <w:right w:val="single" w:sz="24" w:space="0" w:color="44546A"/>
                </w:tcBorders>
                <w:shd w:val="clear" w:color="auto" w:fill="D5DCE4" w:themeFill="text2" w:themeFillTint="33"/>
                <w:vAlign w:val="center"/>
              </w:tcPr>
            </w:tcPrChange>
          </w:tcPr>
          <w:p w14:paraId="1129F480" w14:textId="75936A5B" w:rsidR="002D1A93" w:rsidRPr="00260603" w:rsidRDefault="002D1A93" w:rsidP="005B4F0C">
            <w:pPr>
              <w:pStyle w:val="Tabla"/>
              <w:ind w:left="-105" w:right="-102"/>
              <w:rPr>
                <w:ins w:id="1335" w:author="Andrea del Nido García" w:date="2020-05-11T12:29:00Z"/>
              </w:rPr>
              <w:pPrChange w:id="1336" w:author="Andrea del Nido García" w:date="2020-05-16T18:30:00Z">
                <w:pPr>
                  <w:pStyle w:val="Tabla"/>
                  <w:jc w:val="both"/>
                </w:pPr>
              </w:pPrChange>
            </w:pPr>
            <w:ins w:id="1337" w:author="Andrea del Nido García" w:date="2020-05-11T12:54:00Z">
              <w:r>
                <w:t>OkHTTPv3</w:t>
              </w:r>
            </w:ins>
          </w:p>
        </w:tc>
        <w:tc>
          <w:tcPr>
            <w:tcW w:w="0" w:type="auto"/>
            <w:tcBorders>
              <w:top w:val="single" w:sz="24" w:space="0" w:color="44546A"/>
              <w:left w:val="single" w:sz="24" w:space="0" w:color="44546A"/>
              <w:bottom w:val="single" w:sz="8" w:space="0" w:color="8496B0" w:themeColor="text2" w:themeTint="99"/>
            </w:tcBorders>
            <w:shd w:val="clear" w:color="auto" w:fill="D5DCE4" w:themeFill="text2" w:themeFillTint="33"/>
            <w:vAlign w:val="center"/>
            <w:tcPrChange w:id="1338" w:author="Andrea del Nido García" w:date="2020-05-16T18:57:00Z">
              <w:tcPr>
                <w:tcW w:w="0" w:type="auto"/>
                <w:gridSpan w:val="2"/>
                <w:tcBorders>
                  <w:top w:val="single" w:sz="24" w:space="0" w:color="44546A"/>
                  <w:left w:val="single" w:sz="24" w:space="0" w:color="44546A"/>
                  <w:bottom w:val="single" w:sz="8" w:space="0" w:color="8496B0" w:themeColor="text2" w:themeTint="99"/>
                </w:tcBorders>
                <w:shd w:val="clear" w:color="auto" w:fill="D5DCE4" w:themeFill="text2" w:themeFillTint="33"/>
                <w:vAlign w:val="center"/>
              </w:tcPr>
            </w:tcPrChange>
          </w:tcPr>
          <w:p w14:paraId="31F685D6" w14:textId="66E8EE40" w:rsidR="002D1A93" w:rsidRPr="00850C6B" w:rsidRDefault="002D1A93" w:rsidP="005B4F0C">
            <w:pPr>
              <w:pStyle w:val="Tabla"/>
              <w:ind w:left="-107"/>
              <w:rPr>
                <w:ins w:id="1339" w:author="Andrea del Nido García" w:date="2020-05-11T12:29:00Z"/>
              </w:rPr>
              <w:pPrChange w:id="1340" w:author="Andrea del Nido García" w:date="2020-05-16T18:30:00Z">
                <w:pPr>
                  <w:pStyle w:val="Tabla"/>
                  <w:jc w:val="both"/>
                </w:pPr>
              </w:pPrChange>
            </w:pPr>
            <w:proofErr w:type="spellStart"/>
            <w:ins w:id="1341" w:author="Andrea del Nido García" w:date="2020-05-11T13:18:00Z">
              <w:r>
                <w:t>CertificatePinner</w:t>
              </w:r>
            </w:ins>
            <w:proofErr w:type="spellEnd"/>
          </w:p>
        </w:tc>
      </w:tr>
      <w:tr w:rsidR="002D1A93" w:rsidRPr="00850C6B" w14:paraId="03108458" w14:textId="77777777" w:rsidTr="00984EC6">
        <w:tblPrEx>
          <w:tblPrExChange w:id="1342" w:author="Andrea del Nido García" w:date="2020-05-16T18:57:00Z">
            <w:tblPrEx>
              <w:tblW w:w="0" w:type="auto"/>
              <w:tblInd w:w="-426" w:type="dxa"/>
              <w:tblLayout w:type="fixed"/>
            </w:tblPrEx>
          </w:tblPrExChange>
        </w:tblPrEx>
        <w:trPr>
          <w:cantSplit/>
          <w:trHeight w:val="187"/>
          <w:jc w:val="center"/>
          <w:ins w:id="1343" w:author="Andrea del Nido García" w:date="2020-05-11T12:29:00Z"/>
          <w:trPrChange w:id="1344" w:author="Andrea del Nido García" w:date="2020-05-16T18:57:00Z">
            <w:trPr>
              <w:cantSplit/>
              <w:trHeight w:val="187"/>
            </w:trPr>
          </w:trPrChange>
        </w:trPr>
        <w:tc>
          <w:tcPr>
            <w:tcW w:w="0" w:type="auto"/>
            <w:vMerge/>
            <w:tcBorders>
              <w:bottom w:val="single" w:sz="24" w:space="0" w:color="44546A"/>
              <w:right w:val="single" w:sz="24" w:space="0" w:color="44546A"/>
            </w:tcBorders>
            <w:shd w:val="clear" w:color="auto" w:fill="D5DCE4" w:themeFill="text2" w:themeFillTint="33"/>
            <w:vAlign w:val="center"/>
            <w:tcPrChange w:id="1345" w:author="Andrea del Nido García" w:date="2020-05-16T18:57:00Z">
              <w:tcPr>
                <w:tcW w:w="0" w:type="auto"/>
                <w:gridSpan w:val="3"/>
                <w:vMerge/>
                <w:tcBorders>
                  <w:bottom w:val="single" w:sz="24" w:space="0" w:color="44546A"/>
                  <w:right w:val="single" w:sz="24" w:space="0" w:color="44546A"/>
                </w:tcBorders>
                <w:shd w:val="clear" w:color="auto" w:fill="D5DCE4" w:themeFill="text2" w:themeFillTint="33"/>
                <w:vAlign w:val="center"/>
              </w:tcPr>
            </w:tcPrChange>
          </w:tcPr>
          <w:p w14:paraId="232BA29B" w14:textId="77777777" w:rsidR="002D1A93" w:rsidRDefault="002D1A93" w:rsidP="005B4F0C">
            <w:pPr>
              <w:pStyle w:val="Tabla"/>
              <w:ind w:left="-105" w:right="-102"/>
              <w:rPr>
                <w:ins w:id="1346" w:author="Andrea del Nido García" w:date="2020-05-11T12:54:00Z"/>
              </w:rPr>
            </w:pPr>
          </w:p>
        </w:tc>
        <w:tc>
          <w:tcPr>
            <w:tcW w:w="0" w:type="auto"/>
            <w:tcBorders>
              <w:top w:val="single" w:sz="8" w:space="0" w:color="8496B0" w:themeColor="text2" w:themeTint="99"/>
              <w:left w:val="single" w:sz="24" w:space="0" w:color="44546A"/>
              <w:bottom w:val="single" w:sz="24" w:space="0" w:color="44546A"/>
            </w:tcBorders>
            <w:shd w:val="clear" w:color="auto" w:fill="D5DCE4" w:themeFill="text2" w:themeFillTint="33"/>
            <w:vAlign w:val="center"/>
            <w:tcPrChange w:id="1347" w:author="Andrea del Nido García" w:date="2020-05-16T18:57:00Z">
              <w:tcPr>
                <w:tcW w:w="0" w:type="auto"/>
                <w:gridSpan w:val="2"/>
                <w:tcBorders>
                  <w:top w:val="single" w:sz="8" w:space="0" w:color="8496B0" w:themeColor="text2" w:themeTint="99"/>
                  <w:left w:val="single" w:sz="24" w:space="0" w:color="44546A"/>
                  <w:bottom w:val="single" w:sz="24" w:space="0" w:color="44546A"/>
                </w:tcBorders>
                <w:shd w:val="clear" w:color="auto" w:fill="D5DCE4" w:themeFill="text2" w:themeFillTint="33"/>
                <w:vAlign w:val="center"/>
              </w:tcPr>
            </w:tcPrChange>
          </w:tcPr>
          <w:p w14:paraId="5C09E7DA" w14:textId="644FA1D9" w:rsidR="002D1A93" w:rsidRDefault="002D1A93" w:rsidP="005B4F0C">
            <w:pPr>
              <w:pStyle w:val="Tabla"/>
              <w:ind w:left="-107"/>
              <w:rPr>
                <w:ins w:id="1348" w:author="Andrea del Nido García" w:date="2020-05-11T13:18:00Z"/>
              </w:rPr>
            </w:pPr>
            <w:proofErr w:type="spellStart"/>
            <w:ins w:id="1349" w:author="Andrea del Nido García" w:date="2020-05-16T18:48:00Z">
              <w:r>
                <w:t>Certificate</w:t>
              </w:r>
            </w:ins>
            <w:proofErr w:type="spellEnd"/>
          </w:p>
        </w:tc>
      </w:tr>
      <w:tr w:rsidR="0044694C" w:rsidRPr="00850C6B" w14:paraId="00A25067" w14:textId="77777777" w:rsidTr="00984EC6">
        <w:tblPrEx>
          <w:tblPrExChange w:id="1350" w:author="Andrea del Nido García" w:date="2020-05-16T18:57:00Z">
            <w:tblPrEx>
              <w:tblW w:w="0" w:type="auto"/>
              <w:tblInd w:w="-426" w:type="dxa"/>
              <w:tblLayout w:type="fixed"/>
            </w:tblPrEx>
          </w:tblPrExChange>
        </w:tblPrEx>
        <w:trPr>
          <w:cantSplit/>
          <w:trHeight w:val="192"/>
          <w:jc w:val="center"/>
          <w:ins w:id="1351" w:author="Andrea del Nido García" w:date="2020-05-11T12:29:00Z"/>
          <w:trPrChange w:id="1352" w:author="Andrea del Nido García" w:date="2020-05-16T18:57:00Z">
            <w:trPr>
              <w:cantSplit/>
              <w:trHeight w:val="192"/>
            </w:trPr>
          </w:trPrChange>
        </w:trPr>
        <w:tc>
          <w:tcPr>
            <w:tcW w:w="0" w:type="auto"/>
            <w:vMerge w:val="restart"/>
            <w:tcBorders>
              <w:top w:val="single" w:sz="24" w:space="0" w:color="44546A"/>
              <w:right w:val="single" w:sz="24" w:space="0" w:color="44546A"/>
            </w:tcBorders>
            <w:shd w:val="clear" w:color="auto" w:fill="D5DCE4" w:themeFill="text2" w:themeFillTint="33"/>
            <w:vAlign w:val="center"/>
            <w:tcPrChange w:id="1353" w:author="Andrea del Nido García" w:date="2020-05-16T18:57:00Z">
              <w:tcPr>
                <w:tcW w:w="0" w:type="auto"/>
                <w:gridSpan w:val="3"/>
                <w:vMerge w:val="restart"/>
                <w:tcBorders>
                  <w:top w:val="single" w:sz="24" w:space="0" w:color="44546A"/>
                  <w:right w:val="single" w:sz="24" w:space="0" w:color="44546A"/>
                </w:tcBorders>
                <w:shd w:val="clear" w:color="auto" w:fill="D5DCE4" w:themeFill="text2" w:themeFillTint="33"/>
                <w:vAlign w:val="center"/>
              </w:tcPr>
            </w:tcPrChange>
          </w:tcPr>
          <w:p w14:paraId="17A1F40F" w14:textId="66961490" w:rsidR="0044694C" w:rsidRPr="00260603" w:rsidRDefault="0044694C" w:rsidP="005B4F0C">
            <w:pPr>
              <w:pStyle w:val="Tabla"/>
              <w:ind w:left="-105" w:right="-102"/>
              <w:rPr>
                <w:ins w:id="1354" w:author="Andrea del Nido García" w:date="2020-05-11T12:29:00Z"/>
              </w:rPr>
              <w:pPrChange w:id="1355" w:author="Andrea del Nido García" w:date="2020-05-16T18:30:00Z">
                <w:pPr>
                  <w:pStyle w:val="Tabla"/>
                  <w:jc w:val="both"/>
                </w:pPr>
              </w:pPrChange>
            </w:pPr>
            <w:proofErr w:type="spellStart"/>
            <w:ins w:id="1356" w:author="Andrea del Nido García" w:date="2020-05-11T12:55:00Z">
              <w:r>
                <w:t>Trustkit</w:t>
              </w:r>
            </w:ins>
            <w:proofErr w:type="spellEnd"/>
          </w:p>
        </w:tc>
        <w:tc>
          <w:tcPr>
            <w:tcW w:w="0" w:type="auto"/>
            <w:tcBorders>
              <w:top w:val="single" w:sz="24" w:space="0" w:color="44546A"/>
              <w:left w:val="single" w:sz="24" w:space="0" w:color="44546A"/>
              <w:bottom w:val="single" w:sz="8" w:space="0" w:color="8496B0" w:themeColor="text2" w:themeTint="99"/>
            </w:tcBorders>
            <w:shd w:val="clear" w:color="auto" w:fill="D5DCE4" w:themeFill="text2" w:themeFillTint="33"/>
            <w:vAlign w:val="center"/>
            <w:tcPrChange w:id="1357" w:author="Andrea del Nido García" w:date="2020-05-16T18:57:00Z">
              <w:tcPr>
                <w:tcW w:w="0" w:type="auto"/>
                <w:gridSpan w:val="2"/>
                <w:tcBorders>
                  <w:top w:val="single" w:sz="24" w:space="0" w:color="44546A"/>
                  <w:left w:val="single" w:sz="24" w:space="0" w:color="44546A"/>
                  <w:bottom w:val="single" w:sz="8" w:space="0" w:color="8496B0" w:themeColor="text2" w:themeTint="99"/>
                </w:tcBorders>
                <w:shd w:val="clear" w:color="auto" w:fill="D5DCE4" w:themeFill="text2" w:themeFillTint="33"/>
                <w:vAlign w:val="center"/>
              </w:tcPr>
            </w:tcPrChange>
          </w:tcPr>
          <w:p w14:paraId="543B43BB" w14:textId="247A94E9" w:rsidR="0044694C" w:rsidRPr="00850C6B" w:rsidRDefault="0044694C" w:rsidP="005B4F0C">
            <w:pPr>
              <w:pStyle w:val="Tabla"/>
              <w:keepNext/>
              <w:ind w:left="-107" w:right="-105"/>
              <w:rPr>
                <w:ins w:id="1358" w:author="Andrea del Nido García" w:date="2020-05-11T12:29:00Z"/>
              </w:rPr>
              <w:pPrChange w:id="1359" w:author="Andrea del Nido García" w:date="2020-05-16T18:30:00Z">
                <w:pPr>
                  <w:pStyle w:val="Tabla"/>
                  <w:jc w:val="both"/>
                </w:pPr>
              </w:pPrChange>
            </w:pPr>
            <w:proofErr w:type="spellStart"/>
            <w:ins w:id="1360" w:author="Andrea del Nido García" w:date="2020-05-11T13:18:00Z">
              <w:r w:rsidRPr="00941093">
                <w:t>OkHostnameVerifier</w:t>
              </w:r>
            </w:ins>
            <w:proofErr w:type="spellEnd"/>
          </w:p>
        </w:tc>
      </w:tr>
      <w:tr w:rsidR="0044694C" w:rsidRPr="00850C6B" w14:paraId="40A5DF94" w14:textId="77777777" w:rsidTr="00984EC6">
        <w:tblPrEx>
          <w:tblPrExChange w:id="1361" w:author="Andrea del Nido García" w:date="2020-05-16T18:57:00Z">
            <w:tblPrEx>
              <w:tblW w:w="0" w:type="auto"/>
              <w:tblInd w:w="-426" w:type="dxa"/>
              <w:tblLayout w:type="fixed"/>
            </w:tblPrEx>
          </w:tblPrExChange>
        </w:tblPrEx>
        <w:trPr>
          <w:cantSplit/>
          <w:trHeight w:val="191"/>
          <w:jc w:val="center"/>
          <w:ins w:id="1362" w:author="Andrea del Nido García" w:date="2020-05-11T12:29:00Z"/>
          <w:trPrChange w:id="1363" w:author="Andrea del Nido García" w:date="2020-05-16T18:57:00Z">
            <w:trPr>
              <w:cantSplit/>
              <w:trHeight w:val="191"/>
            </w:trPr>
          </w:trPrChange>
        </w:trPr>
        <w:tc>
          <w:tcPr>
            <w:tcW w:w="0" w:type="auto"/>
            <w:vMerge/>
            <w:tcBorders>
              <w:right w:val="single" w:sz="24" w:space="0" w:color="44546A"/>
            </w:tcBorders>
            <w:shd w:val="clear" w:color="auto" w:fill="D5DCE4" w:themeFill="text2" w:themeFillTint="33"/>
            <w:vAlign w:val="center"/>
            <w:tcPrChange w:id="1364" w:author="Andrea del Nido García" w:date="2020-05-16T18:57:00Z">
              <w:tcPr>
                <w:tcW w:w="0" w:type="auto"/>
                <w:gridSpan w:val="3"/>
                <w:vMerge/>
                <w:tcBorders>
                  <w:right w:val="single" w:sz="24" w:space="0" w:color="44546A"/>
                </w:tcBorders>
                <w:shd w:val="clear" w:color="auto" w:fill="D5DCE4" w:themeFill="text2" w:themeFillTint="33"/>
                <w:vAlign w:val="center"/>
              </w:tcPr>
            </w:tcPrChange>
          </w:tcPr>
          <w:p w14:paraId="762EA667" w14:textId="77777777" w:rsidR="0044694C" w:rsidRDefault="0044694C" w:rsidP="005B4F0C">
            <w:pPr>
              <w:pStyle w:val="Tabla"/>
              <w:ind w:left="-105" w:right="-102"/>
              <w:rPr>
                <w:ins w:id="1365" w:author="Andrea del Nido García" w:date="2020-05-11T12:55:00Z"/>
              </w:rPr>
            </w:pPr>
          </w:p>
        </w:tc>
        <w:tc>
          <w:tcPr>
            <w:tcW w:w="0" w:type="auto"/>
            <w:tcBorders>
              <w:top w:val="single" w:sz="8" w:space="0" w:color="8496B0" w:themeColor="text2" w:themeTint="99"/>
              <w:left w:val="single" w:sz="24" w:space="0" w:color="44546A"/>
              <w:bottom w:val="single" w:sz="8" w:space="0" w:color="8496B0" w:themeColor="text2" w:themeTint="99"/>
            </w:tcBorders>
            <w:shd w:val="clear" w:color="auto" w:fill="D5DCE4" w:themeFill="text2" w:themeFillTint="33"/>
            <w:vAlign w:val="center"/>
            <w:tcPrChange w:id="1366" w:author="Andrea del Nido García" w:date="2020-05-16T18:57:00Z">
              <w:tcPr>
                <w:tcW w:w="0" w:type="auto"/>
                <w:gridSpan w:val="2"/>
                <w:tcBorders>
                  <w:top w:val="single" w:sz="8" w:space="0" w:color="8496B0" w:themeColor="text2" w:themeTint="99"/>
                  <w:left w:val="single" w:sz="24" w:space="0" w:color="44546A"/>
                  <w:bottom w:val="single" w:sz="8" w:space="0" w:color="8496B0" w:themeColor="text2" w:themeTint="99"/>
                </w:tcBorders>
                <w:shd w:val="clear" w:color="auto" w:fill="D5DCE4" w:themeFill="text2" w:themeFillTint="33"/>
                <w:vAlign w:val="center"/>
              </w:tcPr>
            </w:tcPrChange>
          </w:tcPr>
          <w:p w14:paraId="76B2B3BA" w14:textId="3E57ED68" w:rsidR="0044694C" w:rsidRPr="00941093" w:rsidRDefault="0044694C" w:rsidP="005B4F0C">
            <w:pPr>
              <w:pStyle w:val="Tabla"/>
              <w:keepNext/>
              <w:ind w:left="-107" w:right="-105"/>
              <w:rPr>
                <w:ins w:id="1367" w:author="Andrea del Nido García" w:date="2020-05-11T13:18:00Z"/>
              </w:rPr>
            </w:pPr>
            <w:proofErr w:type="spellStart"/>
            <w:ins w:id="1368" w:author="Andrea del Nido García" w:date="2020-05-16T18:38:00Z">
              <w:r>
                <w:t>SSLSession</w:t>
              </w:r>
            </w:ins>
            <w:proofErr w:type="spellEnd"/>
          </w:p>
        </w:tc>
      </w:tr>
      <w:tr w:rsidR="0044694C" w:rsidRPr="00850C6B" w14:paraId="648FC3E4" w14:textId="77777777" w:rsidTr="00984EC6">
        <w:tblPrEx>
          <w:tblPrExChange w:id="1369" w:author="Andrea del Nido García" w:date="2020-05-16T18:57:00Z">
            <w:tblPrEx>
              <w:tblW w:w="0" w:type="auto"/>
              <w:tblInd w:w="-426" w:type="dxa"/>
              <w:tblLayout w:type="fixed"/>
            </w:tblPrEx>
          </w:tblPrExChange>
        </w:tblPrEx>
        <w:trPr>
          <w:cantSplit/>
          <w:trHeight w:val="191"/>
          <w:jc w:val="center"/>
          <w:ins w:id="1370" w:author="Andrea del Nido García" w:date="2020-05-11T12:29:00Z"/>
          <w:trPrChange w:id="1371" w:author="Andrea del Nido García" w:date="2020-05-16T18:57:00Z">
            <w:trPr>
              <w:cantSplit/>
              <w:trHeight w:val="191"/>
            </w:trPr>
          </w:trPrChange>
        </w:trPr>
        <w:tc>
          <w:tcPr>
            <w:tcW w:w="0" w:type="auto"/>
            <w:vMerge/>
            <w:tcBorders>
              <w:right w:val="single" w:sz="24" w:space="0" w:color="44546A"/>
            </w:tcBorders>
            <w:shd w:val="clear" w:color="auto" w:fill="D5DCE4" w:themeFill="text2" w:themeFillTint="33"/>
            <w:vAlign w:val="center"/>
            <w:tcPrChange w:id="1372" w:author="Andrea del Nido García" w:date="2020-05-16T18:57:00Z">
              <w:tcPr>
                <w:tcW w:w="0" w:type="auto"/>
                <w:gridSpan w:val="3"/>
                <w:vMerge/>
                <w:tcBorders>
                  <w:right w:val="single" w:sz="24" w:space="0" w:color="44546A"/>
                </w:tcBorders>
                <w:shd w:val="clear" w:color="auto" w:fill="D5DCE4" w:themeFill="text2" w:themeFillTint="33"/>
                <w:vAlign w:val="center"/>
              </w:tcPr>
            </w:tcPrChange>
          </w:tcPr>
          <w:p w14:paraId="367F1818" w14:textId="77777777" w:rsidR="0044694C" w:rsidRDefault="0044694C" w:rsidP="005B4F0C">
            <w:pPr>
              <w:pStyle w:val="Tabla"/>
              <w:ind w:left="-105" w:right="-102"/>
              <w:rPr>
                <w:ins w:id="1373" w:author="Andrea del Nido García" w:date="2020-05-11T12:55:00Z"/>
              </w:rPr>
            </w:pPr>
          </w:p>
        </w:tc>
        <w:tc>
          <w:tcPr>
            <w:tcW w:w="0" w:type="auto"/>
            <w:tcBorders>
              <w:top w:val="single" w:sz="8" w:space="0" w:color="8496B0" w:themeColor="text2" w:themeTint="99"/>
              <w:left w:val="single" w:sz="24" w:space="0" w:color="44546A"/>
              <w:bottom w:val="single" w:sz="8" w:space="0" w:color="8496B0" w:themeColor="text2" w:themeTint="99"/>
            </w:tcBorders>
            <w:shd w:val="clear" w:color="auto" w:fill="D5DCE4" w:themeFill="text2" w:themeFillTint="33"/>
            <w:vAlign w:val="center"/>
            <w:tcPrChange w:id="1374" w:author="Andrea del Nido García" w:date="2020-05-16T18:57:00Z">
              <w:tcPr>
                <w:tcW w:w="0" w:type="auto"/>
                <w:gridSpan w:val="2"/>
                <w:tcBorders>
                  <w:top w:val="single" w:sz="8" w:space="0" w:color="8496B0" w:themeColor="text2" w:themeTint="99"/>
                  <w:left w:val="single" w:sz="24" w:space="0" w:color="44546A"/>
                  <w:bottom w:val="single" w:sz="8" w:space="0" w:color="8496B0" w:themeColor="text2" w:themeTint="99"/>
                </w:tcBorders>
                <w:shd w:val="clear" w:color="auto" w:fill="D5DCE4" w:themeFill="text2" w:themeFillTint="33"/>
                <w:vAlign w:val="center"/>
              </w:tcPr>
            </w:tcPrChange>
          </w:tcPr>
          <w:p w14:paraId="44CC16B4" w14:textId="10467966" w:rsidR="0044694C" w:rsidRPr="00941093" w:rsidRDefault="0044694C" w:rsidP="005B4F0C">
            <w:pPr>
              <w:pStyle w:val="Tabla"/>
              <w:keepNext/>
              <w:ind w:left="-107" w:right="-105"/>
              <w:rPr>
                <w:ins w:id="1375" w:author="Andrea del Nido García" w:date="2020-05-11T13:18:00Z"/>
              </w:rPr>
            </w:pPr>
            <w:ins w:id="1376" w:author="Andrea del Nido García" w:date="2020-05-16T18:38:00Z">
              <w:r>
                <w:t>X509Certificate</w:t>
              </w:r>
            </w:ins>
          </w:p>
        </w:tc>
      </w:tr>
      <w:tr w:rsidR="0044694C" w:rsidRPr="00850C6B" w14:paraId="1503A5BD" w14:textId="77777777" w:rsidTr="00984EC6">
        <w:tblPrEx>
          <w:tblPrExChange w:id="1377" w:author="Andrea del Nido García" w:date="2020-05-16T18:57:00Z">
            <w:tblPrEx>
              <w:tblW w:w="0" w:type="auto"/>
              <w:tblInd w:w="-426" w:type="dxa"/>
              <w:tblLayout w:type="fixed"/>
            </w:tblPrEx>
          </w:tblPrExChange>
        </w:tblPrEx>
        <w:trPr>
          <w:cantSplit/>
          <w:trHeight w:val="191"/>
          <w:jc w:val="center"/>
          <w:ins w:id="1378" w:author="Andrea del Nido García" w:date="2020-05-11T12:29:00Z"/>
          <w:trPrChange w:id="1379" w:author="Andrea del Nido García" w:date="2020-05-16T18:57:00Z">
            <w:trPr>
              <w:cantSplit/>
              <w:trHeight w:val="191"/>
            </w:trPr>
          </w:trPrChange>
        </w:trPr>
        <w:tc>
          <w:tcPr>
            <w:tcW w:w="0" w:type="auto"/>
            <w:vMerge/>
            <w:tcBorders>
              <w:bottom w:val="single" w:sz="24" w:space="0" w:color="44546A"/>
              <w:right w:val="single" w:sz="24" w:space="0" w:color="44546A"/>
            </w:tcBorders>
            <w:shd w:val="clear" w:color="auto" w:fill="D5DCE4" w:themeFill="text2" w:themeFillTint="33"/>
            <w:vAlign w:val="center"/>
            <w:tcPrChange w:id="1380" w:author="Andrea del Nido García" w:date="2020-05-16T18:57:00Z">
              <w:tcPr>
                <w:tcW w:w="0" w:type="auto"/>
                <w:gridSpan w:val="3"/>
                <w:vMerge/>
                <w:tcBorders>
                  <w:bottom w:val="single" w:sz="24" w:space="0" w:color="44546A"/>
                  <w:right w:val="single" w:sz="24" w:space="0" w:color="44546A"/>
                </w:tcBorders>
                <w:shd w:val="clear" w:color="auto" w:fill="D5DCE4" w:themeFill="text2" w:themeFillTint="33"/>
                <w:vAlign w:val="center"/>
              </w:tcPr>
            </w:tcPrChange>
          </w:tcPr>
          <w:p w14:paraId="7A5AED1F" w14:textId="77777777" w:rsidR="0044694C" w:rsidRDefault="0044694C" w:rsidP="005B4F0C">
            <w:pPr>
              <w:pStyle w:val="Tabla"/>
              <w:ind w:left="-105" w:right="-102"/>
              <w:rPr>
                <w:ins w:id="1381" w:author="Andrea del Nido García" w:date="2020-05-11T12:55:00Z"/>
              </w:rPr>
            </w:pPr>
          </w:p>
        </w:tc>
        <w:tc>
          <w:tcPr>
            <w:tcW w:w="0" w:type="auto"/>
            <w:tcBorders>
              <w:top w:val="single" w:sz="8" w:space="0" w:color="8496B0" w:themeColor="text2" w:themeTint="99"/>
              <w:left w:val="single" w:sz="24" w:space="0" w:color="44546A"/>
              <w:bottom w:val="single" w:sz="24" w:space="0" w:color="44546A"/>
            </w:tcBorders>
            <w:shd w:val="clear" w:color="auto" w:fill="D5DCE4" w:themeFill="text2" w:themeFillTint="33"/>
            <w:vAlign w:val="center"/>
            <w:tcPrChange w:id="1382" w:author="Andrea del Nido García" w:date="2020-05-16T18:57:00Z">
              <w:tcPr>
                <w:tcW w:w="0" w:type="auto"/>
                <w:gridSpan w:val="2"/>
                <w:tcBorders>
                  <w:top w:val="single" w:sz="8" w:space="0" w:color="8496B0" w:themeColor="text2" w:themeTint="99"/>
                  <w:left w:val="single" w:sz="24" w:space="0" w:color="44546A"/>
                  <w:bottom w:val="single" w:sz="24" w:space="0" w:color="44546A"/>
                </w:tcBorders>
                <w:shd w:val="clear" w:color="auto" w:fill="D5DCE4" w:themeFill="text2" w:themeFillTint="33"/>
                <w:vAlign w:val="center"/>
              </w:tcPr>
            </w:tcPrChange>
          </w:tcPr>
          <w:p w14:paraId="0D47C2AA" w14:textId="773CE956" w:rsidR="0044694C" w:rsidRPr="00941093" w:rsidRDefault="0044694C" w:rsidP="005B4F0C">
            <w:pPr>
              <w:pStyle w:val="Tabla"/>
              <w:keepNext/>
              <w:ind w:left="-107" w:right="-105"/>
              <w:rPr>
                <w:ins w:id="1383" w:author="Andrea del Nido García" w:date="2020-05-11T13:18:00Z"/>
              </w:rPr>
            </w:pPr>
            <w:proofErr w:type="spellStart"/>
            <w:ins w:id="1384" w:author="Andrea del Nido García" w:date="2020-05-16T18:38:00Z">
              <w:r>
                <w:t>PinningTrustManager</w:t>
              </w:r>
            </w:ins>
            <w:proofErr w:type="spellEnd"/>
          </w:p>
        </w:tc>
      </w:tr>
      <w:tr w:rsidR="00F03A56" w:rsidRPr="00850C6B" w14:paraId="76B7225C" w14:textId="77777777" w:rsidTr="00984EC6">
        <w:tblPrEx>
          <w:tblPrExChange w:id="1385" w:author="Andrea del Nido García" w:date="2020-05-16T18:57:00Z">
            <w:tblPrEx>
              <w:tblW w:w="0" w:type="auto"/>
              <w:tblInd w:w="-426" w:type="dxa"/>
              <w:tblLayout w:type="fixed"/>
            </w:tblPrEx>
          </w:tblPrExChange>
        </w:tblPrEx>
        <w:trPr>
          <w:cantSplit/>
          <w:trHeight w:val="188"/>
          <w:jc w:val="center"/>
          <w:ins w:id="1386" w:author="Andrea del Nido García" w:date="2020-05-11T12:55:00Z"/>
          <w:trPrChange w:id="1387" w:author="Andrea del Nido García" w:date="2020-05-16T18:57:00Z">
            <w:trPr>
              <w:cantSplit/>
              <w:trHeight w:val="188"/>
            </w:trPr>
          </w:trPrChange>
        </w:trPr>
        <w:tc>
          <w:tcPr>
            <w:tcW w:w="0" w:type="auto"/>
            <w:vMerge w:val="restart"/>
            <w:tcBorders>
              <w:top w:val="single" w:sz="24" w:space="0" w:color="44546A"/>
              <w:right w:val="single" w:sz="24" w:space="0" w:color="44546A"/>
            </w:tcBorders>
            <w:shd w:val="clear" w:color="auto" w:fill="D5DCE4" w:themeFill="text2" w:themeFillTint="33"/>
            <w:vAlign w:val="center"/>
            <w:tcPrChange w:id="1388" w:author="Andrea del Nido García" w:date="2020-05-16T18:57:00Z">
              <w:tcPr>
                <w:tcW w:w="0" w:type="auto"/>
                <w:gridSpan w:val="3"/>
                <w:vMerge w:val="restart"/>
                <w:tcBorders>
                  <w:top w:val="single" w:sz="24" w:space="0" w:color="44546A"/>
                  <w:right w:val="single" w:sz="24" w:space="0" w:color="44546A"/>
                </w:tcBorders>
                <w:shd w:val="clear" w:color="auto" w:fill="D5DCE4" w:themeFill="text2" w:themeFillTint="33"/>
                <w:vAlign w:val="center"/>
              </w:tcPr>
            </w:tcPrChange>
          </w:tcPr>
          <w:p w14:paraId="5B5D5A03" w14:textId="79DA5F72" w:rsidR="00F03A56" w:rsidRDefault="00F03A56" w:rsidP="005B4F0C">
            <w:pPr>
              <w:pStyle w:val="Tabla"/>
              <w:ind w:left="-105" w:right="-102"/>
              <w:rPr>
                <w:ins w:id="1389" w:author="Andrea del Nido García" w:date="2020-05-11T12:55:00Z"/>
              </w:rPr>
              <w:pPrChange w:id="1390" w:author="Andrea del Nido García" w:date="2020-05-16T18:30:00Z">
                <w:pPr>
                  <w:pStyle w:val="Tabla"/>
                  <w:jc w:val="both"/>
                </w:pPr>
              </w:pPrChange>
            </w:pPr>
            <w:proofErr w:type="spellStart"/>
            <w:ins w:id="1391" w:author="Andrea del Nido García" w:date="2020-05-11T12:55:00Z">
              <w:r w:rsidRPr="00743E5B">
                <w:rPr>
                  <w:rPrChange w:id="1392" w:author="Andrea del Nido García" w:date="2020-05-11T12:58:00Z">
                    <w:rPr>
                      <w:rFonts w:ascii="Consolas" w:hAnsi="Consolas"/>
                      <w:color w:val="6A737D"/>
                      <w:sz w:val="18"/>
                      <w:szCs w:val="18"/>
                      <w:shd w:val="clear" w:color="auto" w:fill="FFFFFF"/>
                    </w:rPr>
                  </w:rPrChange>
                </w:rPr>
                <w:t>Appcelerator</w:t>
              </w:r>
              <w:proofErr w:type="spellEnd"/>
              <w:r w:rsidRPr="00743E5B">
                <w:rPr>
                  <w:rPrChange w:id="1393" w:author="Andrea del Nido García" w:date="2020-05-11T12:58:00Z">
                    <w:rPr>
                      <w:rFonts w:ascii="Consolas" w:hAnsi="Consolas"/>
                      <w:color w:val="6A737D"/>
                      <w:sz w:val="18"/>
                      <w:szCs w:val="18"/>
                      <w:shd w:val="clear" w:color="auto" w:fill="FFFFFF"/>
                    </w:rPr>
                  </w:rPrChange>
                </w:rPr>
                <w:t xml:space="preserve"> </w:t>
              </w:r>
              <w:proofErr w:type="spellStart"/>
              <w:r w:rsidRPr="00743E5B">
                <w:rPr>
                  <w:rPrChange w:id="1394" w:author="Andrea del Nido García" w:date="2020-05-11T12:58:00Z">
                    <w:rPr>
                      <w:rFonts w:ascii="Consolas" w:hAnsi="Consolas"/>
                      <w:color w:val="6A737D"/>
                      <w:sz w:val="18"/>
                      <w:szCs w:val="18"/>
                      <w:shd w:val="clear" w:color="auto" w:fill="FFFFFF"/>
                    </w:rPr>
                  </w:rPrChange>
                </w:rPr>
                <w:t>Titanium</w:t>
              </w:r>
              <w:proofErr w:type="spellEnd"/>
            </w:ins>
          </w:p>
        </w:tc>
        <w:tc>
          <w:tcPr>
            <w:tcW w:w="0" w:type="auto"/>
            <w:tcBorders>
              <w:top w:val="single" w:sz="24" w:space="0" w:color="44546A"/>
              <w:left w:val="single" w:sz="24" w:space="0" w:color="44546A"/>
              <w:bottom w:val="single" w:sz="8" w:space="0" w:color="8496B0" w:themeColor="text2" w:themeTint="99"/>
            </w:tcBorders>
            <w:shd w:val="clear" w:color="auto" w:fill="D5DCE4" w:themeFill="text2" w:themeFillTint="33"/>
            <w:vAlign w:val="center"/>
            <w:tcPrChange w:id="1395" w:author="Andrea del Nido García" w:date="2020-05-16T18:57:00Z">
              <w:tcPr>
                <w:tcW w:w="0" w:type="auto"/>
                <w:gridSpan w:val="2"/>
                <w:tcBorders>
                  <w:top w:val="single" w:sz="24" w:space="0" w:color="44546A"/>
                  <w:left w:val="single" w:sz="24" w:space="0" w:color="44546A"/>
                  <w:bottom w:val="single" w:sz="8" w:space="0" w:color="8496B0" w:themeColor="text2" w:themeTint="99"/>
                </w:tcBorders>
                <w:shd w:val="clear" w:color="auto" w:fill="D5DCE4" w:themeFill="text2" w:themeFillTint="33"/>
                <w:vAlign w:val="center"/>
              </w:tcPr>
            </w:tcPrChange>
          </w:tcPr>
          <w:p w14:paraId="3943BD04" w14:textId="06AAF065" w:rsidR="00F03A56" w:rsidRPr="00850C6B" w:rsidRDefault="00F03A56" w:rsidP="005B4F0C">
            <w:pPr>
              <w:pStyle w:val="Tabla"/>
              <w:keepNext/>
              <w:ind w:left="-107" w:right="-105"/>
              <w:rPr>
                <w:ins w:id="1396" w:author="Andrea del Nido García" w:date="2020-05-11T12:55:00Z"/>
              </w:rPr>
              <w:pPrChange w:id="1397" w:author="Andrea del Nido García" w:date="2020-05-16T18:30:00Z">
                <w:pPr>
                  <w:pStyle w:val="Tabla"/>
                  <w:keepNext/>
                  <w:jc w:val="both"/>
                </w:pPr>
              </w:pPrChange>
            </w:pPr>
            <w:proofErr w:type="spellStart"/>
            <w:ins w:id="1398" w:author="Andrea del Nido García" w:date="2020-05-11T13:35:00Z">
              <w:r w:rsidRPr="00F66509">
                <w:rPr>
                  <w:rPrChange w:id="1399" w:author="Andrea del Nido García" w:date="2020-05-11T13:35:00Z">
                    <w:rPr>
                      <w:rFonts w:ascii="Consolas" w:hAnsi="Consolas"/>
                      <w:color w:val="032F62"/>
                      <w:sz w:val="18"/>
                      <w:szCs w:val="18"/>
                      <w:shd w:val="clear" w:color="auto" w:fill="FFFFFF"/>
                    </w:rPr>
                  </w:rPrChange>
                </w:rPr>
                <w:t>PinningTrustManager</w:t>
              </w:r>
            </w:ins>
            <w:proofErr w:type="spellEnd"/>
          </w:p>
        </w:tc>
      </w:tr>
      <w:tr w:rsidR="00F03A56" w:rsidRPr="00850C6B" w14:paraId="6C2C3903" w14:textId="77777777" w:rsidTr="00984EC6">
        <w:tblPrEx>
          <w:tblPrExChange w:id="1400" w:author="Andrea del Nido García" w:date="2020-05-16T18:57:00Z">
            <w:tblPrEx>
              <w:tblW w:w="0" w:type="auto"/>
              <w:tblInd w:w="-426" w:type="dxa"/>
              <w:tblLayout w:type="fixed"/>
            </w:tblPrEx>
          </w:tblPrExChange>
        </w:tblPrEx>
        <w:trPr>
          <w:cantSplit/>
          <w:trHeight w:val="187"/>
          <w:jc w:val="center"/>
          <w:ins w:id="1401" w:author="Andrea del Nido García" w:date="2020-05-11T12:55:00Z"/>
          <w:trPrChange w:id="1402" w:author="Andrea del Nido García" w:date="2020-05-16T18:57:00Z">
            <w:trPr>
              <w:cantSplit/>
              <w:trHeight w:val="187"/>
            </w:trPr>
          </w:trPrChange>
        </w:trPr>
        <w:tc>
          <w:tcPr>
            <w:tcW w:w="0" w:type="auto"/>
            <w:vMerge/>
            <w:tcBorders>
              <w:bottom w:val="single" w:sz="24" w:space="0" w:color="44546A"/>
              <w:right w:val="single" w:sz="24" w:space="0" w:color="44546A"/>
            </w:tcBorders>
            <w:shd w:val="clear" w:color="auto" w:fill="D5DCE4" w:themeFill="text2" w:themeFillTint="33"/>
            <w:vAlign w:val="center"/>
            <w:tcPrChange w:id="1403" w:author="Andrea del Nido García" w:date="2020-05-16T18:57:00Z">
              <w:tcPr>
                <w:tcW w:w="0" w:type="auto"/>
                <w:gridSpan w:val="3"/>
                <w:vMerge/>
                <w:tcBorders>
                  <w:bottom w:val="single" w:sz="24" w:space="0" w:color="44546A"/>
                  <w:right w:val="single" w:sz="24" w:space="0" w:color="44546A"/>
                </w:tcBorders>
                <w:shd w:val="clear" w:color="auto" w:fill="D5DCE4" w:themeFill="text2" w:themeFillTint="33"/>
                <w:vAlign w:val="center"/>
              </w:tcPr>
            </w:tcPrChange>
          </w:tcPr>
          <w:p w14:paraId="48C911D6" w14:textId="77777777" w:rsidR="00F03A56" w:rsidRPr="00743E5B" w:rsidRDefault="00F03A56" w:rsidP="005B4F0C">
            <w:pPr>
              <w:pStyle w:val="Tabla"/>
              <w:ind w:left="-105" w:right="-102"/>
              <w:rPr>
                <w:ins w:id="1404" w:author="Andrea del Nido García" w:date="2020-05-11T12:55:00Z"/>
                <w:rPrChange w:id="1405" w:author="Andrea del Nido García" w:date="2020-05-11T12:58:00Z">
                  <w:rPr>
                    <w:ins w:id="1406" w:author="Andrea del Nido García" w:date="2020-05-11T12:55:00Z"/>
                  </w:rPr>
                </w:rPrChange>
              </w:rPr>
            </w:pPr>
          </w:p>
        </w:tc>
        <w:tc>
          <w:tcPr>
            <w:tcW w:w="0" w:type="auto"/>
            <w:tcBorders>
              <w:top w:val="single" w:sz="8" w:space="0" w:color="8496B0" w:themeColor="text2" w:themeTint="99"/>
              <w:left w:val="single" w:sz="24" w:space="0" w:color="44546A"/>
              <w:bottom w:val="single" w:sz="24" w:space="0" w:color="44546A"/>
            </w:tcBorders>
            <w:shd w:val="clear" w:color="auto" w:fill="D5DCE4" w:themeFill="text2" w:themeFillTint="33"/>
            <w:vAlign w:val="center"/>
            <w:tcPrChange w:id="1407" w:author="Andrea del Nido García" w:date="2020-05-16T18:57:00Z">
              <w:tcPr>
                <w:tcW w:w="0" w:type="auto"/>
                <w:gridSpan w:val="2"/>
                <w:tcBorders>
                  <w:top w:val="single" w:sz="8" w:space="0" w:color="8496B0" w:themeColor="text2" w:themeTint="99"/>
                  <w:left w:val="single" w:sz="24" w:space="0" w:color="44546A"/>
                  <w:bottom w:val="single" w:sz="24" w:space="0" w:color="44546A"/>
                </w:tcBorders>
                <w:shd w:val="clear" w:color="auto" w:fill="D5DCE4" w:themeFill="text2" w:themeFillTint="33"/>
                <w:vAlign w:val="center"/>
              </w:tcPr>
            </w:tcPrChange>
          </w:tcPr>
          <w:p w14:paraId="64BE1B5A" w14:textId="7708C62D" w:rsidR="00F03A56" w:rsidRPr="00F66509" w:rsidRDefault="00F03A56" w:rsidP="005B4F0C">
            <w:pPr>
              <w:pStyle w:val="Tabla"/>
              <w:keepNext/>
              <w:ind w:left="-107" w:right="-105"/>
              <w:rPr>
                <w:ins w:id="1408" w:author="Andrea del Nido García" w:date="2020-05-11T13:35:00Z"/>
                <w:rPrChange w:id="1409" w:author="Andrea del Nido García" w:date="2020-05-11T13:35:00Z">
                  <w:rPr>
                    <w:ins w:id="1410" w:author="Andrea del Nido García" w:date="2020-05-11T13:35:00Z"/>
                  </w:rPr>
                </w:rPrChange>
              </w:rPr>
            </w:pPr>
            <w:proofErr w:type="spellStart"/>
            <w:ins w:id="1411" w:author="Andrea del Nido García" w:date="2020-05-16T18:38:00Z">
              <w:r>
                <w:t>CheckServerTrusted</w:t>
              </w:r>
            </w:ins>
            <w:proofErr w:type="spellEnd"/>
          </w:p>
        </w:tc>
      </w:tr>
      <w:tr w:rsidR="00F73E41" w:rsidRPr="00850C6B" w14:paraId="282E8929" w14:textId="77777777" w:rsidTr="00984EC6">
        <w:tblPrEx>
          <w:tblPrExChange w:id="1412" w:author="Andrea del Nido García" w:date="2020-05-16T18:57:00Z">
            <w:tblPrEx>
              <w:tblW w:w="0" w:type="auto"/>
              <w:tblInd w:w="-426" w:type="dxa"/>
              <w:tblLayout w:type="fixed"/>
            </w:tblPrEx>
          </w:tblPrExChange>
        </w:tblPrEx>
        <w:trPr>
          <w:cantSplit/>
          <w:trHeight w:val="188"/>
          <w:jc w:val="center"/>
          <w:ins w:id="1413" w:author="Andrea del Nido García" w:date="2020-05-11T12:55:00Z"/>
          <w:trPrChange w:id="1414" w:author="Andrea del Nido García" w:date="2020-05-16T18:57:00Z">
            <w:trPr>
              <w:cantSplit/>
              <w:trHeight w:val="188"/>
            </w:trPr>
          </w:trPrChange>
        </w:trPr>
        <w:tc>
          <w:tcPr>
            <w:tcW w:w="0" w:type="auto"/>
            <w:vMerge w:val="restart"/>
            <w:tcBorders>
              <w:top w:val="single" w:sz="24" w:space="0" w:color="44546A"/>
              <w:right w:val="single" w:sz="24" w:space="0" w:color="44546A"/>
            </w:tcBorders>
            <w:shd w:val="clear" w:color="auto" w:fill="D5DCE4" w:themeFill="text2" w:themeFillTint="33"/>
            <w:vAlign w:val="center"/>
            <w:tcPrChange w:id="1415" w:author="Andrea del Nido García" w:date="2020-05-16T18:57:00Z">
              <w:tcPr>
                <w:tcW w:w="0" w:type="auto"/>
                <w:gridSpan w:val="3"/>
                <w:vMerge w:val="restart"/>
                <w:tcBorders>
                  <w:top w:val="single" w:sz="24" w:space="0" w:color="44546A"/>
                  <w:right w:val="single" w:sz="24" w:space="0" w:color="44546A"/>
                </w:tcBorders>
                <w:shd w:val="clear" w:color="auto" w:fill="D5DCE4" w:themeFill="text2" w:themeFillTint="33"/>
                <w:vAlign w:val="center"/>
              </w:tcPr>
            </w:tcPrChange>
          </w:tcPr>
          <w:p w14:paraId="66130B33" w14:textId="1AB57CAA" w:rsidR="00F73E41" w:rsidRDefault="00F73E41" w:rsidP="005B4F0C">
            <w:pPr>
              <w:pStyle w:val="Tabla"/>
              <w:ind w:left="-105" w:right="-102"/>
              <w:rPr>
                <w:ins w:id="1416" w:author="Andrea del Nido García" w:date="2020-05-11T12:55:00Z"/>
              </w:rPr>
              <w:pPrChange w:id="1417" w:author="Andrea del Nido García" w:date="2020-05-16T18:30:00Z">
                <w:pPr>
                  <w:pStyle w:val="Tabla"/>
                  <w:jc w:val="both"/>
                </w:pPr>
              </w:pPrChange>
            </w:pPr>
            <w:ins w:id="1418" w:author="Andrea del Nido García" w:date="2020-05-11T12:56:00Z">
              <w:r w:rsidRPr="00743E5B">
                <w:rPr>
                  <w:rPrChange w:id="1419" w:author="Andrea del Nido García" w:date="2020-05-11T12:58:00Z">
                    <w:rPr>
                      <w:rFonts w:ascii="Consolas" w:hAnsi="Consolas"/>
                      <w:color w:val="6A737D"/>
                      <w:sz w:val="18"/>
                      <w:szCs w:val="18"/>
                      <w:shd w:val="clear" w:color="auto" w:fill="FFFFFF"/>
                    </w:rPr>
                  </w:rPrChange>
                </w:rPr>
                <w:t xml:space="preserve">PhoneGap </w:t>
              </w:r>
              <w:proofErr w:type="spellStart"/>
              <w:r w:rsidRPr="00743E5B">
                <w:rPr>
                  <w:rPrChange w:id="1420" w:author="Andrea del Nido García" w:date="2020-05-11T12:58:00Z">
                    <w:rPr>
                      <w:rFonts w:ascii="Consolas" w:hAnsi="Consolas"/>
                      <w:color w:val="6A737D"/>
                      <w:sz w:val="18"/>
                      <w:szCs w:val="18"/>
                      <w:shd w:val="clear" w:color="auto" w:fill="FFFFFF"/>
                    </w:rPr>
                  </w:rPrChange>
                </w:rPr>
                <w:t>sslCertificateChecker</w:t>
              </w:r>
            </w:ins>
            <w:proofErr w:type="spellEnd"/>
          </w:p>
        </w:tc>
        <w:tc>
          <w:tcPr>
            <w:tcW w:w="0" w:type="auto"/>
            <w:tcBorders>
              <w:top w:val="single" w:sz="24" w:space="0" w:color="44546A"/>
              <w:left w:val="single" w:sz="24" w:space="0" w:color="44546A"/>
              <w:bottom w:val="single" w:sz="8" w:space="0" w:color="8496B0"/>
            </w:tcBorders>
            <w:shd w:val="clear" w:color="auto" w:fill="D5DCE4" w:themeFill="text2" w:themeFillTint="33"/>
            <w:vAlign w:val="center"/>
            <w:tcPrChange w:id="1421" w:author="Andrea del Nido García" w:date="2020-05-16T18:57:00Z">
              <w:tcPr>
                <w:tcW w:w="0" w:type="auto"/>
                <w:gridSpan w:val="2"/>
                <w:tcBorders>
                  <w:top w:val="single" w:sz="24" w:space="0" w:color="44546A"/>
                  <w:left w:val="single" w:sz="24" w:space="0" w:color="44546A"/>
                  <w:bottom w:val="single" w:sz="8" w:space="0" w:color="8496B0"/>
                </w:tcBorders>
                <w:shd w:val="clear" w:color="auto" w:fill="D5DCE4" w:themeFill="text2" w:themeFillTint="33"/>
                <w:vAlign w:val="center"/>
              </w:tcPr>
            </w:tcPrChange>
          </w:tcPr>
          <w:p w14:paraId="691365A0" w14:textId="4A9B5AA7" w:rsidR="00F73E41" w:rsidRPr="00850C6B" w:rsidRDefault="00F73E41" w:rsidP="005B4F0C">
            <w:pPr>
              <w:pStyle w:val="Tabla"/>
              <w:keepNext/>
              <w:ind w:left="-107" w:right="-105"/>
              <w:rPr>
                <w:ins w:id="1422" w:author="Andrea del Nido García" w:date="2020-05-11T12:55:00Z"/>
              </w:rPr>
              <w:pPrChange w:id="1423" w:author="Andrea del Nido García" w:date="2020-05-16T18:30:00Z">
                <w:pPr>
                  <w:pStyle w:val="Tabla"/>
                  <w:keepNext/>
                  <w:jc w:val="both"/>
                </w:pPr>
              </w:pPrChange>
            </w:pPr>
            <w:proofErr w:type="spellStart"/>
            <w:ins w:id="1424" w:author="Andrea del Nido García" w:date="2020-05-11T13:48:00Z">
              <w:r w:rsidRPr="00293D29">
                <w:rPr>
                  <w:rPrChange w:id="1425" w:author="Andrea del Nido García" w:date="2020-05-11T13:54:00Z">
                    <w:rPr>
                      <w:rFonts w:ascii="Consolas" w:hAnsi="Consolas"/>
                      <w:color w:val="032F62"/>
                      <w:sz w:val="18"/>
                      <w:szCs w:val="18"/>
                      <w:shd w:val="clear" w:color="auto" w:fill="FFFFFF"/>
                    </w:rPr>
                  </w:rPrChange>
                </w:rPr>
                <w:t>sslCertificateChecker</w:t>
              </w:r>
            </w:ins>
            <w:proofErr w:type="spellEnd"/>
          </w:p>
        </w:tc>
      </w:tr>
      <w:tr w:rsidR="00F73E41" w:rsidRPr="00850C6B" w14:paraId="0EDA1116" w14:textId="77777777" w:rsidTr="00984EC6">
        <w:tblPrEx>
          <w:tblPrExChange w:id="1426" w:author="Andrea del Nido García" w:date="2020-05-16T18:57:00Z">
            <w:tblPrEx>
              <w:tblW w:w="0" w:type="auto"/>
              <w:tblInd w:w="-426" w:type="dxa"/>
              <w:tblLayout w:type="fixed"/>
            </w:tblPrEx>
          </w:tblPrExChange>
        </w:tblPrEx>
        <w:trPr>
          <w:cantSplit/>
          <w:trHeight w:val="187"/>
          <w:jc w:val="center"/>
          <w:ins w:id="1427" w:author="Andrea del Nido García" w:date="2020-05-11T12:55:00Z"/>
          <w:trPrChange w:id="1428" w:author="Andrea del Nido García" w:date="2020-05-16T18:57:00Z">
            <w:trPr>
              <w:cantSplit/>
              <w:trHeight w:val="187"/>
            </w:trPr>
          </w:trPrChange>
        </w:trPr>
        <w:tc>
          <w:tcPr>
            <w:tcW w:w="0" w:type="auto"/>
            <w:vMerge/>
            <w:tcBorders>
              <w:bottom w:val="single" w:sz="24" w:space="0" w:color="44546A"/>
              <w:right w:val="single" w:sz="24" w:space="0" w:color="44546A"/>
            </w:tcBorders>
            <w:shd w:val="clear" w:color="auto" w:fill="D5DCE4" w:themeFill="text2" w:themeFillTint="33"/>
            <w:vAlign w:val="center"/>
            <w:tcPrChange w:id="1429" w:author="Andrea del Nido García" w:date="2020-05-16T18:57:00Z">
              <w:tcPr>
                <w:tcW w:w="0" w:type="auto"/>
                <w:gridSpan w:val="3"/>
                <w:vMerge/>
                <w:tcBorders>
                  <w:bottom w:val="single" w:sz="24" w:space="0" w:color="44546A"/>
                  <w:right w:val="single" w:sz="24" w:space="0" w:color="44546A"/>
                </w:tcBorders>
                <w:shd w:val="clear" w:color="auto" w:fill="D5DCE4" w:themeFill="text2" w:themeFillTint="33"/>
                <w:vAlign w:val="center"/>
              </w:tcPr>
            </w:tcPrChange>
          </w:tcPr>
          <w:p w14:paraId="06888D1B" w14:textId="77777777" w:rsidR="00F73E41" w:rsidRPr="00743E5B" w:rsidRDefault="00F73E41" w:rsidP="005B4F0C">
            <w:pPr>
              <w:pStyle w:val="Tabla"/>
              <w:ind w:left="-105" w:right="-102"/>
              <w:rPr>
                <w:ins w:id="1430" w:author="Andrea del Nido García" w:date="2020-05-11T12:56:00Z"/>
                <w:rPrChange w:id="1431" w:author="Andrea del Nido García" w:date="2020-05-11T12:58:00Z">
                  <w:rPr>
                    <w:ins w:id="1432" w:author="Andrea del Nido García" w:date="2020-05-11T12:56:00Z"/>
                  </w:rPr>
                </w:rPrChange>
              </w:rPr>
            </w:pPr>
          </w:p>
        </w:tc>
        <w:tc>
          <w:tcPr>
            <w:tcW w:w="0" w:type="auto"/>
            <w:tcBorders>
              <w:top w:val="single" w:sz="8" w:space="0" w:color="8496B0" w:themeColor="text2" w:themeTint="99"/>
              <w:left w:val="single" w:sz="24" w:space="0" w:color="44546A"/>
              <w:bottom w:val="single" w:sz="24" w:space="0" w:color="44546A"/>
            </w:tcBorders>
            <w:shd w:val="clear" w:color="auto" w:fill="D5DCE4" w:themeFill="text2" w:themeFillTint="33"/>
            <w:vAlign w:val="center"/>
            <w:tcPrChange w:id="1433" w:author="Andrea del Nido García" w:date="2020-05-16T18:57:00Z">
              <w:tcPr>
                <w:tcW w:w="0" w:type="auto"/>
                <w:gridSpan w:val="2"/>
                <w:tcBorders>
                  <w:top w:val="single" w:sz="8" w:space="0" w:color="8496B0" w:themeColor="text2" w:themeTint="99"/>
                  <w:left w:val="single" w:sz="24" w:space="0" w:color="44546A"/>
                  <w:bottom w:val="single" w:sz="24" w:space="0" w:color="44546A"/>
                </w:tcBorders>
                <w:shd w:val="clear" w:color="auto" w:fill="D5DCE4" w:themeFill="text2" w:themeFillTint="33"/>
                <w:vAlign w:val="center"/>
              </w:tcPr>
            </w:tcPrChange>
          </w:tcPr>
          <w:p w14:paraId="3F99EB06" w14:textId="02EED861" w:rsidR="00F73E41" w:rsidRPr="00293D29" w:rsidRDefault="00F73E41" w:rsidP="005B4F0C">
            <w:pPr>
              <w:pStyle w:val="Tabla"/>
              <w:keepNext/>
              <w:ind w:left="-107" w:right="-105"/>
              <w:rPr>
                <w:ins w:id="1434" w:author="Andrea del Nido García" w:date="2020-05-11T13:48:00Z"/>
                <w:rPrChange w:id="1435" w:author="Andrea del Nido García" w:date="2020-05-11T13:54:00Z">
                  <w:rPr>
                    <w:ins w:id="1436" w:author="Andrea del Nido García" w:date="2020-05-11T13:48:00Z"/>
                  </w:rPr>
                </w:rPrChange>
              </w:rPr>
            </w:pPr>
            <w:proofErr w:type="spellStart"/>
            <w:ins w:id="1437" w:author="Andrea del Nido García" w:date="2020-05-16T18:38:00Z">
              <w:r w:rsidRPr="000955F4">
                <w:t>execute</w:t>
              </w:r>
            </w:ins>
            <w:proofErr w:type="spellEnd"/>
          </w:p>
        </w:tc>
      </w:tr>
      <w:tr w:rsidR="00E33A39" w:rsidRPr="00850C6B" w14:paraId="612D714D" w14:textId="77777777" w:rsidTr="00984EC6">
        <w:tblPrEx>
          <w:tblPrExChange w:id="1438" w:author="Andrea del Nido García" w:date="2020-05-16T18:57:00Z">
            <w:tblPrEx>
              <w:tblW w:w="0" w:type="auto"/>
              <w:tblInd w:w="-426" w:type="dxa"/>
              <w:tblLayout w:type="fixed"/>
            </w:tblPrEx>
          </w:tblPrExChange>
        </w:tblPrEx>
        <w:trPr>
          <w:cantSplit/>
          <w:trHeight w:val="188"/>
          <w:jc w:val="center"/>
          <w:ins w:id="1439" w:author="Andrea del Nido García" w:date="2020-05-11T12:55:00Z"/>
          <w:trPrChange w:id="1440" w:author="Andrea del Nido García" w:date="2020-05-16T18:57:00Z">
            <w:trPr>
              <w:cantSplit/>
              <w:trHeight w:val="188"/>
            </w:trPr>
          </w:trPrChange>
        </w:trPr>
        <w:tc>
          <w:tcPr>
            <w:tcW w:w="0" w:type="auto"/>
            <w:vMerge w:val="restart"/>
            <w:tcBorders>
              <w:top w:val="single" w:sz="24" w:space="0" w:color="44546A"/>
              <w:right w:val="single" w:sz="24" w:space="0" w:color="44546A"/>
            </w:tcBorders>
            <w:shd w:val="clear" w:color="auto" w:fill="D5DCE4" w:themeFill="text2" w:themeFillTint="33"/>
            <w:vAlign w:val="center"/>
            <w:tcPrChange w:id="1441" w:author="Andrea del Nido García" w:date="2020-05-16T18:57:00Z">
              <w:tcPr>
                <w:tcW w:w="0" w:type="auto"/>
                <w:gridSpan w:val="3"/>
                <w:vMerge w:val="restart"/>
                <w:tcBorders>
                  <w:top w:val="single" w:sz="24" w:space="0" w:color="44546A"/>
                  <w:right w:val="single" w:sz="24" w:space="0" w:color="44546A"/>
                </w:tcBorders>
                <w:shd w:val="clear" w:color="auto" w:fill="D5DCE4" w:themeFill="text2" w:themeFillTint="33"/>
                <w:vAlign w:val="center"/>
              </w:tcPr>
            </w:tcPrChange>
          </w:tcPr>
          <w:p w14:paraId="19363E44" w14:textId="6F500105" w:rsidR="00E33A39" w:rsidRDefault="00E33A39" w:rsidP="005B4F0C">
            <w:pPr>
              <w:pStyle w:val="Tabla"/>
              <w:ind w:left="-105" w:right="-102"/>
              <w:rPr>
                <w:ins w:id="1442" w:author="Andrea del Nido García" w:date="2020-05-11T12:55:00Z"/>
              </w:rPr>
              <w:pPrChange w:id="1443" w:author="Andrea del Nido García" w:date="2020-05-16T18:30:00Z">
                <w:pPr>
                  <w:pStyle w:val="Tabla"/>
                  <w:jc w:val="both"/>
                </w:pPr>
              </w:pPrChange>
            </w:pPr>
            <w:ins w:id="1444" w:author="Andrea del Nido García" w:date="2020-05-11T12:56:00Z">
              <w:r w:rsidRPr="00743E5B">
                <w:rPr>
                  <w:rPrChange w:id="1445" w:author="Andrea del Nido García" w:date="2020-05-11T12:58:00Z">
                    <w:rPr>
                      <w:rFonts w:ascii="Consolas" w:hAnsi="Consolas"/>
                      <w:color w:val="6A737D"/>
                      <w:sz w:val="18"/>
                      <w:szCs w:val="18"/>
                      <w:shd w:val="clear" w:color="auto" w:fill="FFFFFF"/>
                    </w:rPr>
                  </w:rPrChange>
                </w:rPr>
                <w:t xml:space="preserve">IBM </w:t>
              </w:r>
              <w:proofErr w:type="spellStart"/>
              <w:r w:rsidRPr="00743E5B">
                <w:rPr>
                  <w:rPrChange w:id="1446" w:author="Andrea del Nido García" w:date="2020-05-11T12:58:00Z">
                    <w:rPr>
                      <w:rFonts w:ascii="Consolas" w:hAnsi="Consolas"/>
                      <w:color w:val="6A737D"/>
                      <w:sz w:val="18"/>
                      <w:szCs w:val="18"/>
                      <w:shd w:val="clear" w:color="auto" w:fill="FFFFFF"/>
                    </w:rPr>
                  </w:rPrChange>
                </w:rPr>
                <w:t>MobileFirst</w:t>
              </w:r>
            </w:ins>
            <w:proofErr w:type="spellEnd"/>
          </w:p>
        </w:tc>
        <w:tc>
          <w:tcPr>
            <w:tcW w:w="0" w:type="auto"/>
            <w:tcBorders>
              <w:top w:val="single" w:sz="24" w:space="0" w:color="44546A"/>
              <w:left w:val="single" w:sz="24" w:space="0" w:color="44546A"/>
              <w:bottom w:val="single" w:sz="8" w:space="0" w:color="8496B0"/>
            </w:tcBorders>
            <w:shd w:val="clear" w:color="auto" w:fill="D5DCE4" w:themeFill="text2" w:themeFillTint="33"/>
            <w:vAlign w:val="center"/>
            <w:tcPrChange w:id="1447" w:author="Andrea del Nido García" w:date="2020-05-16T18:57:00Z">
              <w:tcPr>
                <w:tcW w:w="0" w:type="auto"/>
                <w:gridSpan w:val="2"/>
                <w:tcBorders>
                  <w:top w:val="single" w:sz="24" w:space="0" w:color="44546A"/>
                  <w:left w:val="single" w:sz="24" w:space="0" w:color="44546A"/>
                  <w:bottom w:val="single" w:sz="8" w:space="0" w:color="8496B0"/>
                </w:tcBorders>
                <w:shd w:val="clear" w:color="auto" w:fill="D5DCE4" w:themeFill="text2" w:themeFillTint="33"/>
                <w:vAlign w:val="center"/>
              </w:tcPr>
            </w:tcPrChange>
          </w:tcPr>
          <w:p w14:paraId="70BEC235" w14:textId="357FDF5B" w:rsidR="00E33A39" w:rsidRPr="00850C6B" w:rsidRDefault="00E33A39" w:rsidP="005B4F0C">
            <w:pPr>
              <w:pStyle w:val="Tabla"/>
              <w:keepNext/>
              <w:ind w:left="-107"/>
              <w:rPr>
                <w:ins w:id="1448" w:author="Andrea del Nido García" w:date="2020-05-11T12:55:00Z"/>
              </w:rPr>
              <w:pPrChange w:id="1449" w:author="Andrea del Nido García" w:date="2020-05-16T18:30:00Z">
                <w:pPr>
                  <w:pStyle w:val="Tabla"/>
                  <w:keepNext/>
                  <w:jc w:val="both"/>
                </w:pPr>
              </w:pPrChange>
            </w:pPr>
            <w:proofErr w:type="spellStart"/>
            <w:ins w:id="1450" w:author="Andrea del Nido García" w:date="2020-05-11T13:50:00Z">
              <w:r w:rsidRPr="00293D29">
                <w:rPr>
                  <w:rPrChange w:id="1451" w:author="Andrea del Nido García" w:date="2020-05-11T13:54:00Z">
                    <w:rPr>
                      <w:rFonts w:ascii="Consolas" w:hAnsi="Consolas"/>
                      <w:color w:val="032F62"/>
                      <w:sz w:val="18"/>
                      <w:szCs w:val="18"/>
                      <w:shd w:val="clear" w:color="auto" w:fill="FFFFFF"/>
                    </w:rPr>
                  </w:rPrChange>
                </w:rPr>
                <w:t>WLClient</w:t>
              </w:r>
            </w:ins>
            <w:proofErr w:type="spellEnd"/>
          </w:p>
        </w:tc>
      </w:tr>
      <w:tr w:rsidR="00E33A39" w:rsidRPr="00850C6B" w14:paraId="20DF750B" w14:textId="77777777" w:rsidTr="00984EC6">
        <w:tblPrEx>
          <w:tblPrExChange w:id="1452" w:author="Andrea del Nido García" w:date="2020-05-16T18:57:00Z">
            <w:tblPrEx>
              <w:tblW w:w="0" w:type="auto"/>
              <w:tblInd w:w="-426" w:type="dxa"/>
              <w:tblLayout w:type="fixed"/>
            </w:tblPrEx>
          </w:tblPrExChange>
        </w:tblPrEx>
        <w:trPr>
          <w:cantSplit/>
          <w:trHeight w:val="187"/>
          <w:jc w:val="center"/>
          <w:ins w:id="1453" w:author="Andrea del Nido García" w:date="2020-05-11T12:55:00Z"/>
          <w:trPrChange w:id="1454" w:author="Andrea del Nido García" w:date="2020-05-16T18:57:00Z">
            <w:trPr>
              <w:cantSplit/>
              <w:trHeight w:val="187"/>
            </w:trPr>
          </w:trPrChange>
        </w:trPr>
        <w:tc>
          <w:tcPr>
            <w:tcW w:w="0" w:type="auto"/>
            <w:vMerge/>
            <w:tcBorders>
              <w:bottom w:val="single" w:sz="24" w:space="0" w:color="44546A"/>
              <w:right w:val="single" w:sz="24" w:space="0" w:color="44546A"/>
            </w:tcBorders>
            <w:shd w:val="clear" w:color="auto" w:fill="D5DCE4" w:themeFill="text2" w:themeFillTint="33"/>
            <w:vAlign w:val="center"/>
            <w:tcPrChange w:id="1455" w:author="Andrea del Nido García" w:date="2020-05-16T18:57:00Z">
              <w:tcPr>
                <w:tcW w:w="0" w:type="auto"/>
                <w:gridSpan w:val="3"/>
                <w:vMerge/>
                <w:tcBorders>
                  <w:bottom w:val="single" w:sz="24" w:space="0" w:color="44546A"/>
                  <w:right w:val="single" w:sz="24" w:space="0" w:color="44546A"/>
                </w:tcBorders>
                <w:shd w:val="clear" w:color="auto" w:fill="D5DCE4" w:themeFill="text2" w:themeFillTint="33"/>
                <w:vAlign w:val="center"/>
              </w:tcPr>
            </w:tcPrChange>
          </w:tcPr>
          <w:p w14:paraId="0663256F" w14:textId="77777777" w:rsidR="00E33A39" w:rsidRPr="00743E5B" w:rsidRDefault="00E33A39" w:rsidP="005B4F0C">
            <w:pPr>
              <w:pStyle w:val="Tabla"/>
              <w:ind w:left="-105" w:right="-102"/>
              <w:rPr>
                <w:ins w:id="1456" w:author="Andrea del Nido García" w:date="2020-05-11T12:56:00Z"/>
                <w:rPrChange w:id="1457" w:author="Andrea del Nido García" w:date="2020-05-11T12:58:00Z">
                  <w:rPr>
                    <w:ins w:id="1458" w:author="Andrea del Nido García" w:date="2020-05-11T12:56:00Z"/>
                  </w:rPr>
                </w:rPrChange>
              </w:rPr>
            </w:pPr>
          </w:p>
        </w:tc>
        <w:tc>
          <w:tcPr>
            <w:tcW w:w="0" w:type="auto"/>
            <w:tcBorders>
              <w:top w:val="single" w:sz="8" w:space="0" w:color="8496B0"/>
              <w:left w:val="single" w:sz="24" w:space="0" w:color="44546A"/>
              <w:bottom w:val="single" w:sz="24" w:space="0" w:color="44546A"/>
            </w:tcBorders>
            <w:shd w:val="clear" w:color="auto" w:fill="D5DCE4" w:themeFill="text2" w:themeFillTint="33"/>
            <w:vAlign w:val="center"/>
            <w:tcPrChange w:id="1459" w:author="Andrea del Nido García" w:date="2020-05-16T18:57:00Z">
              <w:tcPr>
                <w:tcW w:w="0" w:type="auto"/>
                <w:gridSpan w:val="2"/>
                <w:tcBorders>
                  <w:top w:val="single" w:sz="8" w:space="0" w:color="8496B0"/>
                  <w:left w:val="single" w:sz="24" w:space="0" w:color="44546A"/>
                  <w:bottom w:val="single" w:sz="24" w:space="0" w:color="44546A"/>
                </w:tcBorders>
                <w:shd w:val="clear" w:color="auto" w:fill="D5DCE4" w:themeFill="text2" w:themeFillTint="33"/>
                <w:vAlign w:val="center"/>
              </w:tcPr>
            </w:tcPrChange>
          </w:tcPr>
          <w:p w14:paraId="249FC89A" w14:textId="14564A43" w:rsidR="00E33A39" w:rsidRPr="00293D29" w:rsidRDefault="00E33A39" w:rsidP="005B4F0C">
            <w:pPr>
              <w:pStyle w:val="Tabla"/>
              <w:keepNext/>
              <w:ind w:left="-107"/>
              <w:rPr>
                <w:ins w:id="1460" w:author="Andrea del Nido García" w:date="2020-05-11T13:50:00Z"/>
                <w:rPrChange w:id="1461" w:author="Andrea del Nido García" w:date="2020-05-11T13:54:00Z">
                  <w:rPr>
                    <w:ins w:id="1462" w:author="Andrea del Nido García" w:date="2020-05-11T13:50:00Z"/>
                  </w:rPr>
                </w:rPrChange>
              </w:rPr>
            </w:pPr>
            <w:proofErr w:type="spellStart"/>
            <w:ins w:id="1463" w:author="Andrea del Nido García" w:date="2020-05-16T18:39:00Z">
              <w:r w:rsidRPr="000955F4">
                <w:t>pinTrustedCertificatePublicKey</w:t>
              </w:r>
            </w:ins>
            <w:proofErr w:type="spellEnd"/>
          </w:p>
        </w:tc>
      </w:tr>
      <w:tr w:rsidR="00364202" w:rsidRPr="00850C6B" w14:paraId="75E520F3" w14:textId="77777777" w:rsidTr="00984EC6">
        <w:tblPrEx>
          <w:tblPrExChange w:id="1464" w:author="Andrea del Nido García" w:date="2020-05-16T18:57:00Z">
            <w:tblPrEx>
              <w:tblW w:w="0" w:type="auto"/>
              <w:tblInd w:w="-426" w:type="dxa"/>
              <w:tblLayout w:type="fixed"/>
            </w:tblPrEx>
          </w:tblPrExChange>
        </w:tblPrEx>
        <w:trPr>
          <w:cantSplit/>
          <w:trHeight w:val="188"/>
          <w:jc w:val="center"/>
          <w:ins w:id="1465" w:author="Andrea del Nido García" w:date="2020-05-11T12:55:00Z"/>
          <w:trPrChange w:id="1466" w:author="Andrea del Nido García" w:date="2020-05-16T18:57:00Z">
            <w:trPr>
              <w:cantSplit/>
              <w:trHeight w:val="188"/>
            </w:trPr>
          </w:trPrChange>
        </w:trPr>
        <w:tc>
          <w:tcPr>
            <w:tcW w:w="0" w:type="auto"/>
            <w:vMerge w:val="restart"/>
            <w:tcBorders>
              <w:top w:val="single" w:sz="24" w:space="0" w:color="44546A"/>
              <w:right w:val="single" w:sz="24" w:space="0" w:color="44546A"/>
            </w:tcBorders>
            <w:shd w:val="clear" w:color="auto" w:fill="D5DCE4" w:themeFill="text2" w:themeFillTint="33"/>
            <w:vAlign w:val="center"/>
            <w:tcPrChange w:id="1467" w:author="Andrea del Nido García" w:date="2020-05-16T18:57:00Z">
              <w:tcPr>
                <w:tcW w:w="0" w:type="auto"/>
                <w:gridSpan w:val="3"/>
                <w:vMerge w:val="restart"/>
                <w:tcBorders>
                  <w:top w:val="single" w:sz="24" w:space="0" w:color="44546A"/>
                  <w:right w:val="single" w:sz="24" w:space="0" w:color="44546A"/>
                </w:tcBorders>
                <w:shd w:val="clear" w:color="auto" w:fill="D5DCE4" w:themeFill="text2" w:themeFillTint="33"/>
                <w:vAlign w:val="center"/>
              </w:tcPr>
            </w:tcPrChange>
          </w:tcPr>
          <w:p w14:paraId="4E5116B3" w14:textId="2C737983" w:rsidR="00364202" w:rsidRDefault="00364202" w:rsidP="005B4F0C">
            <w:pPr>
              <w:pStyle w:val="Tabla"/>
              <w:ind w:left="-105" w:right="-102"/>
              <w:rPr>
                <w:ins w:id="1468" w:author="Andrea del Nido García" w:date="2020-05-11T12:55:00Z"/>
              </w:rPr>
              <w:pPrChange w:id="1469" w:author="Andrea del Nido García" w:date="2020-05-16T18:30:00Z">
                <w:pPr>
                  <w:pStyle w:val="Tabla"/>
                  <w:jc w:val="both"/>
                </w:pPr>
              </w:pPrChange>
            </w:pPr>
            <w:ins w:id="1470" w:author="Andrea del Nido García" w:date="2020-05-11T12:56:00Z">
              <w:r w:rsidRPr="00743E5B">
                <w:rPr>
                  <w:rPrChange w:id="1471" w:author="Andrea del Nido García" w:date="2020-05-11T12:58:00Z">
                    <w:rPr>
                      <w:rFonts w:ascii="Consolas" w:hAnsi="Consolas"/>
                      <w:color w:val="6A737D"/>
                      <w:sz w:val="18"/>
                      <w:szCs w:val="18"/>
                      <w:shd w:val="clear" w:color="auto" w:fill="FFFFFF"/>
                    </w:rPr>
                  </w:rPrChange>
                </w:rPr>
                <w:t xml:space="preserve">IBM </w:t>
              </w:r>
              <w:proofErr w:type="spellStart"/>
              <w:r w:rsidRPr="00743E5B">
                <w:rPr>
                  <w:rPrChange w:id="1472" w:author="Andrea del Nido García" w:date="2020-05-11T12:58:00Z">
                    <w:rPr>
                      <w:rFonts w:ascii="Consolas" w:hAnsi="Consolas"/>
                      <w:color w:val="6A737D"/>
                      <w:sz w:val="18"/>
                      <w:szCs w:val="18"/>
                      <w:shd w:val="clear" w:color="auto" w:fill="FFFFFF"/>
                    </w:rPr>
                  </w:rPrChange>
                </w:rPr>
                <w:t>WorkLight</w:t>
              </w:r>
            </w:ins>
            <w:proofErr w:type="spellEnd"/>
          </w:p>
        </w:tc>
        <w:tc>
          <w:tcPr>
            <w:tcW w:w="0" w:type="auto"/>
            <w:tcBorders>
              <w:top w:val="single" w:sz="24" w:space="0" w:color="44546A"/>
              <w:left w:val="single" w:sz="24" w:space="0" w:color="44546A"/>
              <w:bottom w:val="single" w:sz="8" w:space="0" w:color="8496B0"/>
            </w:tcBorders>
            <w:shd w:val="clear" w:color="auto" w:fill="D5DCE4" w:themeFill="text2" w:themeFillTint="33"/>
            <w:vAlign w:val="center"/>
            <w:tcPrChange w:id="1473" w:author="Andrea del Nido García" w:date="2020-05-16T18:57:00Z">
              <w:tcPr>
                <w:tcW w:w="0" w:type="auto"/>
                <w:gridSpan w:val="2"/>
                <w:tcBorders>
                  <w:top w:val="single" w:sz="24" w:space="0" w:color="44546A"/>
                  <w:left w:val="single" w:sz="24" w:space="0" w:color="44546A"/>
                  <w:bottom w:val="single" w:sz="8" w:space="0" w:color="8496B0"/>
                </w:tcBorders>
                <w:shd w:val="clear" w:color="auto" w:fill="D5DCE4" w:themeFill="text2" w:themeFillTint="33"/>
                <w:vAlign w:val="center"/>
              </w:tcPr>
            </w:tcPrChange>
          </w:tcPr>
          <w:p w14:paraId="231BA066" w14:textId="497BE9AE" w:rsidR="00364202" w:rsidRPr="00850C6B" w:rsidRDefault="00364202" w:rsidP="005B4F0C">
            <w:pPr>
              <w:pStyle w:val="Tabla"/>
              <w:keepNext/>
              <w:ind w:left="-107"/>
              <w:rPr>
                <w:ins w:id="1474" w:author="Andrea del Nido García" w:date="2020-05-11T12:55:00Z"/>
              </w:rPr>
              <w:pPrChange w:id="1475" w:author="Andrea del Nido García" w:date="2020-05-16T18:30:00Z">
                <w:pPr>
                  <w:pStyle w:val="Tabla"/>
                  <w:keepNext/>
                  <w:jc w:val="both"/>
                </w:pPr>
              </w:pPrChange>
            </w:pPr>
            <w:proofErr w:type="spellStart"/>
            <w:ins w:id="1476" w:author="Andrea del Nido García" w:date="2020-05-11T13:50:00Z">
              <w:r w:rsidRPr="00293D29">
                <w:rPr>
                  <w:rPrChange w:id="1477" w:author="Andrea del Nido García" w:date="2020-05-11T13:54:00Z">
                    <w:rPr>
                      <w:rFonts w:ascii="Consolas" w:hAnsi="Consolas"/>
                      <w:color w:val="032F62"/>
                      <w:sz w:val="18"/>
                      <w:szCs w:val="18"/>
                      <w:shd w:val="clear" w:color="auto" w:fill="FFFFFF"/>
                    </w:rPr>
                  </w:rPrChange>
                </w:rPr>
                <w:t>HostNameVerifierWithCertificatePinning</w:t>
              </w:r>
            </w:ins>
            <w:proofErr w:type="spellEnd"/>
          </w:p>
        </w:tc>
      </w:tr>
      <w:tr w:rsidR="00364202" w:rsidRPr="00850C6B" w14:paraId="4B2F8263" w14:textId="77777777" w:rsidTr="00984EC6">
        <w:tblPrEx>
          <w:tblPrExChange w:id="1478" w:author="Andrea del Nido García" w:date="2020-05-16T18:57:00Z">
            <w:tblPrEx>
              <w:tblW w:w="0" w:type="auto"/>
              <w:tblInd w:w="-426" w:type="dxa"/>
              <w:tblLayout w:type="fixed"/>
            </w:tblPrEx>
          </w:tblPrExChange>
        </w:tblPrEx>
        <w:trPr>
          <w:cantSplit/>
          <w:trHeight w:val="187"/>
          <w:jc w:val="center"/>
          <w:ins w:id="1479" w:author="Andrea del Nido García" w:date="2020-05-11T12:55:00Z"/>
          <w:trPrChange w:id="1480" w:author="Andrea del Nido García" w:date="2020-05-16T18:57:00Z">
            <w:trPr>
              <w:cantSplit/>
              <w:trHeight w:val="187"/>
            </w:trPr>
          </w:trPrChange>
        </w:trPr>
        <w:tc>
          <w:tcPr>
            <w:tcW w:w="0" w:type="auto"/>
            <w:vMerge/>
            <w:tcBorders>
              <w:bottom w:val="single" w:sz="24" w:space="0" w:color="44546A"/>
              <w:right w:val="single" w:sz="24" w:space="0" w:color="44546A"/>
            </w:tcBorders>
            <w:shd w:val="clear" w:color="auto" w:fill="D5DCE4" w:themeFill="text2" w:themeFillTint="33"/>
            <w:vAlign w:val="center"/>
            <w:tcPrChange w:id="1481" w:author="Andrea del Nido García" w:date="2020-05-16T18:57:00Z">
              <w:tcPr>
                <w:tcW w:w="0" w:type="auto"/>
                <w:gridSpan w:val="3"/>
                <w:vMerge/>
                <w:tcBorders>
                  <w:bottom w:val="single" w:sz="24" w:space="0" w:color="44546A"/>
                  <w:right w:val="single" w:sz="24" w:space="0" w:color="44546A"/>
                </w:tcBorders>
                <w:shd w:val="clear" w:color="auto" w:fill="D5DCE4" w:themeFill="text2" w:themeFillTint="33"/>
                <w:vAlign w:val="center"/>
              </w:tcPr>
            </w:tcPrChange>
          </w:tcPr>
          <w:p w14:paraId="3CCAE0C0" w14:textId="77777777" w:rsidR="00364202" w:rsidRPr="00743E5B" w:rsidRDefault="00364202" w:rsidP="005B4F0C">
            <w:pPr>
              <w:pStyle w:val="Tabla"/>
              <w:ind w:left="-105" w:right="-102"/>
              <w:rPr>
                <w:ins w:id="1482" w:author="Andrea del Nido García" w:date="2020-05-11T12:56:00Z"/>
                <w:rPrChange w:id="1483" w:author="Andrea del Nido García" w:date="2020-05-11T12:58:00Z">
                  <w:rPr>
                    <w:ins w:id="1484" w:author="Andrea del Nido García" w:date="2020-05-11T12:56:00Z"/>
                  </w:rPr>
                </w:rPrChange>
              </w:rPr>
            </w:pPr>
          </w:p>
        </w:tc>
        <w:tc>
          <w:tcPr>
            <w:tcW w:w="0" w:type="auto"/>
            <w:tcBorders>
              <w:top w:val="single" w:sz="8" w:space="0" w:color="8496B0"/>
              <w:left w:val="single" w:sz="24" w:space="0" w:color="44546A"/>
              <w:bottom w:val="single" w:sz="24" w:space="0" w:color="44546A"/>
            </w:tcBorders>
            <w:shd w:val="clear" w:color="auto" w:fill="D5DCE4" w:themeFill="text2" w:themeFillTint="33"/>
            <w:vAlign w:val="center"/>
            <w:tcPrChange w:id="1485" w:author="Andrea del Nido García" w:date="2020-05-16T18:57:00Z">
              <w:tcPr>
                <w:tcW w:w="0" w:type="auto"/>
                <w:gridSpan w:val="2"/>
                <w:tcBorders>
                  <w:top w:val="single" w:sz="8" w:space="0" w:color="8496B0"/>
                  <w:left w:val="single" w:sz="24" w:space="0" w:color="44546A"/>
                  <w:bottom w:val="single" w:sz="24" w:space="0" w:color="44546A"/>
                </w:tcBorders>
                <w:shd w:val="clear" w:color="auto" w:fill="D5DCE4" w:themeFill="text2" w:themeFillTint="33"/>
                <w:vAlign w:val="center"/>
              </w:tcPr>
            </w:tcPrChange>
          </w:tcPr>
          <w:p w14:paraId="4E1D0AAE" w14:textId="31C08C22" w:rsidR="00364202" w:rsidRPr="00293D29" w:rsidRDefault="00364202" w:rsidP="005B4F0C">
            <w:pPr>
              <w:pStyle w:val="Tabla"/>
              <w:keepNext/>
              <w:ind w:left="-107"/>
              <w:rPr>
                <w:ins w:id="1486" w:author="Andrea del Nido García" w:date="2020-05-11T13:50:00Z"/>
                <w:rPrChange w:id="1487" w:author="Andrea del Nido García" w:date="2020-05-11T13:54:00Z">
                  <w:rPr>
                    <w:ins w:id="1488" w:author="Andrea del Nido García" w:date="2020-05-11T13:50:00Z"/>
                  </w:rPr>
                </w:rPrChange>
              </w:rPr>
            </w:pPr>
            <w:proofErr w:type="spellStart"/>
            <w:ins w:id="1489" w:author="Andrea del Nido García" w:date="2020-05-16T18:39:00Z">
              <w:r w:rsidRPr="000955F4">
                <w:t>verify</w:t>
              </w:r>
            </w:ins>
            <w:proofErr w:type="spellEnd"/>
          </w:p>
        </w:tc>
      </w:tr>
      <w:tr w:rsidR="002B21E5" w:rsidRPr="00850C6B" w14:paraId="7265ADAB" w14:textId="77777777" w:rsidTr="00984EC6">
        <w:tblPrEx>
          <w:tblPrExChange w:id="1490" w:author="Andrea del Nido García" w:date="2020-05-16T18:57:00Z">
            <w:tblPrEx>
              <w:tblW w:w="0" w:type="auto"/>
              <w:tblInd w:w="-426" w:type="dxa"/>
              <w:tblLayout w:type="fixed"/>
            </w:tblPrEx>
          </w:tblPrExChange>
        </w:tblPrEx>
        <w:trPr>
          <w:cantSplit/>
          <w:trHeight w:val="188"/>
          <w:jc w:val="center"/>
          <w:ins w:id="1491" w:author="Andrea del Nido García" w:date="2020-05-11T12:55:00Z"/>
          <w:trPrChange w:id="1492" w:author="Andrea del Nido García" w:date="2020-05-16T18:57:00Z">
            <w:trPr>
              <w:cantSplit/>
              <w:trHeight w:val="188"/>
            </w:trPr>
          </w:trPrChange>
        </w:trPr>
        <w:tc>
          <w:tcPr>
            <w:tcW w:w="0" w:type="auto"/>
            <w:vMerge w:val="restart"/>
            <w:tcBorders>
              <w:top w:val="single" w:sz="24" w:space="0" w:color="44546A"/>
              <w:right w:val="single" w:sz="24" w:space="0" w:color="44546A"/>
            </w:tcBorders>
            <w:shd w:val="clear" w:color="auto" w:fill="D5DCE4" w:themeFill="text2" w:themeFillTint="33"/>
            <w:vAlign w:val="center"/>
            <w:tcPrChange w:id="1493" w:author="Andrea del Nido García" w:date="2020-05-16T18:57:00Z">
              <w:tcPr>
                <w:tcW w:w="0" w:type="auto"/>
                <w:gridSpan w:val="3"/>
                <w:vMerge w:val="restart"/>
                <w:tcBorders>
                  <w:top w:val="single" w:sz="24" w:space="0" w:color="44546A"/>
                  <w:right w:val="single" w:sz="24" w:space="0" w:color="44546A"/>
                </w:tcBorders>
                <w:shd w:val="clear" w:color="auto" w:fill="D5DCE4" w:themeFill="text2" w:themeFillTint="33"/>
                <w:vAlign w:val="center"/>
              </w:tcPr>
            </w:tcPrChange>
          </w:tcPr>
          <w:p w14:paraId="508AB289" w14:textId="7F6869BE" w:rsidR="002B21E5" w:rsidRDefault="002B21E5" w:rsidP="005B4F0C">
            <w:pPr>
              <w:pStyle w:val="Tabla"/>
              <w:ind w:left="-105" w:right="-102"/>
              <w:rPr>
                <w:ins w:id="1494" w:author="Andrea del Nido García" w:date="2020-05-11T12:55:00Z"/>
              </w:rPr>
              <w:pPrChange w:id="1495" w:author="Andrea del Nido García" w:date="2020-05-16T18:30:00Z">
                <w:pPr>
                  <w:pStyle w:val="Tabla"/>
                  <w:jc w:val="both"/>
                </w:pPr>
              </w:pPrChange>
            </w:pPr>
            <w:proofErr w:type="spellStart"/>
            <w:ins w:id="1496" w:author="Andrea del Nido García" w:date="2020-05-11T12:56:00Z">
              <w:r w:rsidRPr="00743E5B">
                <w:rPr>
                  <w:rPrChange w:id="1497" w:author="Andrea del Nido García" w:date="2020-05-11T12:58:00Z">
                    <w:rPr>
                      <w:rFonts w:ascii="Consolas" w:hAnsi="Consolas"/>
                      <w:color w:val="6A737D"/>
                      <w:sz w:val="18"/>
                      <w:szCs w:val="18"/>
                      <w:shd w:val="clear" w:color="auto" w:fill="FFFFFF"/>
                    </w:rPr>
                  </w:rPrChange>
                </w:rPr>
                <w:lastRenderedPageBreak/>
                <w:t>Conscrypt</w:t>
              </w:r>
              <w:proofErr w:type="spellEnd"/>
              <w:r w:rsidRPr="00743E5B">
                <w:rPr>
                  <w:rPrChange w:id="1498" w:author="Andrea del Nido García" w:date="2020-05-11T12:58:00Z">
                    <w:rPr>
                      <w:rFonts w:ascii="Consolas" w:hAnsi="Consolas"/>
                      <w:color w:val="6A737D"/>
                      <w:sz w:val="18"/>
                      <w:szCs w:val="18"/>
                      <w:shd w:val="clear" w:color="auto" w:fill="FFFFFF"/>
                    </w:rPr>
                  </w:rPrChange>
                </w:rPr>
                <w:t xml:space="preserve"> </w:t>
              </w:r>
              <w:proofErr w:type="spellStart"/>
              <w:r w:rsidRPr="00743E5B">
                <w:rPr>
                  <w:rPrChange w:id="1499" w:author="Andrea del Nido García" w:date="2020-05-11T12:58:00Z">
                    <w:rPr>
                      <w:rFonts w:ascii="Consolas" w:hAnsi="Consolas"/>
                      <w:color w:val="6A737D"/>
                      <w:sz w:val="18"/>
                      <w:szCs w:val="18"/>
                      <w:shd w:val="clear" w:color="auto" w:fill="FFFFFF"/>
                    </w:rPr>
                  </w:rPrChange>
                </w:rPr>
                <w:t>CertPinManager</w:t>
              </w:r>
            </w:ins>
            <w:proofErr w:type="spellEnd"/>
          </w:p>
        </w:tc>
        <w:tc>
          <w:tcPr>
            <w:tcW w:w="0" w:type="auto"/>
            <w:tcBorders>
              <w:top w:val="single" w:sz="24" w:space="0" w:color="44546A"/>
              <w:left w:val="single" w:sz="24" w:space="0" w:color="44546A"/>
              <w:bottom w:val="single" w:sz="8" w:space="0" w:color="8496B0"/>
            </w:tcBorders>
            <w:shd w:val="clear" w:color="auto" w:fill="D5DCE4" w:themeFill="text2" w:themeFillTint="33"/>
            <w:vAlign w:val="center"/>
            <w:tcPrChange w:id="1500" w:author="Andrea del Nido García" w:date="2020-05-16T18:57:00Z">
              <w:tcPr>
                <w:tcW w:w="0" w:type="auto"/>
                <w:gridSpan w:val="2"/>
                <w:tcBorders>
                  <w:top w:val="single" w:sz="24" w:space="0" w:color="44546A"/>
                  <w:left w:val="single" w:sz="24" w:space="0" w:color="44546A"/>
                  <w:bottom w:val="single" w:sz="8" w:space="0" w:color="8496B0"/>
                </w:tcBorders>
                <w:shd w:val="clear" w:color="auto" w:fill="D5DCE4" w:themeFill="text2" w:themeFillTint="33"/>
                <w:vAlign w:val="center"/>
              </w:tcPr>
            </w:tcPrChange>
          </w:tcPr>
          <w:p w14:paraId="5C7E3FE2" w14:textId="71B2CEAC" w:rsidR="002B21E5" w:rsidRPr="00850C6B" w:rsidRDefault="002B21E5" w:rsidP="005B4F0C">
            <w:pPr>
              <w:pStyle w:val="Tabla"/>
              <w:keepNext/>
              <w:ind w:left="-107"/>
              <w:rPr>
                <w:ins w:id="1501" w:author="Andrea del Nido García" w:date="2020-05-11T12:55:00Z"/>
              </w:rPr>
              <w:pPrChange w:id="1502" w:author="Andrea del Nido García" w:date="2020-05-16T18:30:00Z">
                <w:pPr>
                  <w:pStyle w:val="Tabla"/>
                  <w:keepNext/>
                  <w:jc w:val="both"/>
                </w:pPr>
              </w:pPrChange>
            </w:pPr>
            <w:proofErr w:type="spellStart"/>
            <w:ins w:id="1503" w:author="Andrea del Nido García" w:date="2020-05-11T13:51:00Z">
              <w:r w:rsidRPr="00293D29">
                <w:rPr>
                  <w:rPrChange w:id="1504" w:author="Andrea del Nido García" w:date="2020-05-11T13:54:00Z">
                    <w:rPr>
                      <w:rFonts w:ascii="Consolas" w:hAnsi="Consolas"/>
                      <w:color w:val="032F62"/>
                      <w:sz w:val="18"/>
                      <w:szCs w:val="18"/>
                      <w:shd w:val="clear" w:color="auto" w:fill="FFFFFF"/>
                    </w:rPr>
                  </w:rPrChange>
                </w:rPr>
                <w:t>CertPinManager</w:t>
              </w:r>
            </w:ins>
            <w:proofErr w:type="spellEnd"/>
          </w:p>
        </w:tc>
      </w:tr>
      <w:tr w:rsidR="002B21E5" w:rsidRPr="00850C6B" w14:paraId="5F87E8E7" w14:textId="77777777" w:rsidTr="00984EC6">
        <w:tblPrEx>
          <w:tblPrExChange w:id="1505" w:author="Andrea del Nido García" w:date="2020-05-16T18:57:00Z">
            <w:tblPrEx>
              <w:tblW w:w="0" w:type="auto"/>
              <w:tblInd w:w="-426" w:type="dxa"/>
              <w:tblLayout w:type="fixed"/>
            </w:tblPrEx>
          </w:tblPrExChange>
        </w:tblPrEx>
        <w:trPr>
          <w:cantSplit/>
          <w:trHeight w:val="187"/>
          <w:jc w:val="center"/>
          <w:ins w:id="1506" w:author="Andrea del Nido García" w:date="2020-05-11T12:55:00Z"/>
          <w:trPrChange w:id="1507" w:author="Andrea del Nido García" w:date="2020-05-16T18:57:00Z">
            <w:trPr>
              <w:cantSplit/>
              <w:trHeight w:val="187"/>
            </w:trPr>
          </w:trPrChange>
        </w:trPr>
        <w:tc>
          <w:tcPr>
            <w:tcW w:w="0" w:type="auto"/>
            <w:vMerge/>
            <w:tcBorders>
              <w:bottom w:val="single" w:sz="24" w:space="0" w:color="44546A"/>
              <w:right w:val="single" w:sz="24" w:space="0" w:color="44546A"/>
            </w:tcBorders>
            <w:shd w:val="clear" w:color="auto" w:fill="D5DCE4" w:themeFill="text2" w:themeFillTint="33"/>
            <w:vAlign w:val="center"/>
            <w:tcPrChange w:id="1508" w:author="Andrea del Nido García" w:date="2020-05-16T18:57:00Z">
              <w:tcPr>
                <w:tcW w:w="0" w:type="auto"/>
                <w:gridSpan w:val="3"/>
                <w:vMerge/>
                <w:tcBorders>
                  <w:bottom w:val="single" w:sz="24" w:space="0" w:color="44546A"/>
                  <w:right w:val="single" w:sz="24" w:space="0" w:color="44546A"/>
                </w:tcBorders>
                <w:shd w:val="clear" w:color="auto" w:fill="D5DCE4" w:themeFill="text2" w:themeFillTint="33"/>
                <w:vAlign w:val="center"/>
              </w:tcPr>
            </w:tcPrChange>
          </w:tcPr>
          <w:p w14:paraId="0B5FBE77" w14:textId="77777777" w:rsidR="002B21E5" w:rsidRPr="00743E5B" w:rsidRDefault="002B21E5" w:rsidP="005B4F0C">
            <w:pPr>
              <w:pStyle w:val="Tabla"/>
              <w:ind w:left="-105" w:right="-102"/>
              <w:rPr>
                <w:ins w:id="1509" w:author="Andrea del Nido García" w:date="2020-05-11T12:56:00Z"/>
                <w:rPrChange w:id="1510" w:author="Andrea del Nido García" w:date="2020-05-11T12:58:00Z">
                  <w:rPr>
                    <w:ins w:id="1511" w:author="Andrea del Nido García" w:date="2020-05-11T12:56:00Z"/>
                  </w:rPr>
                </w:rPrChange>
              </w:rPr>
            </w:pPr>
          </w:p>
        </w:tc>
        <w:tc>
          <w:tcPr>
            <w:tcW w:w="0" w:type="auto"/>
            <w:tcBorders>
              <w:top w:val="single" w:sz="8" w:space="0" w:color="8496B0"/>
              <w:left w:val="single" w:sz="24" w:space="0" w:color="44546A"/>
              <w:bottom w:val="single" w:sz="24" w:space="0" w:color="44546A"/>
            </w:tcBorders>
            <w:shd w:val="clear" w:color="auto" w:fill="D5DCE4" w:themeFill="text2" w:themeFillTint="33"/>
            <w:vAlign w:val="center"/>
            <w:tcPrChange w:id="1512" w:author="Andrea del Nido García" w:date="2020-05-16T18:57:00Z">
              <w:tcPr>
                <w:tcW w:w="0" w:type="auto"/>
                <w:gridSpan w:val="2"/>
                <w:tcBorders>
                  <w:top w:val="single" w:sz="8" w:space="0" w:color="8496B0"/>
                  <w:left w:val="single" w:sz="24" w:space="0" w:color="44546A"/>
                  <w:bottom w:val="single" w:sz="24" w:space="0" w:color="44546A"/>
                </w:tcBorders>
                <w:shd w:val="clear" w:color="auto" w:fill="D5DCE4" w:themeFill="text2" w:themeFillTint="33"/>
                <w:vAlign w:val="center"/>
              </w:tcPr>
            </w:tcPrChange>
          </w:tcPr>
          <w:p w14:paraId="731AA063" w14:textId="73AFA24E" w:rsidR="002B21E5" w:rsidRPr="00293D29" w:rsidRDefault="002B21E5" w:rsidP="005B4F0C">
            <w:pPr>
              <w:pStyle w:val="Tabla"/>
              <w:keepNext/>
              <w:ind w:left="-107"/>
              <w:rPr>
                <w:ins w:id="1513" w:author="Andrea del Nido García" w:date="2020-05-11T13:51:00Z"/>
                <w:rPrChange w:id="1514" w:author="Andrea del Nido García" w:date="2020-05-11T13:54:00Z">
                  <w:rPr>
                    <w:ins w:id="1515" w:author="Andrea del Nido García" w:date="2020-05-11T13:51:00Z"/>
                  </w:rPr>
                </w:rPrChange>
              </w:rPr>
            </w:pPr>
            <w:proofErr w:type="spellStart"/>
            <w:ins w:id="1516" w:author="Andrea del Nido García" w:date="2020-05-16T18:40:00Z">
              <w:r w:rsidRPr="000955F4">
                <w:t>isChainValid</w:t>
              </w:r>
            </w:ins>
            <w:proofErr w:type="spellEnd"/>
          </w:p>
        </w:tc>
      </w:tr>
      <w:tr w:rsidR="002B21E5" w:rsidRPr="00850C6B" w14:paraId="7976C6EB" w14:textId="77777777" w:rsidTr="00984EC6">
        <w:tblPrEx>
          <w:tblPrExChange w:id="1517" w:author="Andrea del Nido García" w:date="2020-05-16T18:57:00Z">
            <w:tblPrEx>
              <w:tblW w:w="0" w:type="auto"/>
              <w:tblInd w:w="-426" w:type="dxa"/>
              <w:tblLayout w:type="fixed"/>
            </w:tblPrEx>
          </w:tblPrExChange>
        </w:tblPrEx>
        <w:trPr>
          <w:cantSplit/>
          <w:trHeight w:val="188"/>
          <w:jc w:val="center"/>
          <w:ins w:id="1518" w:author="Andrea del Nido García" w:date="2020-05-11T12:56:00Z"/>
          <w:trPrChange w:id="1519" w:author="Andrea del Nido García" w:date="2020-05-16T18:57:00Z">
            <w:trPr>
              <w:cantSplit/>
              <w:trHeight w:val="188"/>
            </w:trPr>
          </w:trPrChange>
        </w:trPr>
        <w:tc>
          <w:tcPr>
            <w:tcW w:w="0" w:type="auto"/>
            <w:vMerge w:val="restart"/>
            <w:tcBorders>
              <w:top w:val="single" w:sz="24" w:space="0" w:color="44546A"/>
              <w:right w:val="single" w:sz="24" w:space="0" w:color="44546A"/>
            </w:tcBorders>
            <w:shd w:val="clear" w:color="auto" w:fill="D5DCE4" w:themeFill="text2" w:themeFillTint="33"/>
            <w:vAlign w:val="center"/>
            <w:tcPrChange w:id="1520" w:author="Andrea del Nido García" w:date="2020-05-16T18:57:00Z">
              <w:tcPr>
                <w:tcW w:w="0" w:type="auto"/>
                <w:gridSpan w:val="3"/>
                <w:vMerge w:val="restart"/>
                <w:tcBorders>
                  <w:top w:val="single" w:sz="24" w:space="0" w:color="44546A"/>
                  <w:right w:val="single" w:sz="24" w:space="0" w:color="44546A"/>
                </w:tcBorders>
                <w:shd w:val="clear" w:color="auto" w:fill="D5DCE4" w:themeFill="text2" w:themeFillTint="33"/>
                <w:vAlign w:val="center"/>
              </w:tcPr>
            </w:tcPrChange>
          </w:tcPr>
          <w:p w14:paraId="3A96E25B" w14:textId="73B5E3FE" w:rsidR="002B21E5" w:rsidRPr="00743E5B" w:rsidRDefault="002B21E5" w:rsidP="005B4F0C">
            <w:pPr>
              <w:pStyle w:val="Tabla"/>
              <w:ind w:left="-105" w:right="-102"/>
              <w:rPr>
                <w:ins w:id="1521" w:author="Andrea del Nido García" w:date="2020-05-11T12:56:00Z"/>
                <w:rPrChange w:id="1522" w:author="Andrea del Nido García" w:date="2020-05-11T12:58:00Z">
                  <w:rPr>
                    <w:ins w:id="1523" w:author="Andrea del Nido García" w:date="2020-05-11T12:56:00Z"/>
                    <w:rFonts w:ascii="Consolas" w:hAnsi="Consolas"/>
                    <w:color w:val="6A737D"/>
                    <w:sz w:val="18"/>
                    <w:szCs w:val="18"/>
                    <w:shd w:val="clear" w:color="auto" w:fill="FFFFFF"/>
                  </w:rPr>
                </w:rPrChange>
              </w:rPr>
              <w:pPrChange w:id="1524" w:author="Andrea del Nido García" w:date="2020-05-16T18:30:00Z">
                <w:pPr>
                  <w:pStyle w:val="Tabla"/>
                  <w:jc w:val="both"/>
                </w:pPr>
              </w:pPrChange>
            </w:pPr>
            <w:ins w:id="1525" w:author="Andrea del Nido García" w:date="2020-05-11T12:56:00Z">
              <w:r w:rsidRPr="00743E5B">
                <w:rPr>
                  <w:rPrChange w:id="1526" w:author="Andrea del Nido García" w:date="2020-05-11T12:58:00Z">
                    <w:rPr>
                      <w:rFonts w:ascii="Consolas" w:hAnsi="Consolas"/>
                      <w:color w:val="6A737D"/>
                      <w:sz w:val="18"/>
                      <w:szCs w:val="18"/>
                      <w:shd w:val="clear" w:color="auto" w:fill="FFFFFF"/>
                    </w:rPr>
                  </w:rPrChange>
                </w:rPr>
                <w:t>CWAC-</w:t>
              </w:r>
              <w:proofErr w:type="spellStart"/>
              <w:r w:rsidRPr="00743E5B">
                <w:rPr>
                  <w:rPrChange w:id="1527" w:author="Andrea del Nido García" w:date="2020-05-11T12:58:00Z">
                    <w:rPr>
                      <w:rFonts w:ascii="Consolas" w:hAnsi="Consolas"/>
                      <w:color w:val="6A737D"/>
                      <w:sz w:val="18"/>
                      <w:szCs w:val="18"/>
                      <w:shd w:val="clear" w:color="auto" w:fill="FFFFFF"/>
                    </w:rPr>
                  </w:rPrChange>
                </w:rPr>
                <w:t>Netsecurity</w:t>
              </w:r>
              <w:proofErr w:type="spellEnd"/>
            </w:ins>
          </w:p>
        </w:tc>
        <w:tc>
          <w:tcPr>
            <w:tcW w:w="0" w:type="auto"/>
            <w:tcBorders>
              <w:top w:val="single" w:sz="24" w:space="0" w:color="44546A"/>
              <w:left w:val="single" w:sz="24" w:space="0" w:color="44546A"/>
              <w:bottom w:val="single" w:sz="8" w:space="0" w:color="8496B0"/>
            </w:tcBorders>
            <w:shd w:val="clear" w:color="auto" w:fill="D5DCE4" w:themeFill="text2" w:themeFillTint="33"/>
            <w:vAlign w:val="center"/>
            <w:tcPrChange w:id="1528" w:author="Andrea del Nido García" w:date="2020-05-16T18:57:00Z">
              <w:tcPr>
                <w:tcW w:w="0" w:type="auto"/>
                <w:gridSpan w:val="2"/>
                <w:tcBorders>
                  <w:top w:val="single" w:sz="24" w:space="0" w:color="44546A"/>
                  <w:left w:val="single" w:sz="24" w:space="0" w:color="44546A"/>
                  <w:bottom w:val="single" w:sz="8" w:space="0" w:color="8496B0"/>
                </w:tcBorders>
                <w:shd w:val="clear" w:color="auto" w:fill="D5DCE4" w:themeFill="text2" w:themeFillTint="33"/>
                <w:vAlign w:val="center"/>
              </w:tcPr>
            </w:tcPrChange>
          </w:tcPr>
          <w:p w14:paraId="64FDD8E5" w14:textId="642A9C9B" w:rsidR="002B21E5" w:rsidRPr="00850C6B" w:rsidRDefault="002B21E5" w:rsidP="005B4F0C">
            <w:pPr>
              <w:pStyle w:val="Tabla"/>
              <w:keepNext/>
              <w:ind w:left="-107"/>
              <w:rPr>
                <w:ins w:id="1529" w:author="Andrea del Nido García" w:date="2020-05-11T12:56:00Z"/>
              </w:rPr>
              <w:pPrChange w:id="1530" w:author="Andrea del Nido García" w:date="2020-05-16T18:30:00Z">
                <w:pPr>
                  <w:pStyle w:val="Tabla"/>
                  <w:keepNext/>
                  <w:jc w:val="both"/>
                </w:pPr>
              </w:pPrChange>
            </w:pPr>
            <w:proofErr w:type="spellStart"/>
            <w:ins w:id="1531" w:author="Andrea del Nido García" w:date="2020-05-11T13:51:00Z">
              <w:r w:rsidRPr="00293D29">
                <w:rPr>
                  <w:rPrChange w:id="1532" w:author="Andrea del Nido García" w:date="2020-05-11T13:54:00Z">
                    <w:rPr>
                      <w:rFonts w:ascii="Consolas" w:hAnsi="Consolas"/>
                      <w:color w:val="032F62"/>
                      <w:sz w:val="18"/>
                      <w:szCs w:val="18"/>
                      <w:shd w:val="clear" w:color="auto" w:fill="FFFFFF"/>
                    </w:rPr>
                  </w:rPrChange>
                </w:rPr>
                <w:t>CertPinManager</w:t>
              </w:r>
            </w:ins>
            <w:proofErr w:type="spellEnd"/>
          </w:p>
        </w:tc>
      </w:tr>
      <w:tr w:rsidR="002B21E5" w:rsidRPr="00850C6B" w14:paraId="79153E55" w14:textId="77777777" w:rsidTr="00984EC6">
        <w:tblPrEx>
          <w:tblPrExChange w:id="1533" w:author="Andrea del Nido García" w:date="2020-05-16T18:57:00Z">
            <w:tblPrEx>
              <w:tblW w:w="0" w:type="auto"/>
              <w:tblInd w:w="-426" w:type="dxa"/>
              <w:tblLayout w:type="fixed"/>
            </w:tblPrEx>
          </w:tblPrExChange>
        </w:tblPrEx>
        <w:trPr>
          <w:cantSplit/>
          <w:trHeight w:val="187"/>
          <w:jc w:val="center"/>
          <w:ins w:id="1534" w:author="Andrea del Nido García" w:date="2020-05-11T12:56:00Z"/>
          <w:trPrChange w:id="1535" w:author="Andrea del Nido García" w:date="2020-05-16T18:57:00Z">
            <w:trPr>
              <w:cantSplit/>
              <w:trHeight w:val="187"/>
            </w:trPr>
          </w:trPrChange>
        </w:trPr>
        <w:tc>
          <w:tcPr>
            <w:tcW w:w="0" w:type="auto"/>
            <w:vMerge/>
            <w:tcBorders>
              <w:bottom w:val="single" w:sz="24" w:space="0" w:color="44546A"/>
              <w:right w:val="single" w:sz="24" w:space="0" w:color="44546A"/>
            </w:tcBorders>
            <w:shd w:val="clear" w:color="auto" w:fill="D5DCE4" w:themeFill="text2" w:themeFillTint="33"/>
            <w:vAlign w:val="center"/>
            <w:tcPrChange w:id="1536" w:author="Andrea del Nido García" w:date="2020-05-16T18:57:00Z">
              <w:tcPr>
                <w:tcW w:w="0" w:type="auto"/>
                <w:gridSpan w:val="3"/>
                <w:vMerge/>
                <w:tcBorders>
                  <w:bottom w:val="single" w:sz="24" w:space="0" w:color="44546A"/>
                  <w:right w:val="single" w:sz="24" w:space="0" w:color="44546A"/>
                </w:tcBorders>
                <w:shd w:val="clear" w:color="auto" w:fill="D5DCE4" w:themeFill="text2" w:themeFillTint="33"/>
                <w:vAlign w:val="center"/>
              </w:tcPr>
            </w:tcPrChange>
          </w:tcPr>
          <w:p w14:paraId="3E6F93CB" w14:textId="77777777" w:rsidR="002B21E5" w:rsidRPr="00743E5B" w:rsidRDefault="002B21E5" w:rsidP="005B4F0C">
            <w:pPr>
              <w:pStyle w:val="Tabla"/>
              <w:ind w:left="-105" w:right="-102"/>
              <w:rPr>
                <w:ins w:id="1537" w:author="Andrea del Nido García" w:date="2020-05-11T12:56:00Z"/>
                <w:rPrChange w:id="1538" w:author="Andrea del Nido García" w:date="2020-05-11T12:58:00Z">
                  <w:rPr>
                    <w:ins w:id="1539" w:author="Andrea del Nido García" w:date="2020-05-11T12:56:00Z"/>
                  </w:rPr>
                </w:rPrChange>
              </w:rPr>
            </w:pPr>
          </w:p>
        </w:tc>
        <w:tc>
          <w:tcPr>
            <w:tcW w:w="0" w:type="auto"/>
            <w:tcBorders>
              <w:top w:val="single" w:sz="8" w:space="0" w:color="8496B0"/>
              <w:left w:val="single" w:sz="24" w:space="0" w:color="44546A"/>
              <w:bottom w:val="single" w:sz="24" w:space="0" w:color="44546A"/>
            </w:tcBorders>
            <w:shd w:val="clear" w:color="auto" w:fill="D5DCE4" w:themeFill="text2" w:themeFillTint="33"/>
            <w:vAlign w:val="center"/>
            <w:tcPrChange w:id="1540" w:author="Andrea del Nido García" w:date="2020-05-16T18:57:00Z">
              <w:tcPr>
                <w:tcW w:w="0" w:type="auto"/>
                <w:gridSpan w:val="2"/>
                <w:tcBorders>
                  <w:top w:val="single" w:sz="8" w:space="0" w:color="8496B0"/>
                  <w:left w:val="single" w:sz="24" w:space="0" w:color="44546A"/>
                  <w:bottom w:val="single" w:sz="24" w:space="0" w:color="44546A"/>
                </w:tcBorders>
                <w:shd w:val="clear" w:color="auto" w:fill="D5DCE4" w:themeFill="text2" w:themeFillTint="33"/>
                <w:vAlign w:val="center"/>
              </w:tcPr>
            </w:tcPrChange>
          </w:tcPr>
          <w:p w14:paraId="5985B247" w14:textId="51C6D1FB" w:rsidR="002B21E5" w:rsidRPr="00293D29" w:rsidRDefault="002B21E5" w:rsidP="005B4F0C">
            <w:pPr>
              <w:pStyle w:val="Tabla"/>
              <w:keepNext/>
              <w:ind w:left="-107"/>
              <w:rPr>
                <w:ins w:id="1541" w:author="Andrea del Nido García" w:date="2020-05-11T13:51:00Z"/>
                <w:rPrChange w:id="1542" w:author="Andrea del Nido García" w:date="2020-05-11T13:54:00Z">
                  <w:rPr>
                    <w:ins w:id="1543" w:author="Andrea del Nido García" w:date="2020-05-11T13:51:00Z"/>
                  </w:rPr>
                </w:rPrChange>
              </w:rPr>
            </w:pPr>
            <w:proofErr w:type="spellStart"/>
            <w:ins w:id="1544" w:author="Andrea del Nido García" w:date="2020-05-16T18:40:00Z">
              <w:r w:rsidRPr="000955F4">
                <w:t>isChainValid</w:t>
              </w:r>
            </w:ins>
            <w:proofErr w:type="spellEnd"/>
          </w:p>
        </w:tc>
      </w:tr>
      <w:tr w:rsidR="002B21E5" w:rsidRPr="00850C6B" w14:paraId="0B33CE62" w14:textId="77777777" w:rsidTr="00984EC6">
        <w:tblPrEx>
          <w:tblPrExChange w:id="1545" w:author="Andrea del Nido García" w:date="2020-05-16T18:57:00Z">
            <w:tblPrEx>
              <w:tblW w:w="0" w:type="auto"/>
              <w:tblInd w:w="-426" w:type="dxa"/>
              <w:tblLayout w:type="fixed"/>
            </w:tblPrEx>
          </w:tblPrExChange>
        </w:tblPrEx>
        <w:trPr>
          <w:cantSplit/>
          <w:trHeight w:val="188"/>
          <w:jc w:val="center"/>
          <w:ins w:id="1546" w:author="Andrea del Nido García" w:date="2020-05-11T12:56:00Z"/>
          <w:trPrChange w:id="1547" w:author="Andrea del Nido García" w:date="2020-05-16T18:57:00Z">
            <w:trPr>
              <w:cantSplit/>
              <w:trHeight w:val="188"/>
            </w:trPr>
          </w:trPrChange>
        </w:trPr>
        <w:tc>
          <w:tcPr>
            <w:tcW w:w="0" w:type="auto"/>
            <w:vMerge w:val="restart"/>
            <w:tcBorders>
              <w:top w:val="single" w:sz="24" w:space="0" w:color="44546A"/>
              <w:right w:val="single" w:sz="24" w:space="0" w:color="44546A"/>
            </w:tcBorders>
            <w:shd w:val="clear" w:color="auto" w:fill="D5DCE4" w:themeFill="text2" w:themeFillTint="33"/>
            <w:vAlign w:val="center"/>
            <w:tcPrChange w:id="1548" w:author="Andrea del Nido García" w:date="2020-05-16T18:57:00Z">
              <w:tcPr>
                <w:tcW w:w="0" w:type="auto"/>
                <w:gridSpan w:val="3"/>
                <w:vMerge w:val="restart"/>
                <w:tcBorders>
                  <w:top w:val="single" w:sz="24" w:space="0" w:color="44546A"/>
                  <w:right w:val="single" w:sz="24" w:space="0" w:color="44546A"/>
                </w:tcBorders>
                <w:shd w:val="clear" w:color="auto" w:fill="D5DCE4" w:themeFill="text2" w:themeFillTint="33"/>
                <w:vAlign w:val="center"/>
              </w:tcPr>
            </w:tcPrChange>
          </w:tcPr>
          <w:p w14:paraId="78A34F18" w14:textId="35E934F8" w:rsidR="002B21E5" w:rsidRPr="00743E5B" w:rsidRDefault="002B21E5" w:rsidP="005B4F0C">
            <w:pPr>
              <w:pStyle w:val="Tabla"/>
              <w:ind w:left="-105" w:right="-102"/>
              <w:rPr>
                <w:ins w:id="1549" w:author="Andrea del Nido García" w:date="2020-05-11T12:56:00Z"/>
                <w:rPrChange w:id="1550" w:author="Andrea del Nido García" w:date="2020-05-11T12:58:00Z">
                  <w:rPr>
                    <w:ins w:id="1551" w:author="Andrea del Nido García" w:date="2020-05-11T12:56:00Z"/>
                    <w:rFonts w:ascii="Consolas" w:hAnsi="Consolas"/>
                    <w:color w:val="6A737D"/>
                    <w:sz w:val="18"/>
                    <w:szCs w:val="18"/>
                    <w:shd w:val="clear" w:color="auto" w:fill="FFFFFF"/>
                  </w:rPr>
                </w:rPrChange>
              </w:rPr>
              <w:pPrChange w:id="1552" w:author="Andrea del Nido García" w:date="2020-05-16T18:30:00Z">
                <w:pPr>
                  <w:pStyle w:val="Tabla"/>
                  <w:jc w:val="both"/>
                </w:pPr>
              </w:pPrChange>
            </w:pPr>
            <w:proofErr w:type="spellStart"/>
            <w:ins w:id="1553" w:author="Andrea del Nido García" w:date="2020-05-11T12:57:00Z">
              <w:r w:rsidRPr="00743E5B">
                <w:rPr>
                  <w:rPrChange w:id="1554" w:author="Andrea del Nido García" w:date="2020-05-11T12:58:00Z">
                    <w:rPr>
                      <w:rFonts w:ascii="Consolas" w:hAnsi="Consolas"/>
                      <w:color w:val="6A737D"/>
                      <w:sz w:val="18"/>
                      <w:szCs w:val="18"/>
                      <w:shd w:val="clear" w:color="auto" w:fill="FFFFFF"/>
                    </w:rPr>
                  </w:rPrChange>
                </w:rPr>
                <w:t>Worklight</w:t>
              </w:r>
              <w:proofErr w:type="spellEnd"/>
              <w:r w:rsidRPr="00743E5B">
                <w:rPr>
                  <w:rPrChange w:id="1555" w:author="Andrea del Nido García" w:date="2020-05-11T12:58:00Z">
                    <w:rPr>
                      <w:rFonts w:ascii="Consolas" w:hAnsi="Consolas"/>
                      <w:color w:val="6A737D"/>
                      <w:sz w:val="18"/>
                      <w:szCs w:val="18"/>
                      <w:shd w:val="clear" w:color="auto" w:fill="FFFFFF"/>
                    </w:rPr>
                  </w:rPrChange>
                </w:rPr>
                <w:t xml:space="preserve"> </w:t>
              </w:r>
              <w:proofErr w:type="spellStart"/>
              <w:r w:rsidRPr="00743E5B">
                <w:rPr>
                  <w:rPrChange w:id="1556" w:author="Andrea del Nido García" w:date="2020-05-11T12:58:00Z">
                    <w:rPr>
                      <w:rFonts w:ascii="Consolas" w:hAnsi="Consolas"/>
                      <w:color w:val="6A737D"/>
                      <w:sz w:val="18"/>
                      <w:szCs w:val="18"/>
                      <w:shd w:val="clear" w:color="auto" w:fill="FFFFFF"/>
                    </w:rPr>
                  </w:rPrChange>
                </w:rPr>
                <w:t>Androidgap</w:t>
              </w:r>
            </w:ins>
            <w:proofErr w:type="spellEnd"/>
          </w:p>
        </w:tc>
        <w:tc>
          <w:tcPr>
            <w:tcW w:w="0" w:type="auto"/>
            <w:tcBorders>
              <w:top w:val="single" w:sz="24" w:space="0" w:color="44546A"/>
              <w:left w:val="single" w:sz="24" w:space="0" w:color="44546A"/>
              <w:bottom w:val="single" w:sz="8" w:space="0" w:color="8496B0"/>
            </w:tcBorders>
            <w:shd w:val="clear" w:color="auto" w:fill="D5DCE4" w:themeFill="text2" w:themeFillTint="33"/>
            <w:vAlign w:val="center"/>
            <w:tcPrChange w:id="1557" w:author="Andrea del Nido García" w:date="2020-05-16T18:57:00Z">
              <w:tcPr>
                <w:tcW w:w="0" w:type="auto"/>
                <w:gridSpan w:val="2"/>
                <w:tcBorders>
                  <w:top w:val="single" w:sz="24" w:space="0" w:color="44546A"/>
                  <w:left w:val="single" w:sz="24" w:space="0" w:color="44546A"/>
                  <w:bottom w:val="single" w:sz="8" w:space="0" w:color="8496B0"/>
                </w:tcBorders>
                <w:shd w:val="clear" w:color="auto" w:fill="D5DCE4" w:themeFill="text2" w:themeFillTint="33"/>
                <w:vAlign w:val="center"/>
              </w:tcPr>
            </w:tcPrChange>
          </w:tcPr>
          <w:p w14:paraId="1FF4BE43" w14:textId="1153FDF1" w:rsidR="002B21E5" w:rsidRPr="00850C6B" w:rsidRDefault="002B21E5" w:rsidP="005B4F0C">
            <w:pPr>
              <w:pStyle w:val="Tabla"/>
              <w:keepNext/>
              <w:ind w:left="-107"/>
              <w:rPr>
                <w:ins w:id="1558" w:author="Andrea del Nido García" w:date="2020-05-11T12:56:00Z"/>
              </w:rPr>
              <w:pPrChange w:id="1559" w:author="Andrea del Nido García" w:date="2020-05-16T18:30:00Z">
                <w:pPr>
                  <w:pStyle w:val="Tabla"/>
                  <w:keepNext/>
                  <w:jc w:val="both"/>
                </w:pPr>
              </w:pPrChange>
            </w:pPr>
            <w:proofErr w:type="spellStart"/>
            <w:ins w:id="1560" w:author="Andrea del Nido García" w:date="2020-05-11T13:52:00Z">
              <w:r w:rsidRPr="00293D29">
                <w:rPr>
                  <w:rPrChange w:id="1561" w:author="Andrea del Nido García" w:date="2020-05-11T13:54:00Z">
                    <w:rPr>
                      <w:rFonts w:ascii="Consolas" w:hAnsi="Consolas"/>
                      <w:color w:val="032F62"/>
                      <w:sz w:val="18"/>
                      <w:szCs w:val="18"/>
                      <w:shd w:val="clear" w:color="auto" w:fill="FFFFFF"/>
                    </w:rPr>
                  </w:rPrChange>
                </w:rPr>
                <w:t>WLCertificatePinningPlugin</w:t>
              </w:r>
            </w:ins>
            <w:proofErr w:type="spellEnd"/>
          </w:p>
        </w:tc>
      </w:tr>
      <w:tr w:rsidR="002B21E5" w:rsidRPr="00850C6B" w14:paraId="18A78FC1" w14:textId="77777777" w:rsidTr="00984EC6">
        <w:tblPrEx>
          <w:tblPrExChange w:id="1562" w:author="Andrea del Nido García" w:date="2020-05-16T18:57:00Z">
            <w:tblPrEx>
              <w:tblW w:w="0" w:type="auto"/>
              <w:tblInd w:w="-426" w:type="dxa"/>
              <w:tblLayout w:type="fixed"/>
            </w:tblPrEx>
          </w:tblPrExChange>
        </w:tblPrEx>
        <w:trPr>
          <w:cantSplit/>
          <w:trHeight w:val="187"/>
          <w:jc w:val="center"/>
          <w:ins w:id="1563" w:author="Andrea del Nido García" w:date="2020-05-11T12:56:00Z"/>
          <w:trPrChange w:id="1564" w:author="Andrea del Nido García" w:date="2020-05-16T18:57:00Z">
            <w:trPr>
              <w:cantSplit/>
              <w:trHeight w:val="187"/>
            </w:trPr>
          </w:trPrChange>
        </w:trPr>
        <w:tc>
          <w:tcPr>
            <w:tcW w:w="0" w:type="auto"/>
            <w:vMerge/>
            <w:tcBorders>
              <w:bottom w:val="single" w:sz="24" w:space="0" w:color="44546A"/>
              <w:right w:val="single" w:sz="24" w:space="0" w:color="44546A"/>
            </w:tcBorders>
            <w:shd w:val="clear" w:color="auto" w:fill="D5DCE4" w:themeFill="text2" w:themeFillTint="33"/>
            <w:vAlign w:val="center"/>
            <w:tcPrChange w:id="1565" w:author="Andrea del Nido García" w:date="2020-05-16T18:57:00Z">
              <w:tcPr>
                <w:tcW w:w="0" w:type="auto"/>
                <w:gridSpan w:val="3"/>
                <w:vMerge/>
                <w:tcBorders>
                  <w:bottom w:val="single" w:sz="24" w:space="0" w:color="44546A"/>
                  <w:right w:val="single" w:sz="24" w:space="0" w:color="44546A"/>
                </w:tcBorders>
                <w:shd w:val="clear" w:color="auto" w:fill="D5DCE4" w:themeFill="text2" w:themeFillTint="33"/>
                <w:vAlign w:val="center"/>
              </w:tcPr>
            </w:tcPrChange>
          </w:tcPr>
          <w:p w14:paraId="32DB5A4E" w14:textId="77777777" w:rsidR="002B21E5" w:rsidRPr="00743E5B" w:rsidRDefault="002B21E5" w:rsidP="005B4F0C">
            <w:pPr>
              <w:pStyle w:val="Tabla"/>
              <w:ind w:left="-105" w:right="-102"/>
              <w:rPr>
                <w:ins w:id="1566" w:author="Andrea del Nido García" w:date="2020-05-11T12:57:00Z"/>
                <w:rPrChange w:id="1567" w:author="Andrea del Nido García" w:date="2020-05-11T12:58:00Z">
                  <w:rPr>
                    <w:ins w:id="1568" w:author="Andrea del Nido García" w:date="2020-05-11T12:57:00Z"/>
                  </w:rPr>
                </w:rPrChange>
              </w:rPr>
            </w:pPr>
          </w:p>
        </w:tc>
        <w:tc>
          <w:tcPr>
            <w:tcW w:w="0" w:type="auto"/>
            <w:tcBorders>
              <w:top w:val="single" w:sz="8" w:space="0" w:color="8496B0"/>
              <w:left w:val="single" w:sz="24" w:space="0" w:color="44546A"/>
              <w:bottom w:val="single" w:sz="24" w:space="0" w:color="44546A"/>
            </w:tcBorders>
            <w:shd w:val="clear" w:color="auto" w:fill="D5DCE4" w:themeFill="text2" w:themeFillTint="33"/>
            <w:vAlign w:val="center"/>
            <w:tcPrChange w:id="1569" w:author="Andrea del Nido García" w:date="2020-05-16T18:57:00Z">
              <w:tcPr>
                <w:tcW w:w="0" w:type="auto"/>
                <w:gridSpan w:val="2"/>
                <w:tcBorders>
                  <w:top w:val="single" w:sz="8" w:space="0" w:color="8496B0"/>
                  <w:left w:val="single" w:sz="24" w:space="0" w:color="44546A"/>
                  <w:bottom w:val="single" w:sz="24" w:space="0" w:color="44546A"/>
                </w:tcBorders>
                <w:shd w:val="clear" w:color="auto" w:fill="D5DCE4" w:themeFill="text2" w:themeFillTint="33"/>
                <w:vAlign w:val="center"/>
              </w:tcPr>
            </w:tcPrChange>
          </w:tcPr>
          <w:p w14:paraId="24241E35" w14:textId="5E41B71A" w:rsidR="002B21E5" w:rsidRPr="00293D29" w:rsidRDefault="00ED2FAB" w:rsidP="005B4F0C">
            <w:pPr>
              <w:pStyle w:val="Tabla"/>
              <w:keepNext/>
              <w:ind w:left="-107"/>
              <w:rPr>
                <w:ins w:id="1570" w:author="Andrea del Nido García" w:date="2020-05-11T13:52:00Z"/>
                <w:rPrChange w:id="1571" w:author="Andrea del Nido García" w:date="2020-05-11T13:54:00Z">
                  <w:rPr>
                    <w:ins w:id="1572" w:author="Andrea del Nido García" w:date="2020-05-11T13:52:00Z"/>
                  </w:rPr>
                </w:rPrChange>
              </w:rPr>
            </w:pPr>
            <w:proofErr w:type="spellStart"/>
            <w:ins w:id="1573" w:author="Andrea del Nido García" w:date="2020-05-16T18:40:00Z">
              <w:r w:rsidRPr="000955F4">
                <w:t>execute</w:t>
              </w:r>
            </w:ins>
            <w:proofErr w:type="spellEnd"/>
          </w:p>
        </w:tc>
      </w:tr>
      <w:tr w:rsidR="002B21E5" w:rsidRPr="00850C6B" w14:paraId="6B32C356" w14:textId="77777777" w:rsidTr="00984EC6">
        <w:tblPrEx>
          <w:tblPrExChange w:id="1574" w:author="Andrea del Nido García" w:date="2020-05-16T18:57:00Z">
            <w:tblPrEx>
              <w:tblW w:w="0" w:type="auto"/>
              <w:tblInd w:w="-426" w:type="dxa"/>
              <w:tblLayout w:type="fixed"/>
            </w:tblPrEx>
          </w:tblPrExChange>
        </w:tblPrEx>
        <w:trPr>
          <w:cantSplit/>
          <w:trHeight w:val="405"/>
          <w:jc w:val="center"/>
          <w:ins w:id="1575" w:author="Andrea del Nido García" w:date="2020-05-11T12:57:00Z"/>
          <w:trPrChange w:id="1576" w:author="Andrea del Nido García" w:date="2020-05-16T18:57:00Z">
            <w:trPr>
              <w:cantSplit/>
              <w:trHeight w:val="405"/>
            </w:trPr>
          </w:trPrChange>
        </w:trPr>
        <w:tc>
          <w:tcPr>
            <w:tcW w:w="0" w:type="auto"/>
            <w:vMerge w:val="restart"/>
            <w:tcBorders>
              <w:top w:val="single" w:sz="24" w:space="0" w:color="44546A"/>
              <w:right w:val="single" w:sz="24" w:space="0" w:color="44546A"/>
            </w:tcBorders>
            <w:shd w:val="clear" w:color="auto" w:fill="D5DCE4" w:themeFill="text2" w:themeFillTint="33"/>
            <w:vAlign w:val="center"/>
            <w:tcPrChange w:id="1577" w:author="Andrea del Nido García" w:date="2020-05-16T18:57:00Z">
              <w:tcPr>
                <w:tcW w:w="0" w:type="auto"/>
                <w:gridSpan w:val="3"/>
                <w:vMerge w:val="restart"/>
                <w:tcBorders>
                  <w:top w:val="single" w:sz="24" w:space="0" w:color="44546A"/>
                  <w:right w:val="single" w:sz="24" w:space="0" w:color="44546A"/>
                </w:tcBorders>
                <w:shd w:val="clear" w:color="auto" w:fill="D5DCE4" w:themeFill="text2" w:themeFillTint="33"/>
                <w:vAlign w:val="center"/>
              </w:tcPr>
            </w:tcPrChange>
          </w:tcPr>
          <w:p w14:paraId="4FBDC89A" w14:textId="2E8FDCEB" w:rsidR="002B21E5" w:rsidRPr="00743E5B" w:rsidRDefault="002B21E5" w:rsidP="005B4F0C">
            <w:pPr>
              <w:pStyle w:val="Tabla"/>
              <w:ind w:left="-105" w:right="-102"/>
              <w:rPr>
                <w:ins w:id="1578" w:author="Andrea del Nido García" w:date="2020-05-11T12:57:00Z"/>
                <w:rPrChange w:id="1579" w:author="Andrea del Nido García" w:date="2020-05-11T12:58:00Z">
                  <w:rPr>
                    <w:ins w:id="1580" w:author="Andrea del Nido García" w:date="2020-05-11T12:57:00Z"/>
                    <w:rFonts w:ascii="Consolas" w:hAnsi="Consolas"/>
                    <w:color w:val="6A737D"/>
                    <w:sz w:val="18"/>
                    <w:szCs w:val="18"/>
                    <w:shd w:val="clear" w:color="auto" w:fill="FFFFFF"/>
                  </w:rPr>
                </w:rPrChange>
              </w:rPr>
              <w:pPrChange w:id="1581" w:author="Andrea del Nido García" w:date="2020-05-16T18:30:00Z">
                <w:pPr>
                  <w:pStyle w:val="Tabla"/>
                  <w:jc w:val="both"/>
                </w:pPr>
              </w:pPrChange>
            </w:pPr>
            <w:proofErr w:type="spellStart"/>
            <w:ins w:id="1582" w:author="Andrea del Nido García" w:date="2020-05-11T12:57:00Z">
              <w:r w:rsidRPr="00743E5B">
                <w:rPr>
                  <w:rPrChange w:id="1583" w:author="Andrea del Nido García" w:date="2020-05-11T12:58:00Z">
                    <w:rPr>
                      <w:rFonts w:ascii="Consolas" w:hAnsi="Consolas"/>
                      <w:color w:val="6A737D"/>
                      <w:sz w:val="18"/>
                      <w:szCs w:val="18"/>
                      <w:shd w:val="clear" w:color="auto" w:fill="FFFFFF"/>
                    </w:rPr>
                  </w:rPrChange>
                </w:rPr>
                <w:t>Netty</w:t>
              </w:r>
              <w:proofErr w:type="spellEnd"/>
              <w:r w:rsidRPr="00743E5B">
                <w:rPr>
                  <w:rPrChange w:id="1584" w:author="Andrea del Nido García" w:date="2020-05-11T12:58:00Z">
                    <w:rPr>
                      <w:rFonts w:ascii="Consolas" w:hAnsi="Consolas"/>
                      <w:color w:val="6A737D"/>
                      <w:sz w:val="18"/>
                      <w:szCs w:val="18"/>
                      <w:shd w:val="clear" w:color="auto" w:fill="FFFFFF"/>
                    </w:rPr>
                  </w:rPrChange>
                </w:rPr>
                <w:t xml:space="preserve"> </w:t>
              </w:r>
              <w:proofErr w:type="spellStart"/>
              <w:r w:rsidRPr="00743E5B">
                <w:rPr>
                  <w:rPrChange w:id="1585" w:author="Andrea del Nido García" w:date="2020-05-11T12:58:00Z">
                    <w:rPr>
                      <w:rFonts w:ascii="Consolas" w:hAnsi="Consolas"/>
                      <w:color w:val="6A737D"/>
                      <w:sz w:val="18"/>
                      <w:szCs w:val="18"/>
                      <w:shd w:val="clear" w:color="auto" w:fill="FFFFFF"/>
                    </w:rPr>
                  </w:rPrChange>
                </w:rPr>
                <w:t>FingerprintTrustManagerFactory</w:t>
              </w:r>
              <w:proofErr w:type="spellEnd"/>
            </w:ins>
          </w:p>
        </w:tc>
        <w:tc>
          <w:tcPr>
            <w:tcW w:w="0" w:type="auto"/>
            <w:tcBorders>
              <w:top w:val="single" w:sz="24" w:space="0" w:color="44546A"/>
              <w:left w:val="single" w:sz="24" w:space="0" w:color="44546A"/>
              <w:bottom w:val="single" w:sz="8" w:space="0" w:color="8496B0"/>
            </w:tcBorders>
            <w:shd w:val="clear" w:color="auto" w:fill="D5DCE4" w:themeFill="text2" w:themeFillTint="33"/>
            <w:vAlign w:val="center"/>
            <w:tcPrChange w:id="1586" w:author="Andrea del Nido García" w:date="2020-05-16T18:57:00Z">
              <w:tcPr>
                <w:tcW w:w="0" w:type="auto"/>
                <w:gridSpan w:val="2"/>
                <w:tcBorders>
                  <w:top w:val="single" w:sz="24" w:space="0" w:color="44546A"/>
                  <w:left w:val="single" w:sz="24" w:space="0" w:color="44546A"/>
                  <w:bottom w:val="single" w:sz="8" w:space="0" w:color="8496B0"/>
                </w:tcBorders>
                <w:shd w:val="clear" w:color="auto" w:fill="D5DCE4" w:themeFill="text2" w:themeFillTint="33"/>
                <w:vAlign w:val="center"/>
              </w:tcPr>
            </w:tcPrChange>
          </w:tcPr>
          <w:p w14:paraId="3F0CDACD" w14:textId="048610B8" w:rsidR="002B21E5" w:rsidRPr="00850C6B" w:rsidRDefault="002B21E5" w:rsidP="005B4F0C">
            <w:pPr>
              <w:pStyle w:val="Tabla"/>
              <w:keepNext/>
              <w:ind w:left="-107"/>
              <w:rPr>
                <w:ins w:id="1587" w:author="Andrea del Nido García" w:date="2020-05-11T12:57:00Z"/>
              </w:rPr>
              <w:pPrChange w:id="1588" w:author="Andrea del Nido García" w:date="2020-05-16T18:30:00Z">
                <w:pPr>
                  <w:pStyle w:val="Tabla"/>
                  <w:keepNext/>
                  <w:jc w:val="both"/>
                </w:pPr>
              </w:pPrChange>
            </w:pPr>
            <w:proofErr w:type="spellStart"/>
            <w:ins w:id="1589" w:author="Andrea del Nido García" w:date="2020-05-11T13:52:00Z">
              <w:r w:rsidRPr="00293D29">
                <w:rPr>
                  <w:rPrChange w:id="1590" w:author="Andrea del Nido García" w:date="2020-05-11T13:54:00Z">
                    <w:rPr>
                      <w:rFonts w:ascii="Consolas" w:hAnsi="Consolas"/>
                      <w:color w:val="032F62"/>
                      <w:sz w:val="18"/>
                      <w:szCs w:val="18"/>
                      <w:shd w:val="clear" w:color="auto" w:fill="FFFFFF"/>
                    </w:rPr>
                  </w:rPrChange>
                </w:rPr>
                <w:t>FingerprintTrustManagerFactory</w:t>
              </w:r>
            </w:ins>
            <w:proofErr w:type="spellEnd"/>
          </w:p>
        </w:tc>
      </w:tr>
      <w:tr w:rsidR="002B21E5" w:rsidRPr="00850C6B" w14:paraId="3A1BB4D5" w14:textId="77777777" w:rsidTr="00984EC6">
        <w:tblPrEx>
          <w:tblPrExChange w:id="1591" w:author="Andrea del Nido García" w:date="2020-05-16T18:57:00Z">
            <w:tblPrEx>
              <w:tblW w:w="0" w:type="auto"/>
              <w:tblInd w:w="-426" w:type="dxa"/>
              <w:tblLayout w:type="fixed"/>
            </w:tblPrEx>
          </w:tblPrExChange>
        </w:tblPrEx>
        <w:trPr>
          <w:cantSplit/>
          <w:trHeight w:val="405"/>
          <w:jc w:val="center"/>
          <w:ins w:id="1592" w:author="Andrea del Nido García" w:date="2020-05-11T12:57:00Z"/>
          <w:trPrChange w:id="1593" w:author="Andrea del Nido García" w:date="2020-05-16T18:57:00Z">
            <w:trPr>
              <w:cantSplit/>
              <w:trHeight w:val="405"/>
            </w:trPr>
          </w:trPrChange>
        </w:trPr>
        <w:tc>
          <w:tcPr>
            <w:tcW w:w="0" w:type="auto"/>
            <w:vMerge/>
            <w:tcBorders>
              <w:bottom w:val="single" w:sz="24" w:space="0" w:color="44546A"/>
              <w:right w:val="single" w:sz="24" w:space="0" w:color="44546A"/>
            </w:tcBorders>
            <w:shd w:val="clear" w:color="auto" w:fill="D5DCE4" w:themeFill="text2" w:themeFillTint="33"/>
            <w:vAlign w:val="center"/>
            <w:tcPrChange w:id="1594" w:author="Andrea del Nido García" w:date="2020-05-16T18:57:00Z">
              <w:tcPr>
                <w:tcW w:w="0" w:type="auto"/>
                <w:gridSpan w:val="3"/>
                <w:vMerge/>
                <w:tcBorders>
                  <w:bottom w:val="single" w:sz="24" w:space="0" w:color="44546A"/>
                  <w:right w:val="single" w:sz="24" w:space="0" w:color="44546A"/>
                </w:tcBorders>
                <w:shd w:val="clear" w:color="auto" w:fill="D5DCE4" w:themeFill="text2" w:themeFillTint="33"/>
                <w:vAlign w:val="center"/>
              </w:tcPr>
            </w:tcPrChange>
          </w:tcPr>
          <w:p w14:paraId="09188599" w14:textId="77777777" w:rsidR="002B21E5" w:rsidRPr="00743E5B" w:rsidRDefault="002B21E5" w:rsidP="005B4F0C">
            <w:pPr>
              <w:pStyle w:val="Tabla"/>
              <w:ind w:left="-105" w:right="-102"/>
              <w:rPr>
                <w:ins w:id="1595" w:author="Andrea del Nido García" w:date="2020-05-11T12:57:00Z"/>
                <w:rPrChange w:id="1596" w:author="Andrea del Nido García" w:date="2020-05-11T12:58:00Z">
                  <w:rPr>
                    <w:ins w:id="1597" w:author="Andrea del Nido García" w:date="2020-05-11T12:57:00Z"/>
                  </w:rPr>
                </w:rPrChange>
              </w:rPr>
            </w:pPr>
          </w:p>
        </w:tc>
        <w:tc>
          <w:tcPr>
            <w:tcW w:w="0" w:type="auto"/>
            <w:tcBorders>
              <w:top w:val="single" w:sz="8" w:space="0" w:color="8496B0"/>
              <w:left w:val="single" w:sz="24" w:space="0" w:color="44546A"/>
              <w:bottom w:val="single" w:sz="24" w:space="0" w:color="44546A"/>
            </w:tcBorders>
            <w:shd w:val="clear" w:color="auto" w:fill="D5DCE4" w:themeFill="text2" w:themeFillTint="33"/>
            <w:vAlign w:val="center"/>
            <w:tcPrChange w:id="1598" w:author="Andrea del Nido García" w:date="2020-05-16T18:57:00Z">
              <w:tcPr>
                <w:tcW w:w="0" w:type="auto"/>
                <w:gridSpan w:val="2"/>
                <w:tcBorders>
                  <w:top w:val="single" w:sz="8" w:space="0" w:color="8496B0"/>
                  <w:left w:val="single" w:sz="24" w:space="0" w:color="44546A"/>
                  <w:bottom w:val="single" w:sz="24" w:space="0" w:color="44546A"/>
                </w:tcBorders>
                <w:shd w:val="clear" w:color="auto" w:fill="D5DCE4" w:themeFill="text2" w:themeFillTint="33"/>
                <w:vAlign w:val="center"/>
              </w:tcPr>
            </w:tcPrChange>
          </w:tcPr>
          <w:p w14:paraId="0CC9F07D" w14:textId="263C1413" w:rsidR="002B21E5" w:rsidRPr="00293D29" w:rsidRDefault="0090112C" w:rsidP="005B4F0C">
            <w:pPr>
              <w:pStyle w:val="Tabla"/>
              <w:keepNext/>
              <w:ind w:left="-107"/>
              <w:rPr>
                <w:ins w:id="1599" w:author="Andrea del Nido García" w:date="2020-05-11T13:52:00Z"/>
                <w:rPrChange w:id="1600" w:author="Andrea del Nido García" w:date="2020-05-11T13:54:00Z">
                  <w:rPr>
                    <w:ins w:id="1601" w:author="Andrea del Nido García" w:date="2020-05-11T13:52:00Z"/>
                  </w:rPr>
                </w:rPrChange>
              </w:rPr>
            </w:pPr>
            <w:proofErr w:type="spellStart"/>
            <w:ins w:id="1602" w:author="Andrea del Nido García" w:date="2020-05-16T18:40:00Z">
              <w:r w:rsidRPr="000955F4">
                <w:t>checkTrusted</w:t>
              </w:r>
            </w:ins>
            <w:proofErr w:type="spellEnd"/>
          </w:p>
        </w:tc>
      </w:tr>
      <w:tr w:rsidR="002B21E5" w:rsidRPr="00850C6B" w14:paraId="6EDAE2C0" w14:textId="77777777" w:rsidTr="00984EC6">
        <w:tblPrEx>
          <w:tblPrExChange w:id="1603" w:author="Andrea del Nido García" w:date="2020-05-16T18:57:00Z">
            <w:tblPrEx>
              <w:tblW w:w="0" w:type="auto"/>
              <w:tblInd w:w="-426" w:type="dxa"/>
              <w:tblLayout w:type="fixed"/>
            </w:tblPrEx>
          </w:tblPrExChange>
        </w:tblPrEx>
        <w:trPr>
          <w:cantSplit/>
          <w:trHeight w:val="125"/>
          <w:jc w:val="center"/>
          <w:ins w:id="1604" w:author="Andrea del Nido García" w:date="2020-05-11T12:57:00Z"/>
          <w:trPrChange w:id="1605" w:author="Andrea del Nido García" w:date="2020-05-16T18:57:00Z">
            <w:trPr>
              <w:cantSplit/>
              <w:trHeight w:val="125"/>
            </w:trPr>
          </w:trPrChange>
        </w:trPr>
        <w:tc>
          <w:tcPr>
            <w:tcW w:w="0" w:type="auto"/>
            <w:vMerge w:val="restart"/>
            <w:tcBorders>
              <w:top w:val="single" w:sz="24" w:space="0" w:color="44546A"/>
              <w:right w:val="single" w:sz="24" w:space="0" w:color="44546A"/>
            </w:tcBorders>
            <w:shd w:val="clear" w:color="auto" w:fill="D5DCE4" w:themeFill="text2" w:themeFillTint="33"/>
            <w:vAlign w:val="center"/>
            <w:tcPrChange w:id="1606" w:author="Andrea del Nido García" w:date="2020-05-16T18:57:00Z">
              <w:tcPr>
                <w:tcW w:w="0" w:type="auto"/>
                <w:gridSpan w:val="3"/>
                <w:vMerge w:val="restart"/>
                <w:tcBorders>
                  <w:top w:val="single" w:sz="24" w:space="0" w:color="44546A"/>
                  <w:right w:val="single" w:sz="24" w:space="0" w:color="44546A"/>
                </w:tcBorders>
                <w:shd w:val="clear" w:color="auto" w:fill="D5DCE4" w:themeFill="text2" w:themeFillTint="33"/>
                <w:vAlign w:val="center"/>
              </w:tcPr>
            </w:tcPrChange>
          </w:tcPr>
          <w:p w14:paraId="53974E98" w14:textId="61417C14" w:rsidR="002B21E5" w:rsidRPr="00743E5B" w:rsidRDefault="002B21E5" w:rsidP="005B4F0C">
            <w:pPr>
              <w:pStyle w:val="Tabla"/>
              <w:ind w:left="-105" w:right="-102"/>
              <w:rPr>
                <w:ins w:id="1607" w:author="Andrea del Nido García" w:date="2020-05-11T12:57:00Z"/>
                <w:rPrChange w:id="1608" w:author="Andrea del Nido García" w:date="2020-05-11T12:58:00Z">
                  <w:rPr>
                    <w:ins w:id="1609" w:author="Andrea del Nido García" w:date="2020-05-11T12:57:00Z"/>
                    <w:rFonts w:ascii="Consolas" w:hAnsi="Consolas"/>
                    <w:color w:val="6A737D"/>
                    <w:sz w:val="18"/>
                    <w:szCs w:val="18"/>
                    <w:shd w:val="clear" w:color="auto" w:fill="FFFFFF"/>
                  </w:rPr>
                </w:rPrChange>
              </w:rPr>
              <w:pPrChange w:id="1610" w:author="Andrea del Nido García" w:date="2020-05-16T18:30:00Z">
                <w:pPr>
                  <w:pStyle w:val="Tabla"/>
                  <w:jc w:val="both"/>
                </w:pPr>
              </w:pPrChange>
            </w:pPr>
            <w:proofErr w:type="spellStart"/>
            <w:ins w:id="1611" w:author="Andrea del Nido García" w:date="2020-05-11T12:57:00Z">
              <w:r w:rsidRPr="00743E5B">
                <w:rPr>
                  <w:rPrChange w:id="1612" w:author="Andrea del Nido García" w:date="2020-05-11T12:58:00Z">
                    <w:rPr>
                      <w:rFonts w:ascii="Consolas" w:hAnsi="Consolas"/>
                      <w:color w:val="6A737D"/>
                      <w:sz w:val="18"/>
                      <w:szCs w:val="18"/>
                      <w:shd w:val="clear" w:color="auto" w:fill="FFFFFF"/>
                    </w:rPr>
                  </w:rPrChange>
                </w:rPr>
                <w:t>Squareup</w:t>
              </w:r>
              <w:proofErr w:type="spellEnd"/>
              <w:r w:rsidRPr="00743E5B">
                <w:rPr>
                  <w:rPrChange w:id="1613" w:author="Andrea del Nido García" w:date="2020-05-11T12:58:00Z">
                    <w:rPr>
                      <w:rFonts w:ascii="Consolas" w:hAnsi="Consolas"/>
                      <w:color w:val="6A737D"/>
                      <w:sz w:val="18"/>
                      <w:szCs w:val="18"/>
                      <w:shd w:val="clear" w:color="auto" w:fill="FFFFFF"/>
                    </w:rPr>
                  </w:rPrChange>
                </w:rPr>
                <w:t xml:space="preserve"> </w:t>
              </w:r>
              <w:proofErr w:type="spellStart"/>
              <w:r w:rsidRPr="00743E5B">
                <w:rPr>
                  <w:rPrChange w:id="1614" w:author="Andrea del Nido García" w:date="2020-05-11T12:58:00Z">
                    <w:rPr>
                      <w:rFonts w:ascii="Consolas" w:hAnsi="Consolas"/>
                      <w:color w:val="6A737D"/>
                      <w:sz w:val="18"/>
                      <w:szCs w:val="18"/>
                      <w:shd w:val="clear" w:color="auto" w:fill="FFFFFF"/>
                    </w:rPr>
                  </w:rPrChange>
                </w:rPr>
                <w:t>CertificatePinner</w:t>
              </w:r>
              <w:proofErr w:type="spellEnd"/>
            </w:ins>
          </w:p>
        </w:tc>
        <w:tc>
          <w:tcPr>
            <w:tcW w:w="0" w:type="auto"/>
            <w:tcBorders>
              <w:top w:val="single" w:sz="24" w:space="0" w:color="44546A"/>
              <w:left w:val="single" w:sz="24" w:space="0" w:color="44546A"/>
              <w:bottom w:val="single" w:sz="8" w:space="0" w:color="8496B0"/>
            </w:tcBorders>
            <w:shd w:val="clear" w:color="auto" w:fill="D5DCE4" w:themeFill="text2" w:themeFillTint="33"/>
            <w:vAlign w:val="center"/>
            <w:tcPrChange w:id="1615" w:author="Andrea del Nido García" w:date="2020-05-16T18:57:00Z">
              <w:tcPr>
                <w:tcW w:w="0" w:type="auto"/>
                <w:gridSpan w:val="2"/>
                <w:tcBorders>
                  <w:top w:val="single" w:sz="24" w:space="0" w:color="44546A"/>
                  <w:left w:val="single" w:sz="24" w:space="0" w:color="44546A"/>
                  <w:bottom w:val="single" w:sz="8" w:space="0" w:color="8496B0"/>
                </w:tcBorders>
                <w:shd w:val="clear" w:color="auto" w:fill="D5DCE4" w:themeFill="text2" w:themeFillTint="33"/>
                <w:vAlign w:val="center"/>
              </w:tcPr>
            </w:tcPrChange>
          </w:tcPr>
          <w:p w14:paraId="4B53F495" w14:textId="097A12B1" w:rsidR="002B21E5" w:rsidRPr="00850C6B" w:rsidRDefault="002B21E5" w:rsidP="005B4F0C">
            <w:pPr>
              <w:pStyle w:val="Tabla"/>
              <w:keepNext/>
              <w:ind w:left="-107"/>
              <w:rPr>
                <w:ins w:id="1616" w:author="Andrea del Nido García" w:date="2020-05-11T12:57:00Z"/>
              </w:rPr>
              <w:pPrChange w:id="1617" w:author="Andrea del Nido García" w:date="2020-05-16T18:30:00Z">
                <w:pPr>
                  <w:pStyle w:val="Tabla"/>
                  <w:keepNext/>
                  <w:jc w:val="both"/>
                </w:pPr>
              </w:pPrChange>
            </w:pPr>
            <w:proofErr w:type="spellStart"/>
            <w:ins w:id="1618" w:author="Andrea del Nido García" w:date="2020-05-11T13:52:00Z">
              <w:r w:rsidRPr="00293D29">
                <w:rPr>
                  <w:rPrChange w:id="1619" w:author="Andrea del Nido García" w:date="2020-05-11T13:54:00Z">
                    <w:rPr>
                      <w:rFonts w:ascii="Consolas" w:hAnsi="Consolas"/>
                      <w:color w:val="032F62"/>
                      <w:sz w:val="18"/>
                      <w:szCs w:val="18"/>
                      <w:shd w:val="clear" w:color="auto" w:fill="FFFFFF"/>
                    </w:rPr>
                  </w:rPrChange>
                </w:rPr>
                <w:t>CertificatePinner</w:t>
              </w:r>
            </w:ins>
            <w:proofErr w:type="spellEnd"/>
          </w:p>
        </w:tc>
      </w:tr>
      <w:tr w:rsidR="002B21E5" w:rsidRPr="00850C6B" w14:paraId="0C6A34DF" w14:textId="77777777" w:rsidTr="00984EC6">
        <w:tblPrEx>
          <w:tblPrExChange w:id="1620" w:author="Andrea del Nido García" w:date="2020-05-16T18:57:00Z">
            <w:tblPrEx>
              <w:tblW w:w="0" w:type="auto"/>
              <w:tblInd w:w="-426" w:type="dxa"/>
              <w:tblLayout w:type="fixed"/>
            </w:tblPrEx>
          </w:tblPrExChange>
        </w:tblPrEx>
        <w:trPr>
          <w:cantSplit/>
          <w:trHeight w:val="125"/>
          <w:jc w:val="center"/>
          <w:ins w:id="1621" w:author="Andrea del Nido García" w:date="2020-05-11T12:57:00Z"/>
          <w:trPrChange w:id="1622" w:author="Andrea del Nido García" w:date="2020-05-16T18:57:00Z">
            <w:trPr>
              <w:cantSplit/>
              <w:trHeight w:val="125"/>
            </w:trPr>
          </w:trPrChange>
        </w:trPr>
        <w:tc>
          <w:tcPr>
            <w:tcW w:w="0" w:type="auto"/>
            <w:vMerge/>
            <w:tcBorders>
              <w:right w:val="single" w:sz="24" w:space="0" w:color="44546A"/>
            </w:tcBorders>
            <w:shd w:val="clear" w:color="auto" w:fill="D5DCE4" w:themeFill="text2" w:themeFillTint="33"/>
            <w:vAlign w:val="center"/>
            <w:tcPrChange w:id="1623" w:author="Andrea del Nido García" w:date="2020-05-16T18:57:00Z">
              <w:tcPr>
                <w:tcW w:w="0" w:type="auto"/>
                <w:gridSpan w:val="3"/>
                <w:vMerge/>
                <w:tcBorders>
                  <w:right w:val="single" w:sz="24" w:space="0" w:color="44546A"/>
                </w:tcBorders>
                <w:shd w:val="clear" w:color="auto" w:fill="D5DCE4" w:themeFill="text2" w:themeFillTint="33"/>
                <w:vAlign w:val="center"/>
              </w:tcPr>
            </w:tcPrChange>
          </w:tcPr>
          <w:p w14:paraId="0958003F" w14:textId="77777777" w:rsidR="002B21E5" w:rsidRPr="00743E5B" w:rsidRDefault="002B21E5" w:rsidP="005B4F0C">
            <w:pPr>
              <w:pStyle w:val="Tabla"/>
              <w:ind w:left="-105" w:right="-102"/>
              <w:rPr>
                <w:ins w:id="1624" w:author="Andrea del Nido García" w:date="2020-05-11T12:57:00Z"/>
                <w:rPrChange w:id="1625" w:author="Andrea del Nido García" w:date="2020-05-11T12:58:00Z">
                  <w:rPr>
                    <w:ins w:id="1626" w:author="Andrea del Nido García" w:date="2020-05-11T12:57:00Z"/>
                  </w:rPr>
                </w:rPrChange>
              </w:rPr>
            </w:pPr>
          </w:p>
        </w:tc>
        <w:tc>
          <w:tcPr>
            <w:tcW w:w="0" w:type="auto"/>
            <w:tcBorders>
              <w:top w:val="single" w:sz="8" w:space="0" w:color="8496B0"/>
              <w:left w:val="single" w:sz="24" w:space="0" w:color="44546A"/>
              <w:bottom w:val="single" w:sz="8" w:space="0" w:color="8496B0"/>
            </w:tcBorders>
            <w:shd w:val="clear" w:color="auto" w:fill="D5DCE4" w:themeFill="text2" w:themeFillTint="33"/>
            <w:vAlign w:val="center"/>
            <w:tcPrChange w:id="1627" w:author="Andrea del Nido García" w:date="2020-05-16T18:57:00Z">
              <w:tcPr>
                <w:tcW w:w="0" w:type="auto"/>
                <w:gridSpan w:val="2"/>
                <w:tcBorders>
                  <w:top w:val="single" w:sz="8" w:space="0" w:color="8496B0"/>
                  <w:left w:val="single" w:sz="24" w:space="0" w:color="44546A"/>
                  <w:bottom w:val="single" w:sz="8" w:space="0" w:color="8496B0"/>
                </w:tcBorders>
                <w:shd w:val="clear" w:color="auto" w:fill="D5DCE4" w:themeFill="text2" w:themeFillTint="33"/>
                <w:vAlign w:val="center"/>
              </w:tcPr>
            </w:tcPrChange>
          </w:tcPr>
          <w:p w14:paraId="100E373F" w14:textId="4886E087" w:rsidR="002B21E5" w:rsidRPr="00293D29" w:rsidRDefault="0090112C" w:rsidP="005B4F0C">
            <w:pPr>
              <w:pStyle w:val="Tabla"/>
              <w:keepNext/>
              <w:ind w:left="-107"/>
              <w:rPr>
                <w:ins w:id="1628" w:author="Andrea del Nido García" w:date="2020-05-11T13:52:00Z"/>
                <w:rPrChange w:id="1629" w:author="Andrea del Nido García" w:date="2020-05-11T13:54:00Z">
                  <w:rPr>
                    <w:ins w:id="1630" w:author="Andrea del Nido García" w:date="2020-05-11T13:52:00Z"/>
                  </w:rPr>
                </w:rPrChange>
              </w:rPr>
            </w:pPr>
            <w:proofErr w:type="spellStart"/>
            <w:ins w:id="1631" w:author="Andrea del Nido García" w:date="2020-05-16T18:40:00Z">
              <w:r w:rsidRPr="000955F4">
                <w:t>C</w:t>
              </w:r>
              <w:r w:rsidRPr="000955F4">
                <w:t>heck</w:t>
              </w:r>
            </w:ins>
            <w:proofErr w:type="spellEnd"/>
          </w:p>
        </w:tc>
      </w:tr>
      <w:tr w:rsidR="002B21E5" w:rsidRPr="00850C6B" w14:paraId="64F56A9C" w14:textId="77777777" w:rsidTr="00984EC6">
        <w:tblPrEx>
          <w:tblPrExChange w:id="1632" w:author="Andrea del Nido García" w:date="2020-05-16T18:57:00Z">
            <w:tblPrEx>
              <w:tblW w:w="0" w:type="auto"/>
              <w:tblInd w:w="-426" w:type="dxa"/>
              <w:tblLayout w:type="fixed"/>
            </w:tblPrEx>
          </w:tblPrExChange>
        </w:tblPrEx>
        <w:trPr>
          <w:cantSplit/>
          <w:trHeight w:val="125"/>
          <w:jc w:val="center"/>
          <w:ins w:id="1633" w:author="Andrea del Nido García" w:date="2020-05-11T12:57:00Z"/>
          <w:trPrChange w:id="1634" w:author="Andrea del Nido García" w:date="2020-05-16T18:57:00Z">
            <w:trPr>
              <w:cantSplit/>
              <w:trHeight w:val="125"/>
            </w:trPr>
          </w:trPrChange>
        </w:trPr>
        <w:tc>
          <w:tcPr>
            <w:tcW w:w="0" w:type="auto"/>
            <w:vMerge/>
            <w:tcBorders>
              <w:bottom w:val="single" w:sz="24" w:space="0" w:color="44546A"/>
              <w:right w:val="single" w:sz="24" w:space="0" w:color="44546A"/>
            </w:tcBorders>
            <w:shd w:val="clear" w:color="auto" w:fill="D5DCE4" w:themeFill="text2" w:themeFillTint="33"/>
            <w:vAlign w:val="center"/>
            <w:tcPrChange w:id="1635" w:author="Andrea del Nido García" w:date="2020-05-16T18:57:00Z">
              <w:tcPr>
                <w:tcW w:w="0" w:type="auto"/>
                <w:gridSpan w:val="3"/>
                <w:vMerge/>
                <w:tcBorders>
                  <w:bottom w:val="single" w:sz="24" w:space="0" w:color="44546A"/>
                  <w:right w:val="single" w:sz="24" w:space="0" w:color="44546A"/>
                </w:tcBorders>
                <w:shd w:val="clear" w:color="auto" w:fill="D5DCE4" w:themeFill="text2" w:themeFillTint="33"/>
                <w:vAlign w:val="center"/>
              </w:tcPr>
            </w:tcPrChange>
          </w:tcPr>
          <w:p w14:paraId="617AFF57" w14:textId="77777777" w:rsidR="002B21E5" w:rsidRPr="00743E5B" w:rsidRDefault="002B21E5" w:rsidP="005B4F0C">
            <w:pPr>
              <w:pStyle w:val="Tabla"/>
              <w:ind w:left="-105" w:right="-102"/>
              <w:rPr>
                <w:ins w:id="1636" w:author="Andrea del Nido García" w:date="2020-05-11T12:57:00Z"/>
                <w:rPrChange w:id="1637" w:author="Andrea del Nido García" w:date="2020-05-11T12:58:00Z">
                  <w:rPr>
                    <w:ins w:id="1638" w:author="Andrea del Nido García" w:date="2020-05-11T12:57:00Z"/>
                  </w:rPr>
                </w:rPrChange>
              </w:rPr>
            </w:pPr>
          </w:p>
        </w:tc>
        <w:tc>
          <w:tcPr>
            <w:tcW w:w="0" w:type="auto"/>
            <w:tcBorders>
              <w:top w:val="single" w:sz="8" w:space="0" w:color="8496B0"/>
              <w:left w:val="single" w:sz="24" w:space="0" w:color="44546A"/>
              <w:bottom w:val="single" w:sz="24" w:space="0" w:color="44546A"/>
            </w:tcBorders>
            <w:shd w:val="clear" w:color="auto" w:fill="D5DCE4" w:themeFill="text2" w:themeFillTint="33"/>
            <w:vAlign w:val="center"/>
            <w:tcPrChange w:id="1639" w:author="Andrea del Nido García" w:date="2020-05-16T18:57:00Z">
              <w:tcPr>
                <w:tcW w:w="0" w:type="auto"/>
                <w:gridSpan w:val="2"/>
                <w:tcBorders>
                  <w:top w:val="single" w:sz="8" w:space="0" w:color="8496B0"/>
                  <w:left w:val="single" w:sz="24" w:space="0" w:color="44546A"/>
                  <w:bottom w:val="single" w:sz="24" w:space="0" w:color="44546A"/>
                </w:tcBorders>
                <w:shd w:val="clear" w:color="auto" w:fill="D5DCE4" w:themeFill="text2" w:themeFillTint="33"/>
                <w:vAlign w:val="center"/>
              </w:tcPr>
            </w:tcPrChange>
          </w:tcPr>
          <w:p w14:paraId="46A28C83" w14:textId="796065D1" w:rsidR="002B21E5" w:rsidRPr="00293D29" w:rsidRDefault="0090112C" w:rsidP="005B4F0C">
            <w:pPr>
              <w:pStyle w:val="Tabla"/>
              <w:keepNext/>
              <w:ind w:left="-107"/>
              <w:rPr>
                <w:ins w:id="1640" w:author="Andrea del Nido García" w:date="2020-05-11T13:52:00Z"/>
                <w:rPrChange w:id="1641" w:author="Andrea del Nido García" w:date="2020-05-11T13:54:00Z">
                  <w:rPr>
                    <w:ins w:id="1642" w:author="Andrea del Nido García" w:date="2020-05-11T13:52:00Z"/>
                  </w:rPr>
                </w:rPrChange>
              </w:rPr>
            </w:pPr>
            <w:proofErr w:type="spellStart"/>
            <w:ins w:id="1643" w:author="Andrea del Nido García" w:date="2020-05-16T18:40:00Z">
              <w:r w:rsidRPr="000955F4">
                <w:t>Certificate</w:t>
              </w:r>
            </w:ins>
            <w:proofErr w:type="spellEnd"/>
          </w:p>
        </w:tc>
      </w:tr>
      <w:tr w:rsidR="002B21E5" w:rsidRPr="00850C6B" w14:paraId="17A04705" w14:textId="77777777" w:rsidTr="00984EC6">
        <w:tblPrEx>
          <w:tblPrExChange w:id="1644" w:author="Andrea del Nido García" w:date="2020-05-16T18:57:00Z">
            <w:tblPrEx>
              <w:tblW w:w="0" w:type="auto"/>
              <w:tblInd w:w="-426" w:type="dxa"/>
              <w:tblLayout w:type="fixed"/>
            </w:tblPrEx>
          </w:tblPrExChange>
        </w:tblPrEx>
        <w:trPr>
          <w:cantSplit/>
          <w:trHeight w:val="125"/>
          <w:jc w:val="center"/>
          <w:ins w:id="1645" w:author="Andrea del Nido García" w:date="2020-05-11T12:57:00Z"/>
          <w:trPrChange w:id="1646" w:author="Andrea del Nido García" w:date="2020-05-16T18:57:00Z">
            <w:trPr>
              <w:cantSplit/>
              <w:trHeight w:val="125"/>
            </w:trPr>
          </w:trPrChange>
        </w:trPr>
        <w:tc>
          <w:tcPr>
            <w:tcW w:w="0" w:type="auto"/>
            <w:vMerge w:val="restart"/>
            <w:tcBorders>
              <w:top w:val="single" w:sz="24" w:space="0" w:color="44546A"/>
              <w:bottom w:val="single" w:sz="8" w:space="0" w:color="8496B0"/>
              <w:right w:val="single" w:sz="24" w:space="0" w:color="44546A" w:themeColor="text2"/>
            </w:tcBorders>
            <w:shd w:val="clear" w:color="auto" w:fill="D5DCE4" w:themeFill="text2" w:themeFillTint="33"/>
            <w:vAlign w:val="center"/>
            <w:tcPrChange w:id="1647" w:author="Andrea del Nido García" w:date="2020-05-16T18:57:00Z">
              <w:tcPr>
                <w:tcW w:w="0" w:type="auto"/>
                <w:gridSpan w:val="3"/>
                <w:vMerge w:val="restart"/>
                <w:tcBorders>
                  <w:top w:val="single" w:sz="24" w:space="0" w:color="44546A"/>
                  <w:bottom w:val="single" w:sz="8" w:space="0" w:color="8496B0"/>
                  <w:right w:val="single" w:sz="24" w:space="0" w:color="44546A" w:themeColor="text2"/>
                </w:tcBorders>
                <w:shd w:val="clear" w:color="auto" w:fill="D5DCE4" w:themeFill="text2" w:themeFillTint="33"/>
                <w:vAlign w:val="center"/>
              </w:tcPr>
            </w:tcPrChange>
          </w:tcPr>
          <w:p w14:paraId="41988394" w14:textId="2A4C23A0" w:rsidR="002B21E5" w:rsidRPr="00743E5B" w:rsidRDefault="002B21E5" w:rsidP="005B4F0C">
            <w:pPr>
              <w:pStyle w:val="Tabla"/>
              <w:ind w:left="-105" w:right="-102"/>
              <w:rPr>
                <w:ins w:id="1648" w:author="Andrea del Nido García" w:date="2020-05-11T12:57:00Z"/>
                <w:rPrChange w:id="1649" w:author="Andrea del Nido García" w:date="2020-05-11T12:58:00Z">
                  <w:rPr>
                    <w:ins w:id="1650" w:author="Andrea del Nido García" w:date="2020-05-11T12:57:00Z"/>
                    <w:rFonts w:ascii="Consolas" w:hAnsi="Consolas"/>
                    <w:color w:val="6A737D"/>
                    <w:sz w:val="18"/>
                    <w:szCs w:val="18"/>
                    <w:shd w:val="clear" w:color="auto" w:fill="FFFFFF"/>
                  </w:rPr>
                </w:rPrChange>
              </w:rPr>
              <w:pPrChange w:id="1651" w:author="Andrea del Nido García" w:date="2020-05-16T18:30:00Z">
                <w:pPr>
                  <w:pStyle w:val="Tabla"/>
                  <w:jc w:val="both"/>
                </w:pPr>
              </w:pPrChange>
            </w:pPr>
            <w:proofErr w:type="spellStart"/>
            <w:ins w:id="1652" w:author="Andrea del Nido García" w:date="2020-05-11T12:58:00Z">
              <w:r w:rsidRPr="00743E5B">
                <w:rPr>
                  <w:rPrChange w:id="1653" w:author="Andrea del Nido García" w:date="2020-05-11T12:58:00Z">
                    <w:rPr>
                      <w:rFonts w:ascii="Consolas" w:hAnsi="Consolas"/>
                      <w:color w:val="6A737D"/>
                      <w:sz w:val="18"/>
                      <w:szCs w:val="18"/>
                      <w:shd w:val="clear" w:color="auto" w:fill="FFFFFF"/>
                    </w:rPr>
                  </w:rPrChange>
                </w:rPr>
                <w:t>Squareup</w:t>
              </w:r>
              <w:proofErr w:type="spellEnd"/>
              <w:r w:rsidRPr="00743E5B">
                <w:rPr>
                  <w:rPrChange w:id="1654" w:author="Andrea del Nido García" w:date="2020-05-11T12:58:00Z">
                    <w:rPr>
                      <w:rFonts w:ascii="Consolas" w:hAnsi="Consolas"/>
                      <w:color w:val="6A737D"/>
                      <w:sz w:val="18"/>
                      <w:szCs w:val="18"/>
                      <w:shd w:val="clear" w:color="auto" w:fill="FFFFFF"/>
                    </w:rPr>
                  </w:rPrChange>
                </w:rPr>
                <w:t xml:space="preserve"> </w:t>
              </w:r>
              <w:proofErr w:type="spellStart"/>
              <w:r w:rsidRPr="00743E5B">
                <w:rPr>
                  <w:rPrChange w:id="1655" w:author="Andrea del Nido García" w:date="2020-05-11T12:58:00Z">
                    <w:rPr>
                      <w:rFonts w:ascii="Consolas" w:hAnsi="Consolas"/>
                      <w:color w:val="6A737D"/>
                      <w:sz w:val="18"/>
                      <w:szCs w:val="18"/>
                      <w:shd w:val="clear" w:color="auto" w:fill="FFFFFF"/>
                    </w:rPr>
                  </w:rPrChange>
                </w:rPr>
                <w:t>OkHostnameVerifier</w:t>
              </w:r>
            </w:ins>
            <w:proofErr w:type="spellEnd"/>
          </w:p>
        </w:tc>
        <w:tc>
          <w:tcPr>
            <w:tcW w:w="0" w:type="auto"/>
            <w:tcBorders>
              <w:top w:val="single" w:sz="24" w:space="0" w:color="44546A"/>
              <w:left w:val="single" w:sz="24" w:space="0" w:color="44546A" w:themeColor="text2"/>
              <w:bottom w:val="single" w:sz="4" w:space="0" w:color="8496B0" w:themeColor="text2" w:themeTint="99"/>
            </w:tcBorders>
            <w:shd w:val="clear" w:color="auto" w:fill="D5DCE4" w:themeFill="text2" w:themeFillTint="33"/>
            <w:vAlign w:val="center"/>
            <w:tcPrChange w:id="1656" w:author="Andrea del Nido García" w:date="2020-05-16T18:57:00Z">
              <w:tcPr>
                <w:tcW w:w="0" w:type="auto"/>
                <w:gridSpan w:val="2"/>
                <w:tcBorders>
                  <w:top w:val="single" w:sz="24" w:space="0" w:color="44546A"/>
                  <w:left w:val="single" w:sz="24" w:space="0" w:color="44546A" w:themeColor="text2"/>
                  <w:bottom w:val="single" w:sz="4" w:space="0" w:color="8496B0" w:themeColor="text2" w:themeTint="99"/>
                </w:tcBorders>
                <w:shd w:val="clear" w:color="auto" w:fill="D5DCE4" w:themeFill="text2" w:themeFillTint="33"/>
                <w:vAlign w:val="center"/>
              </w:tcPr>
            </w:tcPrChange>
          </w:tcPr>
          <w:p w14:paraId="0279D9AC" w14:textId="5B920D82" w:rsidR="002B21E5" w:rsidRPr="00850C6B" w:rsidRDefault="002B21E5" w:rsidP="005B4F0C">
            <w:pPr>
              <w:pStyle w:val="Tabla"/>
              <w:keepNext/>
              <w:ind w:left="-107" w:right="-105"/>
              <w:rPr>
                <w:ins w:id="1657" w:author="Andrea del Nido García" w:date="2020-05-11T12:57:00Z"/>
              </w:rPr>
              <w:pPrChange w:id="1658" w:author="Andrea del Nido García" w:date="2020-05-16T18:30:00Z">
                <w:pPr>
                  <w:pStyle w:val="Tabla"/>
                  <w:keepNext/>
                  <w:jc w:val="both"/>
                </w:pPr>
              </w:pPrChange>
            </w:pPr>
            <w:proofErr w:type="spellStart"/>
            <w:ins w:id="1659" w:author="Andrea del Nido García" w:date="2020-05-11T13:53:00Z">
              <w:r w:rsidRPr="00293D29">
                <w:rPr>
                  <w:rPrChange w:id="1660" w:author="Andrea del Nido García" w:date="2020-05-11T13:54:00Z">
                    <w:rPr>
                      <w:rFonts w:ascii="Consolas" w:hAnsi="Consolas"/>
                      <w:color w:val="032F62"/>
                      <w:sz w:val="18"/>
                      <w:szCs w:val="18"/>
                      <w:shd w:val="clear" w:color="auto" w:fill="FFFFFF"/>
                    </w:rPr>
                  </w:rPrChange>
                </w:rPr>
                <w:t>OkHostnameVerifier</w:t>
              </w:r>
            </w:ins>
            <w:proofErr w:type="spellEnd"/>
          </w:p>
        </w:tc>
      </w:tr>
      <w:tr w:rsidR="002B21E5" w:rsidRPr="00850C6B" w14:paraId="5A7AA676" w14:textId="77777777" w:rsidTr="00984EC6">
        <w:tblPrEx>
          <w:tblPrExChange w:id="1661" w:author="Andrea del Nido García" w:date="2020-05-16T18:57:00Z">
            <w:tblPrEx>
              <w:tblW w:w="0" w:type="auto"/>
              <w:tblInd w:w="-426" w:type="dxa"/>
              <w:tblLayout w:type="fixed"/>
            </w:tblPrEx>
          </w:tblPrExChange>
        </w:tblPrEx>
        <w:trPr>
          <w:cantSplit/>
          <w:trHeight w:val="125"/>
          <w:jc w:val="center"/>
          <w:ins w:id="1662" w:author="Andrea del Nido García" w:date="2020-05-11T12:57:00Z"/>
          <w:trPrChange w:id="1663" w:author="Andrea del Nido García" w:date="2020-05-16T18:57:00Z">
            <w:trPr>
              <w:cantSplit/>
              <w:trHeight w:val="125"/>
            </w:trPr>
          </w:trPrChange>
        </w:trPr>
        <w:tc>
          <w:tcPr>
            <w:tcW w:w="0" w:type="auto"/>
            <w:vMerge/>
            <w:tcBorders>
              <w:top w:val="single" w:sz="8" w:space="0" w:color="8496B0"/>
              <w:bottom w:val="single" w:sz="24" w:space="0" w:color="44546A"/>
              <w:right w:val="single" w:sz="24" w:space="0" w:color="44546A" w:themeColor="text2"/>
            </w:tcBorders>
            <w:shd w:val="clear" w:color="auto" w:fill="D5DCE4" w:themeFill="text2" w:themeFillTint="33"/>
            <w:vAlign w:val="center"/>
            <w:tcPrChange w:id="1664" w:author="Andrea del Nido García" w:date="2020-05-16T18:57:00Z">
              <w:tcPr>
                <w:tcW w:w="0" w:type="auto"/>
                <w:gridSpan w:val="3"/>
                <w:vMerge/>
                <w:tcBorders>
                  <w:top w:val="single" w:sz="8" w:space="0" w:color="8496B0"/>
                  <w:bottom w:val="single" w:sz="24" w:space="0" w:color="44546A"/>
                  <w:right w:val="single" w:sz="24" w:space="0" w:color="44546A" w:themeColor="text2"/>
                </w:tcBorders>
                <w:shd w:val="clear" w:color="auto" w:fill="D5DCE4" w:themeFill="text2" w:themeFillTint="33"/>
                <w:vAlign w:val="center"/>
              </w:tcPr>
            </w:tcPrChange>
          </w:tcPr>
          <w:p w14:paraId="2AFEA1A3" w14:textId="77777777" w:rsidR="002B21E5" w:rsidRPr="00743E5B" w:rsidRDefault="002B21E5" w:rsidP="005B4F0C">
            <w:pPr>
              <w:pStyle w:val="Tabla"/>
              <w:ind w:left="-105" w:right="-102"/>
              <w:rPr>
                <w:ins w:id="1665" w:author="Andrea del Nido García" w:date="2020-05-11T12:58:00Z"/>
                <w:rPrChange w:id="1666" w:author="Andrea del Nido García" w:date="2020-05-11T12:58:00Z">
                  <w:rPr>
                    <w:ins w:id="1667" w:author="Andrea del Nido García" w:date="2020-05-11T12:58:00Z"/>
                  </w:rPr>
                </w:rPrChange>
              </w:rPr>
            </w:pPr>
          </w:p>
        </w:tc>
        <w:tc>
          <w:tcPr>
            <w:tcW w:w="0" w:type="auto"/>
            <w:tcBorders>
              <w:top w:val="single" w:sz="4" w:space="0" w:color="8496B0" w:themeColor="text2" w:themeTint="99"/>
              <w:left w:val="single" w:sz="24" w:space="0" w:color="44546A" w:themeColor="text2"/>
              <w:bottom w:val="single" w:sz="8" w:space="0" w:color="8496B0"/>
            </w:tcBorders>
            <w:shd w:val="clear" w:color="auto" w:fill="D5DCE4" w:themeFill="text2" w:themeFillTint="33"/>
            <w:vAlign w:val="center"/>
            <w:tcPrChange w:id="1668" w:author="Andrea del Nido García" w:date="2020-05-16T18:57:00Z">
              <w:tcPr>
                <w:tcW w:w="0" w:type="auto"/>
                <w:gridSpan w:val="2"/>
                <w:tcBorders>
                  <w:top w:val="single" w:sz="4" w:space="0" w:color="8496B0" w:themeColor="text2" w:themeTint="99"/>
                  <w:left w:val="single" w:sz="24" w:space="0" w:color="44546A" w:themeColor="text2"/>
                  <w:bottom w:val="single" w:sz="8" w:space="0" w:color="8496B0"/>
                </w:tcBorders>
                <w:shd w:val="clear" w:color="auto" w:fill="D5DCE4" w:themeFill="text2" w:themeFillTint="33"/>
                <w:vAlign w:val="center"/>
              </w:tcPr>
            </w:tcPrChange>
          </w:tcPr>
          <w:p w14:paraId="058BAD0E" w14:textId="3ADB1A88" w:rsidR="002B21E5" w:rsidRPr="00293D29" w:rsidRDefault="00D30E11" w:rsidP="005B4F0C">
            <w:pPr>
              <w:pStyle w:val="Tabla"/>
              <w:keepNext/>
              <w:ind w:left="-107" w:right="-105"/>
              <w:rPr>
                <w:ins w:id="1669" w:author="Andrea del Nido García" w:date="2020-05-11T13:53:00Z"/>
                <w:rPrChange w:id="1670" w:author="Andrea del Nido García" w:date="2020-05-11T13:54:00Z">
                  <w:rPr>
                    <w:ins w:id="1671" w:author="Andrea del Nido García" w:date="2020-05-11T13:53:00Z"/>
                  </w:rPr>
                </w:rPrChange>
              </w:rPr>
            </w:pPr>
            <w:proofErr w:type="spellStart"/>
            <w:ins w:id="1672" w:author="Andrea del Nido García" w:date="2020-05-16T18:40:00Z">
              <w:r w:rsidRPr="000955F4">
                <w:t>verify</w:t>
              </w:r>
            </w:ins>
            <w:proofErr w:type="spellEnd"/>
          </w:p>
        </w:tc>
      </w:tr>
      <w:tr w:rsidR="002B21E5" w:rsidRPr="00850C6B" w14:paraId="492EB9D8" w14:textId="77777777" w:rsidTr="00984EC6">
        <w:tblPrEx>
          <w:tblPrExChange w:id="1673" w:author="Andrea del Nido García" w:date="2020-05-16T18:57:00Z">
            <w:tblPrEx>
              <w:tblW w:w="0" w:type="auto"/>
              <w:tblInd w:w="-426" w:type="dxa"/>
              <w:tblLayout w:type="fixed"/>
            </w:tblPrEx>
          </w:tblPrExChange>
        </w:tblPrEx>
        <w:trPr>
          <w:cantSplit/>
          <w:trHeight w:val="125"/>
          <w:jc w:val="center"/>
          <w:ins w:id="1674" w:author="Andrea del Nido García" w:date="2020-05-11T12:57:00Z"/>
          <w:trPrChange w:id="1675" w:author="Andrea del Nido García" w:date="2020-05-16T18:57:00Z">
            <w:trPr>
              <w:cantSplit/>
              <w:trHeight w:val="125"/>
            </w:trPr>
          </w:trPrChange>
        </w:trPr>
        <w:tc>
          <w:tcPr>
            <w:tcW w:w="0" w:type="auto"/>
            <w:vMerge/>
            <w:tcBorders>
              <w:top w:val="single" w:sz="8" w:space="0" w:color="8496B0"/>
              <w:bottom w:val="single" w:sz="8" w:space="0" w:color="8496B0"/>
              <w:right w:val="single" w:sz="24" w:space="0" w:color="44546A" w:themeColor="text2"/>
            </w:tcBorders>
            <w:shd w:val="clear" w:color="auto" w:fill="D5DCE4" w:themeFill="text2" w:themeFillTint="33"/>
            <w:vAlign w:val="center"/>
            <w:tcPrChange w:id="1676" w:author="Andrea del Nido García" w:date="2020-05-16T18:57:00Z">
              <w:tcPr>
                <w:tcW w:w="0" w:type="auto"/>
                <w:gridSpan w:val="3"/>
                <w:vMerge/>
                <w:tcBorders>
                  <w:top w:val="single" w:sz="8" w:space="0" w:color="8496B0"/>
                  <w:bottom w:val="single" w:sz="8" w:space="0" w:color="8496B0"/>
                  <w:right w:val="single" w:sz="24" w:space="0" w:color="44546A" w:themeColor="text2"/>
                </w:tcBorders>
                <w:shd w:val="clear" w:color="auto" w:fill="D5DCE4" w:themeFill="text2" w:themeFillTint="33"/>
                <w:vAlign w:val="center"/>
              </w:tcPr>
            </w:tcPrChange>
          </w:tcPr>
          <w:p w14:paraId="2E50D56F" w14:textId="77777777" w:rsidR="002B21E5" w:rsidRPr="00743E5B" w:rsidRDefault="002B21E5" w:rsidP="005B4F0C">
            <w:pPr>
              <w:pStyle w:val="Tabla"/>
              <w:ind w:left="-105" w:right="-102"/>
              <w:rPr>
                <w:ins w:id="1677" w:author="Andrea del Nido García" w:date="2020-05-11T12:58:00Z"/>
                <w:rPrChange w:id="1678" w:author="Andrea del Nido García" w:date="2020-05-11T12:58:00Z">
                  <w:rPr>
                    <w:ins w:id="1679" w:author="Andrea del Nido García" w:date="2020-05-11T12:58:00Z"/>
                  </w:rPr>
                </w:rPrChange>
              </w:rPr>
            </w:pPr>
          </w:p>
        </w:tc>
        <w:tc>
          <w:tcPr>
            <w:tcW w:w="0" w:type="auto"/>
            <w:tcBorders>
              <w:top w:val="single" w:sz="8" w:space="0" w:color="8496B0"/>
              <w:left w:val="single" w:sz="24" w:space="0" w:color="44546A" w:themeColor="text2"/>
              <w:bottom w:val="single" w:sz="8" w:space="0" w:color="8496B0"/>
            </w:tcBorders>
            <w:shd w:val="clear" w:color="auto" w:fill="D5DCE4" w:themeFill="text2" w:themeFillTint="33"/>
            <w:vAlign w:val="center"/>
            <w:tcPrChange w:id="1680" w:author="Andrea del Nido García" w:date="2020-05-16T18:57:00Z">
              <w:tcPr>
                <w:tcW w:w="0" w:type="auto"/>
                <w:gridSpan w:val="2"/>
                <w:tcBorders>
                  <w:top w:val="single" w:sz="8" w:space="0" w:color="8496B0"/>
                  <w:left w:val="single" w:sz="24" w:space="0" w:color="44546A" w:themeColor="text2"/>
                  <w:bottom w:val="single" w:sz="8" w:space="0" w:color="8496B0"/>
                </w:tcBorders>
                <w:shd w:val="clear" w:color="auto" w:fill="D5DCE4" w:themeFill="text2" w:themeFillTint="33"/>
                <w:vAlign w:val="center"/>
              </w:tcPr>
            </w:tcPrChange>
          </w:tcPr>
          <w:p w14:paraId="6E18D19F" w14:textId="0D1D1FFA" w:rsidR="002B21E5" w:rsidRPr="00293D29" w:rsidRDefault="00D30E11" w:rsidP="005B4F0C">
            <w:pPr>
              <w:pStyle w:val="Tabla"/>
              <w:keepNext/>
              <w:ind w:left="-107" w:right="-105"/>
              <w:rPr>
                <w:ins w:id="1681" w:author="Andrea del Nido García" w:date="2020-05-11T13:53:00Z"/>
                <w:rPrChange w:id="1682" w:author="Andrea del Nido García" w:date="2020-05-11T13:54:00Z">
                  <w:rPr>
                    <w:ins w:id="1683" w:author="Andrea del Nido García" w:date="2020-05-11T13:53:00Z"/>
                  </w:rPr>
                </w:rPrChange>
              </w:rPr>
            </w:pPr>
            <w:ins w:id="1684" w:author="Andrea del Nido García" w:date="2020-05-16T18:41:00Z">
              <w:r w:rsidRPr="000955F4">
                <w:t>X509Certificate</w:t>
              </w:r>
            </w:ins>
          </w:p>
        </w:tc>
      </w:tr>
      <w:tr w:rsidR="002B21E5" w:rsidRPr="00C877D9" w14:paraId="2896462E" w14:textId="77777777" w:rsidTr="00984EC6">
        <w:tblPrEx>
          <w:tblPrExChange w:id="1685" w:author="Andrea del Nido García" w:date="2020-05-16T18:57:00Z">
            <w:tblPrEx>
              <w:tblW w:w="0" w:type="auto"/>
              <w:tblInd w:w="-426" w:type="dxa"/>
              <w:tblLayout w:type="fixed"/>
            </w:tblPrEx>
          </w:tblPrExChange>
        </w:tblPrEx>
        <w:trPr>
          <w:cantSplit/>
          <w:trHeight w:val="255"/>
          <w:jc w:val="center"/>
          <w:ins w:id="1686" w:author="Andrea del Nido García" w:date="2020-05-11T12:58:00Z"/>
          <w:trPrChange w:id="1687" w:author="Andrea del Nido García" w:date="2020-05-16T18:57:00Z">
            <w:trPr>
              <w:cantSplit/>
              <w:trHeight w:val="255"/>
            </w:trPr>
          </w:trPrChange>
        </w:trPr>
        <w:tc>
          <w:tcPr>
            <w:tcW w:w="0" w:type="auto"/>
            <w:vMerge w:val="restart"/>
            <w:tcBorders>
              <w:top w:val="single" w:sz="24" w:space="0" w:color="44546A"/>
              <w:right w:val="single" w:sz="24" w:space="0" w:color="44546A"/>
            </w:tcBorders>
            <w:shd w:val="clear" w:color="auto" w:fill="D5DCE4" w:themeFill="text2" w:themeFillTint="33"/>
            <w:vAlign w:val="center"/>
            <w:tcPrChange w:id="1688" w:author="Andrea del Nido García" w:date="2020-05-16T18:57:00Z">
              <w:tcPr>
                <w:tcW w:w="0" w:type="auto"/>
                <w:gridSpan w:val="3"/>
                <w:vMerge w:val="restart"/>
                <w:tcBorders>
                  <w:top w:val="single" w:sz="24" w:space="0" w:color="44546A"/>
                  <w:right w:val="single" w:sz="24" w:space="0" w:color="44546A"/>
                </w:tcBorders>
                <w:shd w:val="clear" w:color="auto" w:fill="D5DCE4" w:themeFill="text2" w:themeFillTint="33"/>
                <w:vAlign w:val="center"/>
              </w:tcPr>
            </w:tcPrChange>
          </w:tcPr>
          <w:p w14:paraId="34212C82" w14:textId="5729E669" w:rsidR="002B21E5" w:rsidRPr="00C877D9" w:rsidRDefault="002B21E5" w:rsidP="005B4F0C">
            <w:pPr>
              <w:pStyle w:val="Tabla"/>
              <w:ind w:left="-105" w:right="-102"/>
              <w:rPr>
                <w:ins w:id="1689" w:author="Andrea del Nido García" w:date="2020-05-11T12:58:00Z"/>
                <w:lang w:val="en-GB"/>
                <w:rPrChange w:id="1690" w:author="Andrea del Nido García" w:date="2020-05-11T12:59:00Z">
                  <w:rPr>
                    <w:ins w:id="1691" w:author="Andrea del Nido García" w:date="2020-05-11T12:58:00Z"/>
                    <w:rFonts w:ascii="Consolas" w:hAnsi="Consolas"/>
                    <w:color w:val="6A737D"/>
                    <w:sz w:val="18"/>
                    <w:szCs w:val="18"/>
                    <w:shd w:val="clear" w:color="auto" w:fill="FFFFFF"/>
                  </w:rPr>
                </w:rPrChange>
              </w:rPr>
              <w:pPrChange w:id="1692" w:author="Andrea del Nido García" w:date="2020-05-16T18:30:00Z">
                <w:pPr>
                  <w:pStyle w:val="Tabla"/>
                  <w:jc w:val="both"/>
                </w:pPr>
              </w:pPrChange>
            </w:pPr>
            <w:ins w:id="1693" w:author="Andrea del Nido García" w:date="2020-05-11T12:58:00Z">
              <w:r w:rsidRPr="00C877D9">
                <w:rPr>
                  <w:lang w:val="en-GB"/>
                  <w:rPrChange w:id="1694" w:author="Andrea del Nido García" w:date="2020-05-11T12:59:00Z">
                    <w:rPr>
                      <w:rFonts w:ascii="Consolas" w:hAnsi="Consolas"/>
                      <w:color w:val="6A737D"/>
                      <w:sz w:val="18"/>
                      <w:szCs w:val="18"/>
                      <w:shd w:val="clear" w:color="auto" w:fill="FFFFFF"/>
                    </w:rPr>
                  </w:rPrChange>
                </w:rPr>
                <w:t>Ap</w:t>
              </w:r>
            </w:ins>
            <w:ins w:id="1695" w:author="Andrea del Nido García" w:date="2020-05-11T16:39:00Z">
              <w:r>
                <w:rPr>
                  <w:lang w:val="en-GB"/>
                </w:rPr>
                <w:t>a</w:t>
              </w:r>
            </w:ins>
            <w:ins w:id="1696" w:author="Andrea del Nido García" w:date="2020-05-11T12:58:00Z">
              <w:r w:rsidRPr="00C877D9">
                <w:rPr>
                  <w:lang w:val="en-GB"/>
                  <w:rPrChange w:id="1697" w:author="Andrea del Nido García" w:date="2020-05-11T12:59:00Z">
                    <w:rPr>
                      <w:rFonts w:ascii="Consolas" w:hAnsi="Consolas"/>
                      <w:color w:val="6A737D"/>
                      <w:sz w:val="18"/>
                      <w:szCs w:val="18"/>
                      <w:shd w:val="clear" w:color="auto" w:fill="FFFFFF"/>
                    </w:rPr>
                  </w:rPrChange>
                </w:rPr>
                <w:t>che</w:t>
              </w:r>
            </w:ins>
            <w:ins w:id="1698" w:author="Andrea del Nido García" w:date="2020-05-11T12:59:00Z">
              <w:r w:rsidRPr="00C877D9">
                <w:rPr>
                  <w:lang w:val="en-GB"/>
                  <w:rPrChange w:id="1699" w:author="Andrea del Nido García" w:date="2020-05-11T12:59:00Z">
                    <w:rPr/>
                  </w:rPrChange>
                </w:rPr>
                <w:t xml:space="preserve"> Cordova</w:t>
              </w:r>
              <w:r>
                <w:rPr>
                  <w:lang w:val="en-GB"/>
                </w:rPr>
                <w:t xml:space="preserve"> WebV</w:t>
              </w:r>
            </w:ins>
            <w:ins w:id="1700" w:author="Andrea del Nido García" w:date="2020-05-11T13:00:00Z">
              <w:r>
                <w:rPr>
                  <w:lang w:val="en-GB"/>
                </w:rPr>
                <w:t>iew</w:t>
              </w:r>
            </w:ins>
          </w:p>
        </w:tc>
        <w:tc>
          <w:tcPr>
            <w:tcW w:w="0" w:type="auto"/>
            <w:tcBorders>
              <w:top w:val="single" w:sz="24" w:space="0" w:color="44546A"/>
              <w:left w:val="single" w:sz="24" w:space="0" w:color="44546A"/>
              <w:bottom w:val="single" w:sz="8" w:space="0" w:color="8496B0"/>
            </w:tcBorders>
            <w:shd w:val="clear" w:color="auto" w:fill="D5DCE4" w:themeFill="text2" w:themeFillTint="33"/>
            <w:vAlign w:val="center"/>
            <w:tcPrChange w:id="1701" w:author="Andrea del Nido García" w:date="2020-05-16T18:57:00Z">
              <w:tcPr>
                <w:tcW w:w="0" w:type="auto"/>
                <w:gridSpan w:val="2"/>
                <w:tcBorders>
                  <w:top w:val="single" w:sz="24" w:space="0" w:color="44546A"/>
                  <w:left w:val="single" w:sz="24" w:space="0" w:color="44546A"/>
                  <w:bottom w:val="single" w:sz="8" w:space="0" w:color="8496B0"/>
                </w:tcBorders>
                <w:shd w:val="clear" w:color="auto" w:fill="D5DCE4" w:themeFill="text2" w:themeFillTint="33"/>
                <w:vAlign w:val="center"/>
              </w:tcPr>
            </w:tcPrChange>
          </w:tcPr>
          <w:p w14:paraId="7F16CBD2" w14:textId="40EBF8CF" w:rsidR="002B21E5" w:rsidRPr="00293D29" w:rsidRDefault="002B21E5" w:rsidP="005B4F0C">
            <w:pPr>
              <w:pStyle w:val="Tabla"/>
              <w:keepNext/>
              <w:ind w:left="-107" w:right="-105"/>
              <w:rPr>
                <w:ins w:id="1702" w:author="Andrea del Nido García" w:date="2020-05-11T12:58:00Z"/>
              </w:rPr>
              <w:pPrChange w:id="1703" w:author="Andrea del Nido García" w:date="2020-05-16T18:30:00Z">
                <w:pPr>
                  <w:pStyle w:val="Tabla"/>
                  <w:keepNext/>
                  <w:jc w:val="both"/>
                </w:pPr>
              </w:pPrChange>
            </w:pPr>
            <w:proofErr w:type="spellStart"/>
            <w:ins w:id="1704" w:author="Andrea del Nido García" w:date="2020-05-11T13:54:00Z">
              <w:r w:rsidRPr="00293D29">
                <w:rPr>
                  <w:rPrChange w:id="1705" w:author="Andrea del Nido García" w:date="2020-05-11T13:54:00Z">
                    <w:rPr>
                      <w:rFonts w:ascii="Consolas" w:hAnsi="Consolas"/>
                      <w:color w:val="032F62"/>
                      <w:sz w:val="18"/>
                      <w:szCs w:val="18"/>
                      <w:shd w:val="clear" w:color="auto" w:fill="FFFFFF"/>
                    </w:rPr>
                  </w:rPrChange>
                </w:rPr>
                <w:t>CordovaWebViewClient</w:t>
              </w:r>
            </w:ins>
            <w:proofErr w:type="spellEnd"/>
          </w:p>
        </w:tc>
      </w:tr>
      <w:tr w:rsidR="002B21E5" w:rsidRPr="00C877D9" w14:paraId="52640E5C" w14:textId="77777777" w:rsidTr="00984EC6">
        <w:tblPrEx>
          <w:tblPrExChange w:id="1706" w:author="Andrea del Nido García" w:date="2020-05-16T18:57:00Z">
            <w:tblPrEx>
              <w:tblW w:w="0" w:type="auto"/>
              <w:tblInd w:w="-426" w:type="dxa"/>
              <w:tblLayout w:type="fixed"/>
            </w:tblPrEx>
          </w:tblPrExChange>
        </w:tblPrEx>
        <w:trPr>
          <w:cantSplit/>
          <w:trHeight w:val="255"/>
          <w:jc w:val="center"/>
          <w:ins w:id="1707" w:author="Andrea del Nido García" w:date="2020-05-11T12:58:00Z"/>
          <w:trPrChange w:id="1708" w:author="Andrea del Nido García" w:date="2020-05-16T18:57:00Z">
            <w:trPr>
              <w:cantSplit/>
              <w:trHeight w:val="255"/>
            </w:trPr>
          </w:trPrChange>
        </w:trPr>
        <w:tc>
          <w:tcPr>
            <w:tcW w:w="0" w:type="auto"/>
            <w:vMerge/>
            <w:tcBorders>
              <w:right w:val="single" w:sz="24" w:space="0" w:color="44546A"/>
            </w:tcBorders>
            <w:shd w:val="clear" w:color="auto" w:fill="D5DCE4" w:themeFill="text2" w:themeFillTint="33"/>
            <w:vAlign w:val="center"/>
            <w:tcPrChange w:id="1709" w:author="Andrea del Nido García" w:date="2020-05-16T18:57:00Z">
              <w:tcPr>
                <w:tcW w:w="0" w:type="auto"/>
                <w:gridSpan w:val="3"/>
                <w:vMerge/>
                <w:tcBorders>
                  <w:right w:val="single" w:sz="24" w:space="0" w:color="44546A"/>
                </w:tcBorders>
                <w:shd w:val="clear" w:color="auto" w:fill="D5DCE4" w:themeFill="text2" w:themeFillTint="33"/>
                <w:vAlign w:val="center"/>
              </w:tcPr>
            </w:tcPrChange>
          </w:tcPr>
          <w:p w14:paraId="7803EEEA" w14:textId="77777777" w:rsidR="002B21E5" w:rsidRPr="00C877D9" w:rsidRDefault="002B21E5" w:rsidP="005B4F0C">
            <w:pPr>
              <w:pStyle w:val="Tabla"/>
              <w:ind w:left="-105" w:right="-102"/>
              <w:rPr>
                <w:ins w:id="1710" w:author="Andrea del Nido García" w:date="2020-05-11T12:58:00Z"/>
                <w:lang w:val="en-GB"/>
                <w:rPrChange w:id="1711" w:author="Andrea del Nido García" w:date="2020-05-11T12:59:00Z">
                  <w:rPr>
                    <w:ins w:id="1712" w:author="Andrea del Nido García" w:date="2020-05-11T12:58:00Z"/>
                    <w:lang w:val="en-GB"/>
                  </w:rPr>
                </w:rPrChange>
              </w:rPr>
            </w:pPr>
          </w:p>
        </w:tc>
        <w:tc>
          <w:tcPr>
            <w:tcW w:w="0" w:type="auto"/>
            <w:tcBorders>
              <w:top w:val="single" w:sz="8" w:space="0" w:color="8496B0"/>
              <w:left w:val="single" w:sz="24" w:space="0" w:color="44546A"/>
              <w:bottom w:val="single" w:sz="8" w:space="0" w:color="8496B0"/>
            </w:tcBorders>
            <w:shd w:val="clear" w:color="auto" w:fill="D5DCE4" w:themeFill="text2" w:themeFillTint="33"/>
            <w:vAlign w:val="center"/>
            <w:tcPrChange w:id="1713" w:author="Andrea del Nido García" w:date="2020-05-16T18:57:00Z">
              <w:tcPr>
                <w:tcW w:w="0" w:type="auto"/>
                <w:gridSpan w:val="2"/>
                <w:tcBorders>
                  <w:top w:val="single" w:sz="8" w:space="0" w:color="8496B0"/>
                  <w:left w:val="single" w:sz="24" w:space="0" w:color="44546A"/>
                  <w:bottom w:val="single" w:sz="8" w:space="0" w:color="8496B0"/>
                </w:tcBorders>
                <w:shd w:val="clear" w:color="auto" w:fill="D5DCE4" w:themeFill="text2" w:themeFillTint="33"/>
                <w:vAlign w:val="center"/>
              </w:tcPr>
            </w:tcPrChange>
          </w:tcPr>
          <w:p w14:paraId="49F18ABB" w14:textId="05092DB7" w:rsidR="002B21E5" w:rsidRPr="00293D29" w:rsidRDefault="00024157" w:rsidP="005B4F0C">
            <w:pPr>
              <w:pStyle w:val="Tabla"/>
              <w:keepNext/>
              <w:ind w:left="-107" w:right="-105"/>
              <w:rPr>
                <w:ins w:id="1714" w:author="Andrea del Nido García" w:date="2020-05-11T13:54:00Z"/>
                <w:rPrChange w:id="1715" w:author="Andrea del Nido García" w:date="2020-05-11T13:54:00Z">
                  <w:rPr>
                    <w:ins w:id="1716" w:author="Andrea del Nido García" w:date="2020-05-11T13:54:00Z"/>
                  </w:rPr>
                </w:rPrChange>
              </w:rPr>
            </w:pPr>
            <w:proofErr w:type="spellStart"/>
            <w:ins w:id="1717" w:author="Andrea del Nido García" w:date="2020-05-16T18:41:00Z">
              <w:r w:rsidRPr="000955F4">
                <w:t>onReceivedSslError</w:t>
              </w:r>
            </w:ins>
            <w:proofErr w:type="spellEnd"/>
          </w:p>
        </w:tc>
      </w:tr>
      <w:tr w:rsidR="002B21E5" w:rsidRPr="00C877D9" w14:paraId="7BCA9687" w14:textId="77777777" w:rsidTr="00984EC6">
        <w:tblPrEx>
          <w:tblPrExChange w:id="1718" w:author="Andrea del Nido García" w:date="2020-05-16T18:57:00Z">
            <w:tblPrEx>
              <w:tblW w:w="0" w:type="auto"/>
              <w:tblInd w:w="-426" w:type="dxa"/>
              <w:tblLayout w:type="fixed"/>
            </w:tblPrEx>
          </w:tblPrExChange>
        </w:tblPrEx>
        <w:trPr>
          <w:cantSplit/>
          <w:trHeight w:val="255"/>
          <w:jc w:val="center"/>
          <w:ins w:id="1719" w:author="Andrea del Nido García" w:date="2020-05-11T12:58:00Z"/>
          <w:trPrChange w:id="1720" w:author="Andrea del Nido García" w:date="2020-05-16T18:57:00Z">
            <w:trPr>
              <w:cantSplit/>
              <w:trHeight w:val="255"/>
            </w:trPr>
          </w:trPrChange>
        </w:trPr>
        <w:tc>
          <w:tcPr>
            <w:tcW w:w="0" w:type="auto"/>
            <w:vMerge/>
            <w:tcBorders>
              <w:bottom w:val="single" w:sz="24" w:space="0" w:color="44546A"/>
              <w:right w:val="single" w:sz="24" w:space="0" w:color="44546A"/>
            </w:tcBorders>
            <w:shd w:val="clear" w:color="auto" w:fill="D5DCE4" w:themeFill="text2" w:themeFillTint="33"/>
            <w:vAlign w:val="center"/>
            <w:tcPrChange w:id="1721" w:author="Andrea del Nido García" w:date="2020-05-16T18:57:00Z">
              <w:tcPr>
                <w:tcW w:w="0" w:type="auto"/>
                <w:gridSpan w:val="3"/>
                <w:vMerge/>
                <w:tcBorders>
                  <w:bottom w:val="single" w:sz="24" w:space="0" w:color="44546A"/>
                  <w:right w:val="single" w:sz="24" w:space="0" w:color="44546A"/>
                </w:tcBorders>
                <w:shd w:val="clear" w:color="auto" w:fill="D5DCE4" w:themeFill="text2" w:themeFillTint="33"/>
                <w:vAlign w:val="center"/>
              </w:tcPr>
            </w:tcPrChange>
          </w:tcPr>
          <w:p w14:paraId="6387C4DF" w14:textId="77777777" w:rsidR="002B21E5" w:rsidRPr="00C877D9" w:rsidRDefault="002B21E5" w:rsidP="005B4F0C">
            <w:pPr>
              <w:pStyle w:val="Tabla"/>
              <w:ind w:left="-105" w:right="-102"/>
              <w:rPr>
                <w:ins w:id="1722" w:author="Andrea del Nido García" w:date="2020-05-11T12:58:00Z"/>
                <w:lang w:val="en-GB"/>
                <w:rPrChange w:id="1723" w:author="Andrea del Nido García" w:date="2020-05-11T12:59:00Z">
                  <w:rPr>
                    <w:ins w:id="1724" w:author="Andrea del Nido García" w:date="2020-05-11T12:58:00Z"/>
                    <w:lang w:val="en-GB"/>
                  </w:rPr>
                </w:rPrChange>
              </w:rPr>
            </w:pPr>
          </w:p>
        </w:tc>
        <w:tc>
          <w:tcPr>
            <w:tcW w:w="0" w:type="auto"/>
            <w:tcBorders>
              <w:top w:val="single" w:sz="8" w:space="0" w:color="8496B0"/>
              <w:left w:val="single" w:sz="24" w:space="0" w:color="44546A"/>
              <w:bottom w:val="single" w:sz="24" w:space="0" w:color="44546A"/>
            </w:tcBorders>
            <w:shd w:val="clear" w:color="auto" w:fill="D5DCE4" w:themeFill="text2" w:themeFillTint="33"/>
            <w:vAlign w:val="center"/>
            <w:tcPrChange w:id="1725" w:author="Andrea del Nido García" w:date="2020-05-16T18:57:00Z">
              <w:tcPr>
                <w:tcW w:w="0" w:type="auto"/>
                <w:gridSpan w:val="2"/>
                <w:tcBorders>
                  <w:top w:val="single" w:sz="8" w:space="0" w:color="8496B0"/>
                  <w:left w:val="single" w:sz="24" w:space="0" w:color="44546A"/>
                  <w:bottom w:val="single" w:sz="24" w:space="0" w:color="44546A"/>
                </w:tcBorders>
                <w:shd w:val="clear" w:color="auto" w:fill="D5DCE4" w:themeFill="text2" w:themeFillTint="33"/>
                <w:vAlign w:val="center"/>
              </w:tcPr>
            </w:tcPrChange>
          </w:tcPr>
          <w:p w14:paraId="6A989CF7" w14:textId="686317D9" w:rsidR="002B21E5" w:rsidRPr="00293D29" w:rsidRDefault="00024157" w:rsidP="005B4F0C">
            <w:pPr>
              <w:pStyle w:val="Tabla"/>
              <w:keepNext/>
              <w:ind w:left="-107" w:right="-105"/>
              <w:rPr>
                <w:ins w:id="1726" w:author="Andrea del Nido García" w:date="2020-05-11T13:54:00Z"/>
                <w:rPrChange w:id="1727" w:author="Andrea del Nido García" w:date="2020-05-11T13:54:00Z">
                  <w:rPr>
                    <w:ins w:id="1728" w:author="Andrea del Nido García" w:date="2020-05-11T13:54:00Z"/>
                  </w:rPr>
                </w:rPrChange>
              </w:rPr>
            </w:pPr>
            <w:proofErr w:type="spellStart"/>
            <w:ins w:id="1729" w:author="Andrea del Nido García" w:date="2020-05-16T18:41:00Z">
              <w:r w:rsidRPr="000955F4">
                <w:t>SslErrorHandler</w:t>
              </w:r>
            </w:ins>
            <w:proofErr w:type="spellEnd"/>
          </w:p>
        </w:tc>
      </w:tr>
      <w:tr w:rsidR="002B21E5" w:rsidRPr="00850C6B" w14:paraId="59AE7F85" w14:textId="77777777" w:rsidTr="00984EC6">
        <w:tblPrEx>
          <w:tblPrExChange w:id="1730" w:author="Andrea del Nido García" w:date="2020-05-16T18:57:00Z">
            <w:tblPrEx>
              <w:tblW w:w="0" w:type="auto"/>
              <w:tblInd w:w="-426" w:type="dxa"/>
              <w:tblLayout w:type="fixed"/>
            </w:tblPrEx>
          </w:tblPrExChange>
        </w:tblPrEx>
        <w:trPr>
          <w:cantSplit/>
          <w:trHeight w:val="188"/>
          <w:jc w:val="center"/>
          <w:ins w:id="1731" w:author="Andrea del Nido García" w:date="2020-05-11T12:58:00Z"/>
          <w:trPrChange w:id="1732" w:author="Andrea del Nido García" w:date="2020-05-16T18:57:00Z">
            <w:trPr>
              <w:cantSplit/>
              <w:trHeight w:val="188"/>
            </w:trPr>
          </w:trPrChange>
        </w:trPr>
        <w:tc>
          <w:tcPr>
            <w:tcW w:w="0" w:type="auto"/>
            <w:vMerge w:val="restart"/>
            <w:tcBorders>
              <w:top w:val="single" w:sz="24" w:space="0" w:color="44546A"/>
              <w:right w:val="single" w:sz="24" w:space="0" w:color="44546A"/>
            </w:tcBorders>
            <w:shd w:val="clear" w:color="auto" w:fill="D5DCE4" w:themeFill="text2" w:themeFillTint="33"/>
            <w:vAlign w:val="center"/>
            <w:tcPrChange w:id="1733" w:author="Andrea del Nido García" w:date="2020-05-16T18:57:00Z">
              <w:tcPr>
                <w:tcW w:w="0" w:type="auto"/>
                <w:gridSpan w:val="3"/>
                <w:vMerge w:val="restart"/>
                <w:tcBorders>
                  <w:top w:val="single" w:sz="24" w:space="0" w:color="44546A"/>
                  <w:right w:val="single" w:sz="24" w:space="0" w:color="44546A"/>
                </w:tcBorders>
                <w:shd w:val="clear" w:color="auto" w:fill="D5DCE4" w:themeFill="text2" w:themeFillTint="33"/>
                <w:vAlign w:val="center"/>
              </w:tcPr>
            </w:tcPrChange>
          </w:tcPr>
          <w:p w14:paraId="16EA3D3F" w14:textId="599A36BE" w:rsidR="002B21E5" w:rsidRPr="00743E5B" w:rsidRDefault="002B21E5" w:rsidP="005B4F0C">
            <w:pPr>
              <w:pStyle w:val="Tabla"/>
              <w:ind w:left="-105" w:right="-102"/>
              <w:rPr>
                <w:ins w:id="1734" w:author="Andrea del Nido García" w:date="2020-05-11T12:58:00Z"/>
                <w:rPrChange w:id="1735" w:author="Andrea del Nido García" w:date="2020-05-11T12:58:00Z">
                  <w:rPr>
                    <w:ins w:id="1736" w:author="Andrea del Nido García" w:date="2020-05-11T12:58:00Z"/>
                    <w:rFonts w:ascii="Consolas" w:hAnsi="Consolas"/>
                    <w:color w:val="6A737D"/>
                    <w:sz w:val="18"/>
                    <w:szCs w:val="18"/>
                    <w:shd w:val="clear" w:color="auto" w:fill="FFFFFF"/>
                  </w:rPr>
                </w:rPrChange>
              </w:rPr>
              <w:pPrChange w:id="1737" w:author="Andrea del Nido García" w:date="2020-05-16T18:30:00Z">
                <w:pPr>
                  <w:pStyle w:val="Tabla"/>
                  <w:jc w:val="both"/>
                </w:pPr>
              </w:pPrChange>
            </w:pPr>
            <w:ins w:id="1738" w:author="Andrea del Nido García" w:date="2020-05-11T12:58:00Z">
              <w:r w:rsidRPr="00743E5B">
                <w:rPr>
                  <w:rPrChange w:id="1739" w:author="Andrea del Nido García" w:date="2020-05-11T12:58:00Z">
                    <w:rPr>
                      <w:rFonts w:ascii="Consolas" w:hAnsi="Consolas"/>
                      <w:color w:val="6A737D"/>
                      <w:sz w:val="18"/>
                      <w:szCs w:val="18"/>
                      <w:shd w:val="clear" w:color="auto" w:fill="FFFFFF"/>
                    </w:rPr>
                  </w:rPrChange>
                </w:rPr>
                <w:t xml:space="preserve">Boye </w:t>
              </w:r>
              <w:proofErr w:type="spellStart"/>
              <w:r w:rsidRPr="00743E5B">
                <w:rPr>
                  <w:rPrChange w:id="1740" w:author="Andrea del Nido García" w:date="2020-05-11T12:58:00Z">
                    <w:rPr>
                      <w:rFonts w:ascii="Consolas" w:hAnsi="Consolas"/>
                      <w:color w:val="6A737D"/>
                      <w:sz w:val="18"/>
                      <w:szCs w:val="18"/>
                      <w:shd w:val="clear" w:color="auto" w:fill="FFFFFF"/>
                    </w:rPr>
                  </w:rPrChange>
                </w:rPr>
                <w:t>AbstractVerifier</w:t>
              </w:r>
              <w:proofErr w:type="spellEnd"/>
            </w:ins>
          </w:p>
        </w:tc>
        <w:tc>
          <w:tcPr>
            <w:tcW w:w="0" w:type="auto"/>
            <w:tcBorders>
              <w:top w:val="single" w:sz="24" w:space="0" w:color="44546A"/>
              <w:left w:val="single" w:sz="24" w:space="0" w:color="44546A"/>
              <w:bottom w:val="single" w:sz="8" w:space="0" w:color="8496B0"/>
            </w:tcBorders>
            <w:shd w:val="clear" w:color="auto" w:fill="D5DCE4" w:themeFill="text2" w:themeFillTint="33"/>
            <w:vAlign w:val="center"/>
            <w:tcPrChange w:id="1741" w:author="Andrea del Nido García" w:date="2020-05-16T18:57:00Z">
              <w:tcPr>
                <w:tcW w:w="0" w:type="auto"/>
                <w:gridSpan w:val="2"/>
                <w:tcBorders>
                  <w:top w:val="single" w:sz="24" w:space="0" w:color="44546A"/>
                  <w:left w:val="single" w:sz="24" w:space="0" w:color="44546A"/>
                  <w:bottom w:val="single" w:sz="8" w:space="0" w:color="8496B0"/>
                </w:tcBorders>
                <w:shd w:val="clear" w:color="auto" w:fill="D5DCE4" w:themeFill="text2" w:themeFillTint="33"/>
                <w:vAlign w:val="center"/>
              </w:tcPr>
            </w:tcPrChange>
          </w:tcPr>
          <w:p w14:paraId="2BE3B549" w14:textId="66A90E66" w:rsidR="002B21E5" w:rsidRPr="00850C6B" w:rsidRDefault="002B21E5" w:rsidP="005B4F0C">
            <w:pPr>
              <w:pStyle w:val="Tabla"/>
              <w:keepNext/>
              <w:ind w:left="-107"/>
              <w:rPr>
                <w:ins w:id="1742" w:author="Andrea del Nido García" w:date="2020-05-11T12:58:00Z"/>
              </w:rPr>
              <w:pPrChange w:id="1743" w:author="Andrea del Nido García" w:date="2020-05-16T18:30:00Z">
                <w:pPr>
                  <w:pStyle w:val="Tabla"/>
                  <w:keepNext/>
                  <w:jc w:val="both"/>
                </w:pPr>
              </w:pPrChange>
            </w:pPr>
            <w:proofErr w:type="spellStart"/>
            <w:ins w:id="1744" w:author="Andrea del Nido García" w:date="2020-05-11T13:54:00Z">
              <w:r w:rsidRPr="00293D29">
                <w:rPr>
                  <w:rPrChange w:id="1745" w:author="Andrea del Nido García" w:date="2020-05-11T13:54:00Z">
                    <w:rPr>
                      <w:rFonts w:ascii="Consolas" w:hAnsi="Consolas"/>
                      <w:color w:val="032F62"/>
                      <w:sz w:val="18"/>
                      <w:szCs w:val="18"/>
                      <w:shd w:val="clear" w:color="auto" w:fill="FFFFFF"/>
                    </w:rPr>
                  </w:rPrChange>
                </w:rPr>
                <w:t>AbstractVerifier</w:t>
              </w:r>
            </w:ins>
            <w:proofErr w:type="spellEnd"/>
          </w:p>
        </w:tc>
      </w:tr>
      <w:tr w:rsidR="002B21E5" w:rsidRPr="00850C6B" w14:paraId="07B1E382" w14:textId="77777777" w:rsidTr="00984EC6">
        <w:tblPrEx>
          <w:tblPrExChange w:id="1746" w:author="Andrea del Nido García" w:date="2020-05-16T18:57:00Z">
            <w:tblPrEx>
              <w:tblW w:w="0" w:type="auto"/>
              <w:tblInd w:w="-426" w:type="dxa"/>
              <w:tblLayout w:type="fixed"/>
            </w:tblPrEx>
          </w:tblPrExChange>
        </w:tblPrEx>
        <w:trPr>
          <w:cantSplit/>
          <w:trHeight w:val="187"/>
          <w:jc w:val="center"/>
          <w:ins w:id="1747" w:author="Andrea del Nido García" w:date="2020-05-11T12:58:00Z"/>
          <w:trPrChange w:id="1748" w:author="Andrea del Nido García" w:date="2020-05-16T18:57:00Z">
            <w:trPr>
              <w:cantSplit/>
              <w:trHeight w:val="187"/>
            </w:trPr>
          </w:trPrChange>
        </w:trPr>
        <w:tc>
          <w:tcPr>
            <w:tcW w:w="0" w:type="auto"/>
            <w:vMerge/>
            <w:tcBorders>
              <w:bottom w:val="single" w:sz="24" w:space="0" w:color="44546A"/>
              <w:right w:val="single" w:sz="24" w:space="0" w:color="44546A"/>
            </w:tcBorders>
            <w:shd w:val="clear" w:color="auto" w:fill="D5DCE4" w:themeFill="text2" w:themeFillTint="33"/>
            <w:vAlign w:val="center"/>
            <w:tcPrChange w:id="1749" w:author="Andrea del Nido García" w:date="2020-05-16T18:57:00Z">
              <w:tcPr>
                <w:tcW w:w="0" w:type="auto"/>
                <w:gridSpan w:val="3"/>
                <w:vMerge/>
                <w:tcBorders>
                  <w:bottom w:val="single" w:sz="24" w:space="0" w:color="44546A"/>
                  <w:right w:val="single" w:sz="24" w:space="0" w:color="44546A"/>
                </w:tcBorders>
                <w:shd w:val="clear" w:color="auto" w:fill="D5DCE4" w:themeFill="text2" w:themeFillTint="33"/>
                <w:vAlign w:val="center"/>
              </w:tcPr>
            </w:tcPrChange>
          </w:tcPr>
          <w:p w14:paraId="1D460CE1" w14:textId="77777777" w:rsidR="002B21E5" w:rsidRPr="00743E5B" w:rsidRDefault="002B21E5" w:rsidP="005B4F0C">
            <w:pPr>
              <w:pStyle w:val="Tabla"/>
              <w:ind w:left="-105" w:right="-102"/>
              <w:rPr>
                <w:ins w:id="1750" w:author="Andrea del Nido García" w:date="2020-05-11T12:58:00Z"/>
                <w:rPrChange w:id="1751" w:author="Andrea del Nido García" w:date="2020-05-11T12:58:00Z">
                  <w:rPr>
                    <w:ins w:id="1752" w:author="Andrea del Nido García" w:date="2020-05-11T12:58:00Z"/>
                  </w:rPr>
                </w:rPrChange>
              </w:rPr>
            </w:pPr>
          </w:p>
        </w:tc>
        <w:tc>
          <w:tcPr>
            <w:tcW w:w="0" w:type="auto"/>
            <w:tcBorders>
              <w:top w:val="single" w:sz="8" w:space="0" w:color="8496B0"/>
              <w:left w:val="single" w:sz="24" w:space="0" w:color="44546A"/>
              <w:bottom w:val="single" w:sz="24" w:space="0" w:color="44546A"/>
            </w:tcBorders>
            <w:shd w:val="clear" w:color="auto" w:fill="D5DCE4" w:themeFill="text2" w:themeFillTint="33"/>
            <w:vAlign w:val="center"/>
            <w:tcPrChange w:id="1753" w:author="Andrea del Nido García" w:date="2020-05-16T18:57:00Z">
              <w:tcPr>
                <w:tcW w:w="0" w:type="auto"/>
                <w:gridSpan w:val="2"/>
                <w:tcBorders>
                  <w:top w:val="single" w:sz="8" w:space="0" w:color="8496B0"/>
                  <w:left w:val="single" w:sz="24" w:space="0" w:color="44546A"/>
                  <w:bottom w:val="single" w:sz="24" w:space="0" w:color="44546A"/>
                </w:tcBorders>
                <w:shd w:val="clear" w:color="auto" w:fill="D5DCE4" w:themeFill="text2" w:themeFillTint="33"/>
                <w:vAlign w:val="center"/>
              </w:tcPr>
            </w:tcPrChange>
          </w:tcPr>
          <w:p w14:paraId="2368D4A1" w14:textId="7E9A5D6B" w:rsidR="002B21E5" w:rsidRPr="00293D29" w:rsidRDefault="00132287" w:rsidP="005B4F0C">
            <w:pPr>
              <w:pStyle w:val="Tabla"/>
              <w:keepNext/>
              <w:ind w:left="-107"/>
              <w:rPr>
                <w:ins w:id="1754" w:author="Andrea del Nido García" w:date="2020-05-11T13:54:00Z"/>
                <w:rPrChange w:id="1755" w:author="Andrea del Nido García" w:date="2020-05-11T13:54:00Z">
                  <w:rPr>
                    <w:ins w:id="1756" w:author="Andrea del Nido García" w:date="2020-05-11T13:54:00Z"/>
                  </w:rPr>
                </w:rPrChange>
              </w:rPr>
            </w:pPr>
            <w:proofErr w:type="spellStart"/>
            <w:ins w:id="1757" w:author="Andrea del Nido García" w:date="2020-05-16T18:41:00Z">
              <w:r w:rsidRPr="000955F4">
                <w:t>verify</w:t>
              </w:r>
            </w:ins>
            <w:proofErr w:type="spellEnd"/>
          </w:p>
        </w:tc>
      </w:tr>
    </w:tbl>
    <w:p w14:paraId="03943304" w14:textId="04CF260B" w:rsidR="009F43AE" w:rsidRDefault="008E2680">
      <w:pPr>
        <w:pStyle w:val="Descripcin"/>
        <w:spacing w:before="240"/>
        <w:rPr>
          <w:ins w:id="1758" w:author="Andrea del Nido García" w:date="2020-04-22T14:05:00Z"/>
          <w:lang w:eastAsia="es-ES"/>
        </w:rPr>
        <w:pPrChange w:id="1759" w:author="Andrea del Nido García" w:date="2020-05-11T12:42:00Z">
          <w:pPr/>
        </w:pPrChange>
      </w:pPr>
      <w:bookmarkStart w:id="1760" w:name="_Toc40550988"/>
      <w:ins w:id="1761" w:author="Andrea del Nido García" w:date="2020-05-11T12:41:00Z">
        <w:r>
          <w:t xml:space="preserve">Tabla </w:t>
        </w:r>
      </w:ins>
      <w:ins w:id="1762" w:author="Andrea del Nido García" w:date="2020-05-16T19:48:00Z">
        <w:r w:rsidR="00436191">
          <w:fldChar w:fldCharType="begin"/>
        </w:r>
        <w:r w:rsidR="00436191">
          <w:instrText xml:space="preserve"> STYLEREF 1 \s </w:instrText>
        </w:r>
      </w:ins>
      <w:r w:rsidR="00436191">
        <w:fldChar w:fldCharType="separate"/>
      </w:r>
      <w:r w:rsidR="00436191">
        <w:rPr>
          <w:noProof/>
        </w:rPr>
        <w:t>2</w:t>
      </w:r>
      <w:ins w:id="1763" w:author="Andrea del Nido García" w:date="2020-05-16T19:48:00Z">
        <w:r w:rsidR="00436191">
          <w:fldChar w:fldCharType="end"/>
        </w:r>
        <w:r w:rsidR="00436191">
          <w:t>.</w:t>
        </w:r>
        <w:r w:rsidR="00436191">
          <w:fldChar w:fldCharType="begin"/>
        </w:r>
        <w:r w:rsidR="00436191">
          <w:instrText xml:space="preserve"> SEQ Tabla \* ARABIC \s 1 </w:instrText>
        </w:r>
      </w:ins>
      <w:r w:rsidR="00436191">
        <w:fldChar w:fldCharType="separate"/>
      </w:r>
      <w:ins w:id="1764" w:author="Andrea del Nido García" w:date="2020-05-16T19:48:00Z">
        <w:r w:rsidR="00436191">
          <w:rPr>
            <w:noProof/>
          </w:rPr>
          <w:t>1</w:t>
        </w:r>
        <w:r w:rsidR="00436191">
          <w:fldChar w:fldCharType="end"/>
        </w:r>
      </w:ins>
      <w:ins w:id="1765" w:author="Andrea del Nido García" w:date="2020-05-11T12:41:00Z">
        <w:r>
          <w:t xml:space="preserve">. Librerías de </w:t>
        </w:r>
        <w:r w:rsidR="007C5AFE">
          <w:t>fijación de certificados</w:t>
        </w:r>
        <w:r>
          <w:t xml:space="preserve"> con métodos</w:t>
        </w:r>
        <w:r w:rsidR="00925274">
          <w:t xml:space="preserve"> caracterís</w:t>
        </w:r>
        <w:r w:rsidR="00AD3FE3">
          <w:t>ticos</w:t>
        </w:r>
      </w:ins>
      <w:bookmarkEnd w:id="1760"/>
    </w:p>
    <w:p w14:paraId="62B51919" w14:textId="62338310" w:rsidR="00E558E8" w:rsidRDefault="00E558E8">
      <w:pPr>
        <w:pStyle w:val="Ttulo2"/>
        <w:ind w:left="0" w:firstLine="0"/>
        <w:jc w:val="both"/>
        <w:rPr>
          <w:lang w:eastAsia="es-ES"/>
        </w:rPr>
        <w:pPrChange w:id="1766" w:author="Andrea del Nido García" w:date="2020-05-11T12:05:00Z">
          <w:pPr>
            <w:pStyle w:val="Ttulo2"/>
          </w:pPr>
        </w:pPrChange>
      </w:pPr>
      <w:bookmarkStart w:id="1767" w:name="_Toc37675375"/>
      <w:bookmarkStart w:id="1768" w:name="_Toc40202072"/>
      <w:r>
        <w:rPr>
          <w:lang w:eastAsia="es-ES"/>
        </w:rPr>
        <w:t>Captura de tráfico</w:t>
      </w:r>
      <w:bookmarkEnd w:id="1767"/>
      <w:bookmarkEnd w:id="1768"/>
    </w:p>
    <w:p w14:paraId="33D1A76C" w14:textId="07A1A51B" w:rsidR="00347999" w:rsidRDefault="00E04DB5" w:rsidP="00E60299">
      <w:pPr>
        <w:rPr>
          <w:ins w:id="1769" w:author="Andrea del Nido García" w:date="2020-05-11T17:12:00Z"/>
          <w:lang w:eastAsia="es-ES"/>
        </w:rPr>
      </w:pPr>
      <w:ins w:id="1770" w:author="Andrea del Nido García" w:date="2020-05-11T17:09:00Z">
        <w:r>
          <w:rPr>
            <w:lang w:eastAsia="es-ES"/>
          </w:rPr>
          <w:t xml:space="preserve">El tráfico que se </w:t>
        </w:r>
      </w:ins>
      <w:ins w:id="1771" w:author="Andrea del Nido García" w:date="2020-05-11T17:10:00Z">
        <w:r>
          <w:rPr>
            <w:lang w:eastAsia="es-ES"/>
          </w:rPr>
          <w:t xml:space="preserve">quiere interceptar de las aplicaciones Android, son peticiones o consultas que se realizan entre la propia aplicación y </w:t>
        </w:r>
      </w:ins>
      <w:ins w:id="1772" w:author="Andrea del Nido García" w:date="2020-05-11T17:11:00Z">
        <w:r w:rsidR="002E2755">
          <w:rPr>
            <w:lang w:eastAsia="es-ES"/>
          </w:rPr>
          <w:t>servidores. Para que estas consultas se puedan llevar a cabo, es necesario disponer de una conexión a Internet típicamen</w:t>
        </w:r>
      </w:ins>
      <w:ins w:id="1773" w:author="Andrea del Nido García" w:date="2020-05-11T17:12:00Z">
        <w:r w:rsidR="002E2755">
          <w:rPr>
            <w:lang w:eastAsia="es-ES"/>
          </w:rPr>
          <w:t xml:space="preserve">te, por lo que se utilizará este medio para conseguir capturar el tráfico. </w:t>
        </w:r>
      </w:ins>
    </w:p>
    <w:p w14:paraId="5F47B800" w14:textId="01AC83B3" w:rsidR="002E2755" w:rsidRDefault="002E2755" w:rsidP="00E60299">
      <w:pPr>
        <w:rPr>
          <w:ins w:id="1774" w:author="Andrea del Nido García" w:date="2020-05-11T17:21:00Z"/>
          <w:lang w:eastAsia="es-ES"/>
        </w:rPr>
      </w:pPr>
      <w:ins w:id="1775" w:author="Andrea del Nido García" w:date="2020-05-11T17:12:00Z">
        <w:r>
          <w:rPr>
            <w:lang w:eastAsia="es-ES"/>
          </w:rPr>
          <w:t>La maner</w:t>
        </w:r>
      </w:ins>
      <w:ins w:id="1776" w:author="Andrea del Nido García" w:date="2020-05-11T17:13:00Z">
        <w:r>
          <w:rPr>
            <w:lang w:eastAsia="es-ES"/>
          </w:rPr>
          <w:t>a más habitual de interceptar tráfico entre dos sistemas es mediante el uso de un proxy, de tal forma que esté ubicado entre medias de los dos sistemas y así, lograr interceptar las peticiones que se realizan</w:t>
        </w:r>
      </w:ins>
      <w:ins w:id="1777" w:author="Andrea del Nido García" w:date="2020-05-11T17:14:00Z">
        <w:r>
          <w:rPr>
            <w:lang w:eastAsia="es-ES"/>
          </w:rPr>
          <w:t>.</w:t>
        </w:r>
      </w:ins>
    </w:p>
    <w:p w14:paraId="52452CCA" w14:textId="5441F895" w:rsidR="008B5531" w:rsidRDefault="008B5531" w:rsidP="00E60299">
      <w:pPr>
        <w:rPr>
          <w:ins w:id="1778" w:author="Andrea del Nido García" w:date="2020-05-11T17:22:00Z"/>
          <w:lang w:eastAsia="es-ES"/>
        </w:rPr>
      </w:pPr>
      <w:ins w:id="1779" w:author="Andrea del Nido García" w:date="2020-05-11T17:21:00Z">
        <w:r>
          <w:rPr>
            <w:lang w:eastAsia="es-ES"/>
          </w:rPr>
          <w:t xml:space="preserve">Existen muchas herramientas con funcionalidad de proxy. Las más comunes son </w:t>
        </w:r>
        <w:proofErr w:type="spellStart"/>
        <w:r>
          <w:rPr>
            <w:lang w:eastAsia="es-ES"/>
          </w:rPr>
          <w:t>Burp</w:t>
        </w:r>
      </w:ins>
      <w:proofErr w:type="spellEnd"/>
      <w:ins w:id="1780" w:author="Andrea del Nido García" w:date="2020-05-11T17:24:00Z">
        <w:r w:rsidR="00FE4368">
          <w:rPr>
            <w:lang w:eastAsia="es-ES"/>
          </w:rPr>
          <w:t xml:space="preserve"> </w:t>
        </w:r>
      </w:ins>
      <w:ins w:id="1781" w:author="Andrea del Nido García" w:date="2020-05-11T17:21:00Z">
        <w:r>
          <w:rPr>
            <w:lang w:eastAsia="es-ES"/>
          </w:rPr>
          <w:t>Suite</w:t>
        </w:r>
      </w:ins>
      <w:customXmlInsRangeStart w:id="1782" w:author="Andrea del Nido García" w:date="2020-05-11T17:26:00Z"/>
      <w:sdt>
        <w:sdtPr>
          <w:rPr>
            <w:lang w:eastAsia="es-ES"/>
          </w:rPr>
          <w:id w:val="157200930"/>
          <w:citation/>
        </w:sdtPr>
        <w:sdtContent>
          <w:customXmlInsRangeEnd w:id="1782"/>
          <w:ins w:id="1783" w:author="Andrea del Nido García" w:date="2020-05-11T17:26:00Z">
            <w:r w:rsidR="00D8012C">
              <w:rPr>
                <w:lang w:eastAsia="es-ES"/>
              </w:rPr>
              <w:fldChar w:fldCharType="begin"/>
            </w:r>
            <w:r w:rsidR="00D8012C">
              <w:rPr>
                <w:lang w:eastAsia="es-ES"/>
              </w:rPr>
              <w:instrText xml:space="preserve"> CITATION Por20 \l 3082 </w:instrText>
            </w:r>
          </w:ins>
          <w:r w:rsidR="00D8012C">
            <w:rPr>
              <w:lang w:eastAsia="es-ES"/>
            </w:rPr>
            <w:fldChar w:fldCharType="separate"/>
          </w:r>
          <w:r w:rsidR="004937E5">
            <w:rPr>
              <w:noProof/>
              <w:lang w:eastAsia="es-ES"/>
            </w:rPr>
            <w:t xml:space="preserve"> </w:t>
          </w:r>
          <w:r w:rsidR="004937E5" w:rsidRPr="004937E5">
            <w:rPr>
              <w:noProof/>
              <w:lang w:eastAsia="es-ES"/>
            </w:rPr>
            <w:t>[12]</w:t>
          </w:r>
          <w:ins w:id="1784" w:author="Andrea del Nido García" w:date="2020-05-11T17:26:00Z">
            <w:r w:rsidR="00D8012C">
              <w:rPr>
                <w:lang w:eastAsia="es-ES"/>
              </w:rPr>
              <w:fldChar w:fldCharType="end"/>
            </w:r>
          </w:ins>
          <w:customXmlInsRangeStart w:id="1785" w:author="Andrea del Nido García" w:date="2020-05-11T17:26:00Z"/>
        </w:sdtContent>
      </w:sdt>
      <w:customXmlInsRangeEnd w:id="1785"/>
      <w:ins w:id="1786" w:author="Andrea del Nido García" w:date="2020-05-11T17:21:00Z">
        <w:r>
          <w:rPr>
            <w:lang w:eastAsia="es-ES"/>
          </w:rPr>
          <w:t xml:space="preserve"> y </w:t>
        </w:r>
        <w:proofErr w:type="spellStart"/>
        <w:r>
          <w:rPr>
            <w:lang w:eastAsia="es-ES"/>
          </w:rPr>
          <w:t>mitmproxy</w:t>
        </w:r>
      </w:ins>
      <w:proofErr w:type="spellEnd"/>
      <w:customXmlInsRangeStart w:id="1787" w:author="Andrea del Nido García" w:date="2020-05-11T17:26:00Z"/>
      <w:sdt>
        <w:sdtPr>
          <w:rPr>
            <w:lang w:eastAsia="es-ES"/>
          </w:rPr>
          <w:id w:val="-942525222"/>
          <w:citation/>
        </w:sdtPr>
        <w:sdtContent>
          <w:customXmlInsRangeEnd w:id="1787"/>
          <w:ins w:id="1788" w:author="Andrea del Nido García" w:date="2020-05-11T17:26:00Z">
            <w:r w:rsidR="009358A4">
              <w:rPr>
                <w:lang w:eastAsia="es-ES"/>
              </w:rPr>
              <w:fldChar w:fldCharType="begin"/>
            </w:r>
            <w:r w:rsidR="009358A4">
              <w:rPr>
                <w:lang w:eastAsia="es-ES"/>
              </w:rPr>
              <w:instrText xml:space="preserve"> CITATION mit20 \l 3082 </w:instrText>
            </w:r>
          </w:ins>
          <w:r w:rsidR="009358A4">
            <w:rPr>
              <w:lang w:eastAsia="es-ES"/>
            </w:rPr>
            <w:fldChar w:fldCharType="separate"/>
          </w:r>
          <w:r w:rsidR="004937E5">
            <w:rPr>
              <w:noProof/>
              <w:lang w:eastAsia="es-ES"/>
            </w:rPr>
            <w:t xml:space="preserve"> </w:t>
          </w:r>
          <w:r w:rsidR="004937E5" w:rsidRPr="004937E5">
            <w:rPr>
              <w:noProof/>
              <w:lang w:eastAsia="es-ES"/>
            </w:rPr>
            <w:t>[13]</w:t>
          </w:r>
          <w:ins w:id="1789" w:author="Andrea del Nido García" w:date="2020-05-11T17:26:00Z">
            <w:r w:rsidR="009358A4">
              <w:rPr>
                <w:lang w:eastAsia="es-ES"/>
              </w:rPr>
              <w:fldChar w:fldCharType="end"/>
            </w:r>
          </w:ins>
          <w:customXmlInsRangeStart w:id="1790" w:author="Andrea del Nido García" w:date="2020-05-11T17:26:00Z"/>
        </w:sdtContent>
      </w:sdt>
      <w:customXmlInsRangeEnd w:id="1790"/>
      <w:ins w:id="1791" w:author="Andrea del Nido García" w:date="2020-05-11T17:21:00Z">
        <w:r>
          <w:rPr>
            <w:lang w:eastAsia="es-ES"/>
          </w:rPr>
          <w:t xml:space="preserve">. La principal diferencia entre ellas es que </w:t>
        </w:r>
        <w:proofErr w:type="spellStart"/>
        <w:r>
          <w:rPr>
            <w:lang w:eastAsia="es-ES"/>
          </w:rPr>
          <w:t>Burp</w:t>
        </w:r>
      </w:ins>
      <w:proofErr w:type="spellEnd"/>
      <w:ins w:id="1792" w:author="Andrea del Nido García" w:date="2020-05-11T17:24:00Z">
        <w:r w:rsidR="00FE4368">
          <w:rPr>
            <w:lang w:eastAsia="es-ES"/>
          </w:rPr>
          <w:t xml:space="preserve"> </w:t>
        </w:r>
      </w:ins>
      <w:proofErr w:type="spellStart"/>
      <w:ins w:id="1793" w:author="Andrea del Nido García" w:date="2020-05-11T17:21:00Z">
        <w:r>
          <w:rPr>
            <w:lang w:eastAsia="es-ES"/>
          </w:rPr>
          <w:t>Suit</w:t>
        </w:r>
        <w:proofErr w:type="spellEnd"/>
        <w:r>
          <w:rPr>
            <w:lang w:eastAsia="es-ES"/>
          </w:rPr>
          <w:t xml:space="preserve"> </w:t>
        </w:r>
        <w:r>
          <w:rPr>
            <w:lang w:eastAsia="es-ES"/>
          </w:rPr>
          <w:lastRenderedPageBreak/>
          <w:t>utiliza un formato</w:t>
        </w:r>
      </w:ins>
      <w:ins w:id="1794" w:author="Andrea del Nido García" w:date="2020-05-11T17:22:00Z">
        <w:r>
          <w:rPr>
            <w:lang w:eastAsia="es-ES"/>
          </w:rPr>
          <w:t xml:space="preserve"> de interfaz gráfica, mientras que, </w:t>
        </w:r>
        <w:proofErr w:type="spellStart"/>
        <w:r>
          <w:rPr>
            <w:lang w:eastAsia="es-ES"/>
          </w:rPr>
          <w:t>mitmproxy</w:t>
        </w:r>
        <w:proofErr w:type="spellEnd"/>
        <w:r>
          <w:rPr>
            <w:lang w:eastAsia="es-ES"/>
          </w:rPr>
          <w:t xml:space="preserve"> es un proxy que funciona mediante línea de comandos. </w:t>
        </w:r>
      </w:ins>
    </w:p>
    <w:p w14:paraId="70A1FA19" w14:textId="10515BCC" w:rsidR="00F81583" w:rsidRDefault="00F81583" w:rsidP="00E60299">
      <w:pPr>
        <w:rPr>
          <w:ins w:id="1795" w:author="Andrea del Nido García" w:date="2020-05-11T17:30:00Z"/>
          <w:lang w:eastAsia="es-ES"/>
        </w:rPr>
      </w:pPr>
      <w:ins w:id="1796" w:author="Andrea del Nido García" w:date="2020-05-11T17:22:00Z">
        <w:r>
          <w:rPr>
            <w:lang w:eastAsia="es-ES"/>
          </w:rPr>
          <w:t xml:space="preserve">Para este proyecto se ha utilizado la herramienta </w:t>
        </w:r>
        <w:proofErr w:type="spellStart"/>
        <w:r>
          <w:rPr>
            <w:lang w:eastAsia="es-ES"/>
          </w:rPr>
          <w:t>mitmproxy</w:t>
        </w:r>
        <w:proofErr w:type="spellEnd"/>
        <w:r>
          <w:rPr>
            <w:lang w:eastAsia="es-ES"/>
          </w:rPr>
          <w:t xml:space="preserve"> ya que </w:t>
        </w:r>
      </w:ins>
      <w:ins w:id="1797" w:author="Andrea del Nido García" w:date="2020-05-11T17:23:00Z">
        <w:r>
          <w:rPr>
            <w:lang w:eastAsia="es-ES"/>
          </w:rPr>
          <w:t>los módulos del proyecto requieren de interconexión mediante comandos</w:t>
        </w:r>
      </w:ins>
      <w:ins w:id="1798" w:author="Andrea del Nido García" w:date="2020-05-11T17:27:00Z">
        <w:r w:rsidR="006145D5">
          <w:rPr>
            <w:lang w:eastAsia="es-ES"/>
          </w:rPr>
          <w:t>. Además, como se utilizan diferentes herramientas para acceder al terminal móvil con comandos y se implementa c</w:t>
        </w:r>
      </w:ins>
      <w:ins w:id="1799" w:author="Andrea del Nido García" w:date="2020-05-11T17:28:00Z">
        <w:r w:rsidR="006145D5">
          <w:rPr>
            <w:lang w:eastAsia="es-ES"/>
          </w:rPr>
          <w:t>ódigo que se inyectará con la ayuda de la herramienta Frida,</w:t>
        </w:r>
      </w:ins>
      <w:ins w:id="1800" w:author="Andrea del Nido García" w:date="2020-05-11T17:24:00Z">
        <w:r>
          <w:rPr>
            <w:lang w:eastAsia="es-ES"/>
          </w:rPr>
          <w:t xml:space="preserve"> </w:t>
        </w:r>
      </w:ins>
      <w:ins w:id="1801" w:author="Andrea del Nido García" w:date="2020-05-11T17:28:00Z">
        <w:r w:rsidR="006145D5">
          <w:rPr>
            <w:lang w:eastAsia="es-ES"/>
          </w:rPr>
          <w:t>se ha decidido utilizar</w:t>
        </w:r>
      </w:ins>
      <w:ins w:id="1802" w:author="Andrea del Nido García" w:date="2020-05-11T17:24:00Z">
        <w:r>
          <w:rPr>
            <w:lang w:eastAsia="es-ES"/>
          </w:rPr>
          <w:t xml:space="preserve"> </w:t>
        </w:r>
        <w:proofErr w:type="spellStart"/>
        <w:r>
          <w:rPr>
            <w:lang w:eastAsia="es-ES"/>
          </w:rPr>
          <w:t>mitmproxy</w:t>
        </w:r>
      </w:ins>
      <w:proofErr w:type="spellEnd"/>
      <w:ins w:id="1803" w:author="Andrea del Nido García" w:date="2020-05-11T17:28:00Z">
        <w:r w:rsidR="006145D5">
          <w:rPr>
            <w:lang w:eastAsia="es-ES"/>
          </w:rPr>
          <w:t xml:space="preserve">, </w:t>
        </w:r>
      </w:ins>
      <w:ins w:id="1804" w:author="Andrea del Nido García" w:date="2020-05-11T17:30:00Z">
        <w:r w:rsidR="003814A3">
          <w:rPr>
            <w:lang w:eastAsia="es-ES"/>
          </w:rPr>
          <w:t>ya que,</w:t>
        </w:r>
      </w:ins>
      <w:ins w:id="1805" w:author="Andrea del Nido García" w:date="2020-05-11T17:29:00Z">
        <w:r w:rsidR="006145D5">
          <w:rPr>
            <w:lang w:eastAsia="es-ES"/>
          </w:rPr>
          <w:t xml:space="preserve"> para el desarrollo de este proyecto, </w:t>
        </w:r>
      </w:ins>
      <w:ins w:id="1806" w:author="Andrea del Nido García" w:date="2020-05-11T17:24:00Z">
        <w:r>
          <w:rPr>
            <w:lang w:eastAsia="es-ES"/>
          </w:rPr>
          <w:t xml:space="preserve">es mejor solución que </w:t>
        </w:r>
        <w:proofErr w:type="spellStart"/>
        <w:r>
          <w:rPr>
            <w:lang w:eastAsia="es-ES"/>
          </w:rPr>
          <w:t>Burp</w:t>
        </w:r>
        <w:proofErr w:type="spellEnd"/>
        <w:r w:rsidR="00FE4368">
          <w:rPr>
            <w:lang w:eastAsia="es-ES"/>
          </w:rPr>
          <w:t xml:space="preserve"> </w:t>
        </w:r>
        <w:r>
          <w:rPr>
            <w:lang w:eastAsia="es-ES"/>
          </w:rPr>
          <w:t>Suite.</w:t>
        </w:r>
      </w:ins>
      <w:ins w:id="1807" w:author="Andrea del Nido García" w:date="2020-05-11T17:23:00Z">
        <w:r>
          <w:rPr>
            <w:lang w:eastAsia="es-ES"/>
          </w:rPr>
          <w:t xml:space="preserve"> </w:t>
        </w:r>
      </w:ins>
      <w:ins w:id="1808" w:author="Andrea del Nido García" w:date="2020-05-11T19:49:00Z">
        <w:r w:rsidR="00766243">
          <w:rPr>
            <w:lang w:eastAsia="es-ES"/>
          </w:rPr>
          <w:t xml:space="preserve">Mencionar </w:t>
        </w:r>
      </w:ins>
      <w:ins w:id="1809" w:author="Andrea del Nido García" w:date="2020-05-11T19:50:00Z">
        <w:r w:rsidR="0071082D">
          <w:rPr>
            <w:lang w:eastAsia="es-ES"/>
          </w:rPr>
          <w:t xml:space="preserve">también </w:t>
        </w:r>
      </w:ins>
      <w:ins w:id="1810" w:author="Andrea del Nido García" w:date="2020-05-11T19:49:00Z">
        <w:r w:rsidR="00766243">
          <w:rPr>
            <w:lang w:eastAsia="es-ES"/>
          </w:rPr>
          <w:t xml:space="preserve">que </w:t>
        </w:r>
        <w:proofErr w:type="spellStart"/>
        <w:r w:rsidR="00766243">
          <w:rPr>
            <w:lang w:eastAsia="es-ES"/>
          </w:rPr>
          <w:t>mitmproxy</w:t>
        </w:r>
        <w:proofErr w:type="spellEnd"/>
        <w:r w:rsidR="00766243">
          <w:rPr>
            <w:lang w:eastAsia="es-ES"/>
          </w:rPr>
          <w:t xml:space="preserve"> ha desarrollado una API y una UI Web que facilita la visualización de </w:t>
        </w:r>
      </w:ins>
      <w:ins w:id="1811" w:author="Andrea del Nido García" w:date="2020-05-11T19:50:00Z">
        <w:r w:rsidR="00766243">
          <w:rPr>
            <w:lang w:eastAsia="es-ES"/>
          </w:rPr>
          <w:t>los mensajes interceptados.</w:t>
        </w:r>
      </w:ins>
    </w:p>
    <w:p w14:paraId="32F29442" w14:textId="13241A56" w:rsidR="00C774F2" w:rsidRDefault="00AA2E9E" w:rsidP="00CF1CB1">
      <w:pPr>
        <w:rPr>
          <w:ins w:id="1812" w:author="Andrea del Nido García" w:date="2020-05-16T19:50:00Z"/>
          <w:lang w:eastAsia="es-ES"/>
        </w:rPr>
      </w:pPr>
      <w:ins w:id="1813" w:author="Andrea del Nido García" w:date="2020-05-11T17:32:00Z">
        <w:r w:rsidRPr="00F454E6">
          <w:rPr>
            <w:lang w:eastAsia="es-ES"/>
          </w:rPr>
          <w:t>A</w:t>
        </w:r>
      </w:ins>
      <w:ins w:id="1814" w:author="Andrea del Nido García" w:date="2020-05-11T17:33:00Z">
        <w:r w:rsidRPr="00F454E6">
          <w:rPr>
            <w:lang w:eastAsia="es-ES"/>
          </w:rPr>
          <w:t xml:space="preserve"> continuación, se describe el funcionamiento de </w:t>
        </w:r>
        <w:proofErr w:type="spellStart"/>
        <w:r w:rsidRPr="00F454E6">
          <w:rPr>
            <w:lang w:eastAsia="es-ES"/>
          </w:rPr>
          <w:t>mitmproxy</w:t>
        </w:r>
        <w:proofErr w:type="spellEnd"/>
        <w:r w:rsidRPr="00F454E6">
          <w:rPr>
            <w:lang w:eastAsia="es-ES"/>
          </w:rPr>
          <w:t xml:space="preserve"> ya que es el que se utilizará</w:t>
        </w:r>
        <w:r>
          <w:rPr>
            <w:lang w:eastAsia="es-ES"/>
          </w:rPr>
          <w:t xml:space="preserve"> </w:t>
        </w:r>
      </w:ins>
      <w:ins w:id="1815" w:author="Andrea del Nido García" w:date="2020-05-11T19:48:00Z">
        <w:r w:rsidR="00343314">
          <w:rPr>
            <w:lang w:eastAsia="es-ES"/>
          </w:rPr>
          <w:t>a lo largo del desarrollo del trabajo.</w:t>
        </w:r>
        <w:r w:rsidR="00766243">
          <w:rPr>
            <w:lang w:eastAsia="es-ES"/>
          </w:rPr>
          <w:t xml:space="preserve"> </w:t>
        </w:r>
      </w:ins>
      <w:ins w:id="1816" w:author="Andrea del Nido García" w:date="2020-05-12T13:45:00Z">
        <w:r w:rsidR="00A92542">
          <w:rPr>
            <w:lang w:eastAsia="es-ES"/>
          </w:rPr>
          <w:t>Destacar</w:t>
        </w:r>
      </w:ins>
      <w:ins w:id="1817" w:author="Andrea del Nido García" w:date="2020-05-11T19:51:00Z">
        <w:r w:rsidR="0078314C">
          <w:rPr>
            <w:lang w:eastAsia="es-ES"/>
          </w:rPr>
          <w:t xml:space="preserve"> que este proxy dispone de diferentes funcionalidades y </w:t>
        </w:r>
      </w:ins>
      <w:ins w:id="1818" w:author="Andrea del Nido García" w:date="2020-05-11T19:53:00Z">
        <w:r w:rsidR="007C42E2">
          <w:rPr>
            <w:lang w:eastAsia="es-ES"/>
          </w:rPr>
          <w:t>opciones,</w:t>
        </w:r>
      </w:ins>
      <w:ins w:id="1819" w:author="Andrea del Nido García" w:date="2020-05-11T19:51:00Z">
        <w:r w:rsidR="0078314C">
          <w:rPr>
            <w:lang w:eastAsia="es-ES"/>
          </w:rPr>
          <w:t xml:space="preserve"> pero pa</w:t>
        </w:r>
      </w:ins>
      <w:ins w:id="1820" w:author="Andrea del Nido García" w:date="2020-05-11T19:52:00Z">
        <w:r w:rsidR="0078314C">
          <w:rPr>
            <w:lang w:eastAsia="es-ES"/>
          </w:rPr>
          <w:t xml:space="preserve">ra el desarrollo de este proyecto, las opciones que se han utilizado son </w:t>
        </w:r>
        <w:proofErr w:type="spellStart"/>
        <w:r w:rsidR="0078314C">
          <w:rPr>
            <w:lang w:eastAsia="es-ES"/>
          </w:rPr>
          <w:t>mitmdump</w:t>
        </w:r>
        <w:proofErr w:type="spellEnd"/>
        <w:r w:rsidR="0078314C">
          <w:rPr>
            <w:lang w:eastAsia="es-ES"/>
          </w:rPr>
          <w:t xml:space="preserve"> y </w:t>
        </w:r>
        <w:proofErr w:type="spellStart"/>
        <w:r w:rsidR="0078314C">
          <w:rPr>
            <w:lang w:eastAsia="es-ES"/>
          </w:rPr>
          <w:t>mitmproxy</w:t>
        </w:r>
        <w:proofErr w:type="spellEnd"/>
        <w:r w:rsidR="0078314C">
          <w:rPr>
            <w:lang w:eastAsia="es-ES"/>
          </w:rPr>
          <w:t xml:space="preserve"> con el modo transparente. </w:t>
        </w:r>
      </w:ins>
      <w:ins w:id="1821" w:author="Andrea del Nido García" w:date="2020-05-11T19:53:00Z">
        <w:r w:rsidR="00341AB4">
          <w:rPr>
            <w:lang w:eastAsia="es-ES"/>
          </w:rPr>
          <w:t xml:space="preserve">Este modo transparente, simplemente hace referencia a </w:t>
        </w:r>
      </w:ins>
      <w:ins w:id="1822" w:author="Andrea del Nido García" w:date="2020-05-11T19:55:00Z">
        <w:r w:rsidR="006A49EC">
          <w:rPr>
            <w:lang w:eastAsia="es-ES"/>
          </w:rPr>
          <w:t>que,</w:t>
        </w:r>
      </w:ins>
      <w:ins w:id="1823" w:author="Andrea del Nido García" w:date="2020-05-11T19:54:00Z">
        <w:r w:rsidR="00341AB4">
          <w:rPr>
            <w:lang w:eastAsia="es-ES"/>
          </w:rPr>
          <w:t xml:space="preserve"> al usar el proxy, la conexión se redirige directamente a un proxy en la capa de red, esto lógicamente provoca que no sea necesario realizar confi</w:t>
        </w:r>
      </w:ins>
      <w:ins w:id="1824" w:author="Andrea del Nido García" w:date="2020-05-11T19:55:00Z">
        <w:r w:rsidR="00341AB4">
          <w:rPr>
            <w:lang w:eastAsia="es-ES"/>
          </w:rPr>
          <w:t>guraciones en el client</w:t>
        </w:r>
        <w:r w:rsidR="006A49EC">
          <w:rPr>
            <w:lang w:eastAsia="es-ES"/>
          </w:rPr>
          <w:t xml:space="preserve">e; por ello </w:t>
        </w:r>
      </w:ins>
      <w:ins w:id="1825" w:author="Andrea del Nido García" w:date="2020-05-11T19:56:00Z">
        <w:r w:rsidR="00851912">
          <w:rPr>
            <w:lang w:eastAsia="es-ES"/>
          </w:rPr>
          <w:t>resulta</w:t>
        </w:r>
      </w:ins>
      <w:ins w:id="1826" w:author="Andrea del Nido García" w:date="2020-05-11T19:55:00Z">
        <w:r w:rsidR="006A49EC">
          <w:rPr>
            <w:lang w:eastAsia="es-ES"/>
          </w:rPr>
          <w:t xml:space="preserve"> realmente interesante para </w:t>
        </w:r>
      </w:ins>
      <w:ins w:id="1827" w:author="Andrea del Nido García" w:date="2020-05-11T19:56:00Z">
        <w:r w:rsidR="006A49EC">
          <w:rPr>
            <w:lang w:eastAsia="es-ES"/>
          </w:rPr>
          <w:t xml:space="preserve">analizar aplicaciones Android, debido a que no se puede acceder al cliente. </w:t>
        </w:r>
      </w:ins>
      <w:proofErr w:type="spellStart"/>
      <w:ins w:id="1828" w:author="Andrea del Nido García" w:date="2020-05-11T19:53:00Z">
        <w:r w:rsidR="00E73EE9">
          <w:rPr>
            <w:lang w:eastAsia="es-ES"/>
          </w:rPr>
          <w:t>Mitmproxy</w:t>
        </w:r>
        <w:proofErr w:type="spellEnd"/>
        <w:r w:rsidR="00E73EE9">
          <w:rPr>
            <w:lang w:eastAsia="es-ES"/>
          </w:rPr>
          <w:t xml:space="preserve"> </w:t>
        </w:r>
      </w:ins>
      <w:ins w:id="1829" w:author="Andrea del Nido García" w:date="2020-05-11T19:57:00Z">
        <w:r w:rsidR="00EA0E3E">
          <w:rPr>
            <w:lang w:eastAsia="es-ES"/>
          </w:rPr>
          <w:t xml:space="preserve">es capaz de interceptar </w:t>
        </w:r>
      </w:ins>
      <w:ins w:id="1830" w:author="Andrea del Nido García" w:date="2020-05-11T19:58:00Z">
        <w:r w:rsidR="00EA0E3E">
          <w:rPr>
            <w:lang w:eastAsia="es-ES"/>
          </w:rPr>
          <w:t>tanto en</w:t>
        </w:r>
      </w:ins>
      <w:ins w:id="1831" w:author="Andrea del Nido García" w:date="2020-05-11T19:53:00Z">
        <w:r w:rsidR="00E73EE9">
          <w:rPr>
            <w:lang w:eastAsia="es-ES"/>
          </w:rPr>
          <w:t xml:space="preserve"> comunicaciones HTTP como HTTPS.</w:t>
        </w:r>
      </w:ins>
      <w:ins w:id="1832" w:author="Andrea del Nido García" w:date="2020-05-11T19:58:00Z">
        <w:r w:rsidR="00615ACF">
          <w:rPr>
            <w:lang w:eastAsia="es-ES"/>
          </w:rPr>
          <w:t xml:space="preserve"> El diagrama que se muestra a continuación, representa</w:t>
        </w:r>
      </w:ins>
      <w:ins w:id="1833" w:author="Andrea del Nido García" w:date="2020-05-11T20:25:00Z">
        <w:r w:rsidR="004C1A1C">
          <w:rPr>
            <w:lang w:eastAsia="es-ES"/>
          </w:rPr>
          <w:t xml:space="preserve"> el proceso</w:t>
        </w:r>
      </w:ins>
      <w:ins w:id="1834" w:author="Andrea del Nido García" w:date="2020-05-11T19:58:00Z">
        <w:r w:rsidR="00615ACF">
          <w:rPr>
            <w:lang w:eastAsia="es-ES"/>
          </w:rPr>
          <w:t xml:space="preserve"> </w:t>
        </w:r>
      </w:ins>
      <w:ins w:id="1835" w:author="Andrea del Nido García" w:date="2020-05-11T20:25:00Z">
        <w:r w:rsidR="004C1A1C">
          <w:rPr>
            <w:lang w:eastAsia="es-ES"/>
          </w:rPr>
          <w:t>d</w:t>
        </w:r>
      </w:ins>
      <w:ins w:id="1836" w:author="Andrea del Nido García" w:date="2020-05-11T19:58:00Z">
        <w:r w:rsidR="00615ACF">
          <w:rPr>
            <w:lang w:eastAsia="es-ES"/>
          </w:rPr>
          <w:t>el modo transparente</w:t>
        </w:r>
      </w:ins>
      <w:ins w:id="1837" w:author="Andrea del Nido García" w:date="2020-05-11T20:25:00Z">
        <w:r w:rsidR="00F97DB2">
          <w:rPr>
            <w:lang w:eastAsia="es-ES"/>
          </w:rPr>
          <w:t xml:space="preserve"> con peticiones HTTP</w:t>
        </w:r>
      </w:ins>
      <w:ins w:id="1838" w:author="Andrea del Nido García" w:date="2020-05-11T19:58:00Z">
        <w:r w:rsidR="00615ACF">
          <w:rPr>
            <w:lang w:eastAsia="es-ES"/>
          </w:rPr>
          <w:t xml:space="preserve"> del proxy explicado previamente. Como se aprecia, el cliente envía una petición al </w:t>
        </w:r>
      </w:ins>
      <w:ins w:id="1839" w:author="Andrea del Nido García" w:date="2020-05-11T19:59:00Z">
        <w:r w:rsidR="005D2822">
          <w:rPr>
            <w:lang w:eastAsia="es-ES"/>
          </w:rPr>
          <w:t>servidor,</w:t>
        </w:r>
      </w:ins>
      <w:ins w:id="1840" w:author="Andrea del Nido García" w:date="2020-05-11T19:58:00Z">
        <w:r w:rsidR="00615ACF">
          <w:rPr>
            <w:lang w:eastAsia="es-ES"/>
          </w:rPr>
          <w:t xml:space="preserve"> pero esta es interrumpida por </w:t>
        </w:r>
        <w:proofErr w:type="spellStart"/>
        <w:r w:rsidR="00615ACF">
          <w:rPr>
            <w:lang w:eastAsia="es-ES"/>
          </w:rPr>
          <w:t>mitmproxy</w:t>
        </w:r>
      </w:ins>
      <w:proofErr w:type="spellEnd"/>
      <w:ins w:id="1841" w:author="Andrea del Nido García" w:date="2020-05-11T19:59:00Z">
        <w:r w:rsidR="00615ACF">
          <w:rPr>
            <w:lang w:eastAsia="es-ES"/>
          </w:rPr>
          <w:t>, una vez redirigida la petición, se envía al servidor.</w:t>
        </w:r>
      </w:ins>
      <w:ins w:id="1842" w:author="Andrea del Nido García" w:date="2020-05-11T20:01:00Z">
        <w:r w:rsidR="00226F5E">
          <w:rPr>
            <w:lang w:eastAsia="es-ES"/>
          </w:rPr>
          <w:t xml:space="preserve"> Si se requiere de una conexión HTTPS, es necesa</w:t>
        </w:r>
      </w:ins>
      <w:ins w:id="1843" w:author="Andrea del Nido García" w:date="2020-05-11T20:02:00Z">
        <w:r w:rsidR="00226F5E">
          <w:rPr>
            <w:lang w:eastAsia="es-ES"/>
          </w:rPr>
          <w:t xml:space="preserve">rio comenzar con los mensajes propios de TLS/SSL, es decir, el </w:t>
        </w:r>
        <w:proofErr w:type="spellStart"/>
        <w:r w:rsidR="00226F5E">
          <w:rPr>
            <w:lang w:eastAsia="es-ES"/>
          </w:rPr>
          <w:t>handshake</w:t>
        </w:r>
        <w:proofErr w:type="spellEnd"/>
        <w:r w:rsidR="00226F5E">
          <w:rPr>
            <w:lang w:eastAsia="es-ES"/>
          </w:rPr>
          <w:t xml:space="preserve"> y sus respectivas respuestas.</w:t>
        </w:r>
      </w:ins>
    </w:p>
    <w:p w14:paraId="6B130B90" w14:textId="54AF879A" w:rsidR="00F13AC0" w:rsidRDefault="00F13AC0" w:rsidP="00CF1CB1">
      <w:pPr>
        <w:rPr>
          <w:ins w:id="1844" w:author="Andrea del Nido García" w:date="2020-05-16T19:50:00Z"/>
          <w:lang w:eastAsia="es-ES"/>
        </w:rPr>
      </w:pPr>
    </w:p>
    <w:p w14:paraId="6CF1F52F" w14:textId="19580EE7" w:rsidR="00F13AC0" w:rsidRDefault="00F13AC0" w:rsidP="00CF1CB1">
      <w:pPr>
        <w:rPr>
          <w:ins w:id="1845" w:author="Andrea del Nido García" w:date="2020-05-16T19:50:00Z"/>
          <w:lang w:eastAsia="es-ES"/>
        </w:rPr>
      </w:pPr>
    </w:p>
    <w:p w14:paraId="62406D16" w14:textId="5CA5D588" w:rsidR="00F13AC0" w:rsidRDefault="00F13AC0" w:rsidP="00CF1CB1">
      <w:pPr>
        <w:rPr>
          <w:ins w:id="1846" w:author="Andrea del Nido García" w:date="2020-05-16T19:50:00Z"/>
          <w:lang w:eastAsia="es-ES"/>
        </w:rPr>
      </w:pPr>
    </w:p>
    <w:p w14:paraId="60FDBBDD" w14:textId="011CF7FD" w:rsidR="00F13AC0" w:rsidRDefault="00F13AC0" w:rsidP="00CF1CB1">
      <w:pPr>
        <w:rPr>
          <w:ins w:id="1847" w:author="Andrea del Nido García" w:date="2020-05-16T19:50:00Z"/>
          <w:lang w:eastAsia="es-ES"/>
        </w:rPr>
      </w:pPr>
    </w:p>
    <w:p w14:paraId="4F624B33" w14:textId="08EBB667" w:rsidR="00F13AC0" w:rsidRDefault="00F13AC0" w:rsidP="00CF1CB1">
      <w:pPr>
        <w:rPr>
          <w:ins w:id="1848" w:author="Andrea del Nido García" w:date="2020-05-16T19:50:00Z"/>
          <w:lang w:eastAsia="es-ES"/>
        </w:rPr>
      </w:pPr>
    </w:p>
    <w:p w14:paraId="55C14850" w14:textId="72FFF60F" w:rsidR="00F13AC0" w:rsidRDefault="00F13AC0" w:rsidP="00CF1CB1">
      <w:pPr>
        <w:rPr>
          <w:ins w:id="1849" w:author="Andrea del Nido García" w:date="2020-05-16T19:50:00Z"/>
          <w:lang w:eastAsia="es-ES"/>
        </w:rPr>
      </w:pPr>
    </w:p>
    <w:p w14:paraId="608F84D9" w14:textId="7CE86C25" w:rsidR="00F13AC0" w:rsidRDefault="00F13AC0" w:rsidP="00CF1CB1">
      <w:pPr>
        <w:rPr>
          <w:ins w:id="1850" w:author="Andrea del Nido García" w:date="2020-05-16T19:50:00Z"/>
          <w:lang w:eastAsia="es-ES"/>
        </w:rPr>
      </w:pPr>
    </w:p>
    <w:p w14:paraId="7B89B62F" w14:textId="77777777" w:rsidR="00F13AC0" w:rsidRDefault="00F13AC0" w:rsidP="00CF1CB1">
      <w:pPr>
        <w:rPr>
          <w:ins w:id="1851" w:author="Andrea del Nido García" w:date="2020-05-11T19:59:00Z"/>
          <w:lang w:eastAsia="es-ES"/>
        </w:rPr>
      </w:pPr>
    </w:p>
    <w:p w14:paraId="4DA50CF6" w14:textId="501762E8" w:rsidR="005D2822" w:rsidRDefault="00381C0A" w:rsidP="00E60299">
      <w:pPr>
        <w:rPr>
          <w:ins w:id="1852" w:author="Andrea del Nido García" w:date="2020-05-11T19:59:00Z"/>
          <w:lang w:eastAsia="es-ES"/>
        </w:rPr>
      </w:pPr>
      <w:ins w:id="1853" w:author="Andrea del Nido García" w:date="2020-05-11T20:33:00Z">
        <w:r>
          <w:rPr>
            <w:noProof/>
            <w:lang w:eastAsia="es-ES"/>
          </w:rPr>
          <w:lastRenderedPageBreak/>
          <mc:AlternateContent>
            <mc:Choice Requires="wps">
              <w:drawing>
                <wp:anchor distT="0" distB="0" distL="114300" distR="114300" simplePos="0" relativeHeight="251801600" behindDoc="0" locked="0" layoutInCell="1" allowOverlap="1" wp14:anchorId="36113E5D" wp14:editId="728A4630">
                  <wp:simplePos x="0" y="0"/>
                  <wp:positionH relativeFrom="column">
                    <wp:posOffset>609600</wp:posOffset>
                  </wp:positionH>
                  <wp:positionV relativeFrom="paragraph">
                    <wp:posOffset>151765</wp:posOffset>
                  </wp:positionV>
                  <wp:extent cx="276225" cy="257175"/>
                  <wp:effectExtent l="0" t="0" r="28575" b="28575"/>
                  <wp:wrapNone/>
                  <wp:docPr id="107" name="Rectángulo: esquinas redondeadas 107"/>
                  <wp:cNvGraphicFramePr/>
                  <a:graphic xmlns:a="http://schemas.openxmlformats.org/drawingml/2006/main">
                    <a:graphicData uri="http://schemas.microsoft.com/office/word/2010/wordprocessingShape">
                      <wps:wsp>
                        <wps:cNvSpPr/>
                        <wps:spPr>
                          <a:xfrm>
                            <a:off x="0" y="0"/>
                            <a:ext cx="276225" cy="257175"/>
                          </a:xfrm>
                          <a:prstGeom prst="roundRect">
                            <a:avLst/>
                          </a:prstGeom>
                          <a:solidFill>
                            <a:schemeClr val="tx2">
                              <a:lumMod val="50000"/>
                            </a:schemeClr>
                          </a:solidFill>
                          <a:ln w="19050">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04B494" w14:textId="77777777" w:rsidR="007D13AF" w:rsidRPr="00B31B31" w:rsidRDefault="007D13AF" w:rsidP="00381C0A">
                              <w:pPr>
                                <w:ind w:firstLine="0"/>
                                <w:jc w:val="center"/>
                                <w:rPr>
                                  <w:sz w:val="16"/>
                                  <w:szCs w:val="16"/>
                                </w:rPr>
                              </w:pPr>
                              <w:r w:rsidRPr="00B31B31">
                                <w:rPr>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113E5D" id="Rectángulo: esquinas redondeadas 107" o:spid="_x0000_s1082" style="position:absolute;left:0;text-align:left;margin-left:48pt;margin-top:11.95pt;width:21.75pt;height:20.2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" fillcolor="#212934 [1615]" strokecolor="#44546a [3215]" strokeweight="1.5pt">
                  <v:stroke joinstyle="miter"/>
                  <v:textbox>
                    <w:txbxContent>
                      <w:p w14:paraId="6504B494" w14:textId="77777777" w:rsidR="007D13AF" w:rsidRPr="00B31B31" w:rsidRDefault="007D13AF" w:rsidP="00381C0A">
                        <w:pPr>
                          <w:ind w:firstLine="0"/>
                          <w:jc w:val="center"/>
                          <w:rPr>
                            <w:sz w:val="16"/>
                            <w:szCs w:val="16"/>
                          </w:rPr>
                        </w:pPr>
                        <w:r w:rsidRPr="00B31B31">
                          <w:rPr>
                            <w:sz w:val="20"/>
                            <w:szCs w:val="20"/>
                          </w:rPr>
                          <w:t>1</w:t>
                        </w:r>
                      </w:p>
                    </w:txbxContent>
                  </v:textbox>
                </v:roundrect>
              </w:pict>
            </mc:Fallback>
          </mc:AlternateContent>
        </w:r>
      </w:ins>
      <w:ins w:id="1854" w:author="Andrea del Nido García" w:date="2020-05-11T20:26:00Z">
        <w:r>
          <w:rPr>
            <w:noProof/>
            <w:lang w:eastAsia="es-ES"/>
          </w:rPr>
          <mc:AlternateContent>
            <mc:Choice Requires="wps">
              <w:drawing>
                <wp:anchor distT="0" distB="0" distL="114300" distR="114300" simplePos="0" relativeHeight="251793408" behindDoc="1" locked="0" layoutInCell="1" allowOverlap="1" wp14:anchorId="30550D72" wp14:editId="7F8CE10D">
                  <wp:simplePos x="0" y="0"/>
                  <wp:positionH relativeFrom="margin">
                    <wp:posOffset>1167765</wp:posOffset>
                  </wp:positionH>
                  <wp:positionV relativeFrom="paragraph">
                    <wp:posOffset>92710</wp:posOffset>
                  </wp:positionV>
                  <wp:extent cx="781050" cy="257175"/>
                  <wp:effectExtent l="0" t="0" r="0" b="9525"/>
                  <wp:wrapNone/>
                  <wp:docPr id="103" name="Cuadro de texto 103"/>
                  <wp:cNvGraphicFramePr/>
                  <a:graphic xmlns:a="http://schemas.openxmlformats.org/drawingml/2006/main">
                    <a:graphicData uri="http://schemas.microsoft.com/office/word/2010/wordprocessingShape">
                      <wps:wsp>
                        <wps:cNvSpPr txBox="1"/>
                        <wps:spPr>
                          <a:xfrm>
                            <a:off x="0" y="0"/>
                            <a:ext cx="781050" cy="257175"/>
                          </a:xfrm>
                          <a:prstGeom prst="rect">
                            <a:avLst/>
                          </a:prstGeom>
                          <a:solidFill>
                            <a:schemeClr val="lt1"/>
                          </a:solidFill>
                          <a:ln w="6350">
                            <a:noFill/>
                          </a:ln>
                        </wps:spPr>
                        <wps:txbx>
                          <w:txbxContent>
                            <w:p w14:paraId="655F9187" w14:textId="65DF634F" w:rsidR="007D13AF" w:rsidRDefault="007D13AF">
                              <w:pPr>
                                <w:ind w:firstLine="0"/>
                                <w:pPrChange w:id="1855" w:author="Andrea del Nido García" w:date="2020-05-11T20:27:00Z">
                                  <w:pPr/>
                                </w:pPrChange>
                              </w:pPr>
                              <w:ins w:id="1856" w:author="Andrea del Nido García" w:date="2020-05-11T20:26:00Z">
                                <w:r>
                                  <w:t>Conexión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550D72" id="Cuadro de texto 103" o:spid="_x0000_s1083" type="#_x0000_t202" style="position:absolute;left:0;text-align:left;margin-left:91.95pt;margin-top:7.3pt;width:61.5pt;height:20.25pt;z-index:-251523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" fillcolor="white [3201]" stroked="f" strokeweight=".5pt">
                  <v:textbox>
                    <w:txbxContent>
                      <w:p w14:paraId="655F9187" w14:textId="65DF634F" w:rsidR="007D13AF" w:rsidRDefault="007D13AF">
                        <w:pPr>
                          <w:ind w:firstLine="0"/>
                          <w:pPrChange w:id="1857" w:author="Andrea del Nido García" w:date="2020-05-11T20:27:00Z">
                            <w:pPr/>
                          </w:pPrChange>
                        </w:pPr>
                        <w:ins w:id="1858" w:author="Andrea del Nido García" w:date="2020-05-11T20:26:00Z">
                          <w:r>
                            <w:t>Conexión</w:t>
                          </w:r>
                        </w:ins>
                      </w:p>
                    </w:txbxContent>
                  </v:textbox>
                  <w10:wrap anchorx="margin"/>
                </v:shape>
              </w:pict>
            </mc:Fallback>
          </mc:AlternateContent>
        </w:r>
      </w:ins>
      <w:ins w:id="1859" w:author="Andrea del Nido García" w:date="2020-05-11T20:20:00Z">
        <w:r w:rsidR="008B701E">
          <w:rPr>
            <w:noProof/>
            <w:lang w:eastAsia="es-ES"/>
          </w:rPr>
          <mc:AlternateContent>
            <mc:Choice Requires="wps">
              <w:drawing>
                <wp:anchor distT="0" distB="0" distL="114300" distR="114300" simplePos="0" relativeHeight="251783168" behindDoc="0" locked="0" layoutInCell="1" allowOverlap="1" wp14:anchorId="34ECB5D2" wp14:editId="15D42D77">
                  <wp:simplePos x="0" y="0"/>
                  <wp:positionH relativeFrom="margin">
                    <wp:posOffset>2114550</wp:posOffset>
                  </wp:positionH>
                  <wp:positionV relativeFrom="paragraph">
                    <wp:posOffset>292735</wp:posOffset>
                  </wp:positionV>
                  <wp:extent cx="933450" cy="257175"/>
                  <wp:effectExtent l="0" t="0" r="0" b="0"/>
                  <wp:wrapNone/>
                  <wp:docPr id="95" name="Cuadro de texto 95"/>
                  <wp:cNvGraphicFramePr/>
                  <a:graphic xmlns:a="http://schemas.openxmlformats.org/drawingml/2006/main">
                    <a:graphicData uri="http://schemas.microsoft.com/office/word/2010/wordprocessingShape">
                      <wps:wsp>
                        <wps:cNvSpPr txBox="1"/>
                        <wps:spPr>
                          <a:xfrm>
                            <a:off x="0" y="0"/>
                            <a:ext cx="933450" cy="257175"/>
                          </a:xfrm>
                          <a:prstGeom prst="rect">
                            <a:avLst/>
                          </a:prstGeom>
                          <a:noFill/>
                          <a:ln w="6350">
                            <a:noFill/>
                          </a:ln>
                        </wps:spPr>
                        <wps:txbx>
                          <w:txbxContent>
                            <w:p w14:paraId="6C16B04F" w14:textId="521DFE2B" w:rsidR="007D13AF" w:rsidRPr="001F4596" w:rsidRDefault="007D13AF" w:rsidP="008B701E">
                              <w:pPr>
                                <w:rPr>
                                  <w:color w:val="FFFFFF" w:themeColor="background1"/>
                                  <w:rPrChange w:id="1860" w:author="Andrea del Nido García" w:date="2020-05-12T16:13:00Z">
                                    <w:rPr/>
                                  </w:rPrChange>
                                </w:rPr>
                              </w:pPr>
                              <w:proofErr w:type="spellStart"/>
                              <w:ins w:id="1861" w:author="Andrea del Nido García" w:date="2020-05-11T20:31:00Z">
                                <w:r w:rsidRPr="001F4596">
                                  <w:rPr>
                                    <w:color w:val="FFFFFF" w:themeColor="background1"/>
                                    <w:rPrChange w:id="1862" w:author="Andrea del Nido García" w:date="2020-05-12T16:13:00Z">
                                      <w:rPr/>
                                    </w:rPrChange>
                                  </w:rPr>
                                  <w:t>R</w:t>
                                </w:r>
                              </w:ins>
                              <w:ins w:id="1863" w:author="Andrea del Nido García" w:date="2020-05-11T20:21:00Z">
                                <w:r w:rsidRPr="001F4596">
                                  <w:rPr>
                                    <w:color w:val="FFFFFF" w:themeColor="background1"/>
                                    <w:rPrChange w:id="1864" w:author="Andrea del Nido García" w:date="2020-05-12T16:13:00Z">
                                      <w:rPr/>
                                    </w:rPrChange>
                                  </w:rPr>
                                  <w:t>outer</w:t>
                                </w:r>
                              </w:ins>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ECB5D2" id="Cuadro de texto 95" o:spid="_x0000_s1084" type="#_x0000_t202" style="position:absolute;left:0;text-align:left;margin-left:166.5pt;margin-top:23.05pt;width:73.5pt;height:20.2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" filled="f" stroked="f" strokeweight=".5pt">
                  <v:textbox>
                    <w:txbxContent>
                      <w:p w14:paraId="6C16B04F" w14:textId="521DFE2B" w:rsidR="007D13AF" w:rsidRPr="001F4596" w:rsidRDefault="007D13AF" w:rsidP="008B701E">
                        <w:pPr>
                          <w:rPr>
                            <w:color w:val="FFFFFF" w:themeColor="background1"/>
                            <w:rPrChange w:id="1865" w:author="Andrea del Nido García" w:date="2020-05-12T16:13:00Z">
                              <w:rPr/>
                            </w:rPrChange>
                          </w:rPr>
                        </w:pPr>
                        <w:proofErr w:type="spellStart"/>
                        <w:ins w:id="1866" w:author="Andrea del Nido García" w:date="2020-05-11T20:31:00Z">
                          <w:r w:rsidRPr="001F4596">
                            <w:rPr>
                              <w:color w:val="FFFFFF" w:themeColor="background1"/>
                              <w:rPrChange w:id="1867" w:author="Andrea del Nido García" w:date="2020-05-12T16:13:00Z">
                                <w:rPr/>
                              </w:rPrChange>
                            </w:rPr>
                            <w:t>R</w:t>
                          </w:r>
                        </w:ins>
                        <w:ins w:id="1868" w:author="Andrea del Nido García" w:date="2020-05-11T20:21:00Z">
                          <w:r w:rsidRPr="001F4596">
                            <w:rPr>
                              <w:color w:val="FFFFFF" w:themeColor="background1"/>
                              <w:rPrChange w:id="1869" w:author="Andrea del Nido García" w:date="2020-05-12T16:13:00Z">
                                <w:rPr/>
                              </w:rPrChange>
                            </w:rPr>
                            <w:t>outer</w:t>
                          </w:r>
                        </w:ins>
                        <w:proofErr w:type="spellEnd"/>
                      </w:p>
                    </w:txbxContent>
                  </v:textbox>
                  <w10:wrap anchorx="margin"/>
                </v:shape>
              </w:pict>
            </mc:Fallback>
          </mc:AlternateContent>
        </w:r>
      </w:ins>
      <w:ins w:id="1870" w:author="Andrea del Nido García" w:date="2020-05-11T20:17:00Z">
        <w:r w:rsidR="000D1130">
          <w:rPr>
            <w:noProof/>
            <w:lang w:eastAsia="es-ES"/>
          </w:rPr>
          <mc:AlternateContent>
            <mc:Choice Requires="wps">
              <w:drawing>
                <wp:anchor distT="0" distB="0" distL="114300" distR="114300" simplePos="0" relativeHeight="251781120" behindDoc="0" locked="0" layoutInCell="1" allowOverlap="1" wp14:anchorId="6E2E3DBA" wp14:editId="768D0356">
                  <wp:simplePos x="0" y="0"/>
                  <wp:positionH relativeFrom="margin">
                    <wp:posOffset>2205990</wp:posOffset>
                  </wp:positionH>
                  <wp:positionV relativeFrom="paragraph">
                    <wp:posOffset>159384</wp:posOffset>
                  </wp:positionV>
                  <wp:extent cx="914400" cy="485775"/>
                  <wp:effectExtent l="19050" t="19050" r="19050" b="28575"/>
                  <wp:wrapNone/>
                  <wp:docPr id="93" name="Rectángulo 93"/>
                  <wp:cNvGraphicFramePr/>
                  <a:graphic xmlns:a="http://schemas.openxmlformats.org/drawingml/2006/main">
                    <a:graphicData uri="http://schemas.microsoft.com/office/word/2010/wordprocessingShape">
                      <wps:wsp>
                        <wps:cNvSpPr/>
                        <wps:spPr>
                          <a:xfrm>
                            <a:off x="0" y="0"/>
                            <a:ext cx="914400" cy="485775"/>
                          </a:xfrm>
                          <a:prstGeom prst="rect">
                            <a:avLst/>
                          </a:prstGeom>
                          <a:solidFill>
                            <a:schemeClr val="tx2">
                              <a:lumMod val="60000"/>
                              <a:lumOff val="40000"/>
                            </a:schemeClr>
                          </a:solidFill>
                          <a:ln w="28575">
                            <a:solidFill>
                              <a:schemeClr val="tx2">
                                <a:lumMod val="50000"/>
                              </a:schemeClr>
                            </a:solidFill>
                          </a:ln>
                        </wps:spPr>
                        <wps:style>
                          <a:lnRef idx="1">
                            <a:schemeClr val="accent5"/>
                          </a:lnRef>
                          <a:fillRef idx="2">
                            <a:schemeClr val="accent5"/>
                          </a:fillRef>
                          <a:effectRef idx="1">
                            <a:schemeClr val="accent5"/>
                          </a:effectRef>
                          <a:fontRef idx="minor">
                            <a:schemeClr val="dk1"/>
                          </a:fontRef>
                        </wps:style>
                        <wps:txbx>
                          <w:txbxContent>
                            <w:p w14:paraId="2DD50038" w14:textId="7D9C3127" w:rsidR="007D13AF" w:rsidRDefault="007D13AF">
                              <w:pPr>
                                <w:jc w:val="center"/>
                                <w:pPrChange w:id="1871" w:author="Andrea del Nido García" w:date="2020-05-11T20:19:00Z">
                                  <w:pPr/>
                                </w:pPrChang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2E3DBA" id="Rectángulo 93" o:spid="_x0000_s1085" style="position:absolute;left:0;text-align:left;margin-left:173.7pt;margin-top:12.55pt;width:1in;height:38.2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" fillcolor="#8496b0 [1951]" strokecolor="#212934 [1615]" strokeweight="2.25pt">
                  <v:textbox>
                    <w:txbxContent>
                      <w:p w14:paraId="2DD50038" w14:textId="7D9C3127" w:rsidR="007D13AF" w:rsidRDefault="007D13AF">
                        <w:pPr>
                          <w:jc w:val="center"/>
                          <w:pPrChange w:id="1872" w:author="Andrea del Nido García" w:date="2020-05-11T20:19:00Z">
                            <w:pPr/>
                          </w:pPrChange>
                        </w:pPr>
                      </w:p>
                    </w:txbxContent>
                  </v:textbox>
                  <w10:wrap anchorx="margin"/>
                </v:rect>
              </w:pict>
            </mc:Fallback>
          </mc:AlternateContent>
        </w:r>
      </w:ins>
    </w:p>
    <w:p w14:paraId="24FC84AF" w14:textId="58CF81AA" w:rsidR="005D2822" w:rsidRDefault="00324887" w:rsidP="00E60299">
      <w:pPr>
        <w:rPr>
          <w:ins w:id="1873" w:author="Andrea del Nido García" w:date="2020-05-11T20:00:00Z"/>
          <w:lang w:eastAsia="es-ES"/>
        </w:rPr>
      </w:pPr>
      <w:ins w:id="1874" w:author="Andrea del Nido García" w:date="2020-05-11T20:15:00Z">
        <w:r>
          <w:rPr>
            <w:noProof/>
          </w:rPr>
          <w:drawing>
            <wp:anchor distT="0" distB="0" distL="114300" distR="114300" simplePos="0" relativeHeight="251778048" behindDoc="1" locked="0" layoutInCell="1" allowOverlap="1" wp14:anchorId="2DC30109" wp14:editId="7E1B0674">
              <wp:simplePos x="0" y="0"/>
              <wp:positionH relativeFrom="margin">
                <wp:posOffset>4485640</wp:posOffset>
              </wp:positionH>
              <wp:positionV relativeFrom="paragraph">
                <wp:posOffset>7620</wp:posOffset>
              </wp:positionV>
              <wp:extent cx="962897" cy="1618936"/>
              <wp:effectExtent l="0" t="0" r="8890" b="635"/>
              <wp:wrapNone/>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cstate="print">
                        <a:duotone>
                          <a:prstClr val="black"/>
                          <a:schemeClr val="tx2">
                            <a:tint val="45000"/>
                            <a:satMod val="400000"/>
                          </a:schemeClr>
                        </a:duotone>
                        <a:extLst>
                          <a:ext uri="{28A0092B-C50C-407E-A947-70E740481C1C}">
                            <a14:useLocalDpi xmlns:a14="http://schemas.microsoft.com/office/drawing/2010/main" val="0"/>
                          </a:ext>
                        </a:extLst>
                      </a:blip>
                      <a:srcRect l="14130" t="7609" r="17391" b="9239"/>
                      <a:stretch/>
                    </pic:blipFill>
                    <pic:spPr bwMode="auto">
                      <a:xfrm>
                        <a:off x="0" y="0"/>
                        <a:ext cx="962897" cy="161893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1875" w:author="Andrea del Nido García" w:date="2020-05-11T20:00:00Z">
        <w:r w:rsidR="00381C0A">
          <w:rPr>
            <w:noProof/>
          </w:rPr>
          <w:drawing>
            <wp:anchor distT="0" distB="0" distL="114300" distR="114300" simplePos="0" relativeHeight="251774976" behindDoc="1" locked="0" layoutInCell="1" allowOverlap="1" wp14:anchorId="4488530B" wp14:editId="3FBE3DA6">
              <wp:simplePos x="0" y="0"/>
              <wp:positionH relativeFrom="column">
                <wp:posOffset>-527685</wp:posOffset>
              </wp:positionH>
              <wp:positionV relativeFrom="paragraph">
                <wp:posOffset>169545</wp:posOffset>
              </wp:positionV>
              <wp:extent cx="1200150" cy="1200150"/>
              <wp:effectExtent l="0" t="0" r="0" b="0"/>
              <wp:wrapNone/>
              <wp:docPr id="70" name="Imagen 70" descr="Móvil Teléfono Smartphone - Gráficos vectoriales gratis en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óvil Teléfono Smartphone - Gráficos vectoriales gratis en Pixabay"/>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a:ln>
                        <a:noFill/>
                      </a:ln>
                    </pic:spPr>
                  </pic:pic>
                </a:graphicData>
              </a:graphic>
              <wp14:sizeRelH relativeFrom="margin">
                <wp14:pctWidth>0</wp14:pctWidth>
              </wp14:sizeRelH>
              <wp14:sizeRelV relativeFrom="margin">
                <wp14:pctHeight>0</wp14:pctHeight>
              </wp14:sizeRelV>
            </wp:anchor>
          </w:drawing>
        </w:r>
      </w:ins>
      <w:ins w:id="1876" w:author="Andrea del Nido García" w:date="2020-05-11T20:22:00Z">
        <w:r w:rsidR="00A806AA">
          <w:rPr>
            <w:noProof/>
            <w:lang w:eastAsia="es-ES"/>
          </w:rPr>
          <mc:AlternateContent>
            <mc:Choice Requires="wps">
              <w:drawing>
                <wp:anchor distT="0" distB="0" distL="114300" distR="114300" simplePos="0" relativeHeight="251786240" behindDoc="0" locked="0" layoutInCell="1" allowOverlap="1" wp14:anchorId="7134CC5B" wp14:editId="19714123">
                  <wp:simplePos x="0" y="0"/>
                  <wp:positionH relativeFrom="column">
                    <wp:posOffset>1110615</wp:posOffset>
                  </wp:positionH>
                  <wp:positionV relativeFrom="paragraph">
                    <wp:posOffset>17145</wp:posOffset>
                  </wp:positionV>
                  <wp:extent cx="1028700" cy="0"/>
                  <wp:effectExtent l="0" t="95250" r="0" b="95250"/>
                  <wp:wrapNone/>
                  <wp:docPr id="97" name="Conector recto de flecha 97"/>
                  <wp:cNvGraphicFramePr/>
                  <a:graphic xmlns:a="http://schemas.openxmlformats.org/drawingml/2006/main">
                    <a:graphicData uri="http://schemas.microsoft.com/office/word/2010/wordprocessingShape">
                      <wps:wsp>
                        <wps:cNvCnPr/>
                        <wps:spPr>
                          <a:xfrm>
                            <a:off x="0" y="0"/>
                            <a:ext cx="1028700" cy="0"/>
                          </a:xfrm>
                          <a:prstGeom prst="straightConnector1">
                            <a:avLst/>
                          </a:prstGeom>
                          <a:ln w="38100">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B02D0D" id="Conector recto de flecha 97" o:spid="_x0000_s1026" type="#_x0000_t32" style="position:absolute;margin-left:87.45pt;margin-top:1.35pt;width:81pt;height:0;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" strokecolor="#44546a [3215]" strokeweight="3pt">
                  <v:stroke endarrow="block" joinstyle="miter"/>
                </v:shape>
              </w:pict>
            </mc:Fallback>
          </mc:AlternateContent>
        </w:r>
        <w:r w:rsidR="00A806AA">
          <w:rPr>
            <w:noProof/>
            <w:lang w:eastAsia="es-ES"/>
          </w:rPr>
          <mc:AlternateContent>
            <mc:Choice Requires="wps">
              <w:drawing>
                <wp:anchor distT="0" distB="0" distL="114300" distR="114300" simplePos="0" relativeHeight="251787264" behindDoc="0" locked="0" layoutInCell="1" allowOverlap="1" wp14:anchorId="0762BC86" wp14:editId="28DC9064">
                  <wp:simplePos x="0" y="0"/>
                  <wp:positionH relativeFrom="column">
                    <wp:posOffset>2055495</wp:posOffset>
                  </wp:positionH>
                  <wp:positionV relativeFrom="paragraph">
                    <wp:posOffset>226695</wp:posOffset>
                  </wp:positionV>
                  <wp:extent cx="45719" cy="619125"/>
                  <wp:effectExtent l="304800" t="19050" r="50165" b="66675"/>
                  <wp:wrapNone/>
                  <wp:docPr id="98" name="Conector: curvado 98"/>
                  <wp:cNvGraphicFramePr/>
                  <a:graphic xmlns:a="http://schemas.openxmlformats.org/drawingml/2006/main">
                    <a:graphicData uri="http://schemas.microsoft.com/office/word/2010/wordprocessingShape">
                      <wps:wsp>
                        <wps:cNvCnPr/>
                        <wps:spPr>
                          <a:xfrm flipH="1">
                            <a:off x="0" y="0"/>
                            <a:ext cx="45719" cy="619125"/>
                          </a:xfrm>
                          <a:prstGeom prst="curvedConnector3">
                            <a:avLst>
                              <a:gd name="adj1" fmla="val 701713"/>
                            </a:avLst>
                          </a:prstGeom>
                          <a:ln w="38100">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716F38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98" o:spid="_x0000_s1026" type="#_x0000_t38" style="position:absolute;margin-left:161.85pt;margin-top:17.85pt;width:3.6pt;height:48.75pt;flip:x;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" adj="151570" strokecolor="#44546a [3215]" strokeweight="3pt">
                  <v:stroke endarrow="block" joinstyle="miter"/>
                </v:shape>
              </w:pict>
            </mc:Fallback>
          </mc:AlternateContent>
        </w:r>
      </w:ins>
      <w:ins w:id="1877" w:author="Andrea del Nido García" w:date="2020-05-11T20:12:00Z">
        <w:r w:rsidR="000D1130">
          <w:rPr>
            <w:noProof/>
            <w:lang w:eastAsia="es-ES"/>
          </w:rPr>
          <mc:AlternateContent>
            <mc:Choice Requires="wps">
              <w:drawing>
                <wp:anchor distT="0" distB="0" distL="114300" distR="114300" simplePos="0" relativeHeight="251777024" behindDoc="0" locked="0" layoutInCell="1" allowOverlap="1" wp14:anchorId="2B28AE0B" wp14:editId="4B7CCC6D">
                  <wp:simplePos x="0" y="0"/>
                  <wp:positionH relativeFrom="column">
                    <wp:posOffset>2205990</wp:posOffset>
                  </wp:positionH>
                  <wp:positionV relativeFrom="paragraph">
                    <wp:posOffset>312420</wp:posOffset>
                  </wp:positionV>
                  <wp:extent cx="914400" cy="1704975"/>
                  <wp:effectExtent l="19050" t="19050" r="19050" b="28575"/>
                  <wp:wrapNone/>
                  <wp:docPr id="89" name="Rectángulo 89"/>
                  <wp:cNvGraphicFramePr/>
                  <a:graphic xmlns:a="http://schemas.openxmlformats.org/drawingml/2006/main">
                    <a:graphicData uri="http://schemas.microsoft.com/office/word/2010/wordprocessingShape">
                      <wps:wsp>
                        <wps:cNvSpPr/>
                        <wps:spPr>
                          <a:xfrm>
                            <a:off x="0" y="0"/>
                            <a:ext cx="914400" cy="1704975"/>
                          </a:xfrm>
                          <a:prstGeom prst="rect">
                            <a:avLst/>
                          </a:prstGeom>
                          <a:solidFill>
                            <a:schemeClr val="tx2"/>
                          </a:solidFill>
                          <a:ln w="28575">
                            <a:solidFill>
                              <a:schemeClr val="tx2">
                                <a:lumMod val="50000"/>
                              </a:schemeClr>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2574C1" id="Rectángulo 89" o:spid="_x0000_s1026" style="position:absolute;margin-left:173.7pt;margin-top:24.6pt;width:1in;height:134.25pt;z-index:251777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" fillcolor="#44546a [3215]" strokecolor="#212934 [1615]" strokeweight="2.25pt"/>
              </w:pict>
            </mc:Fallback>
          </mc:AlternateContent>
        </w:r>
      </w:ins>
    </w:p>
    <w:p w14:paraId="1C193219" w14:textId="6DF753FA" w:rsidR="0036138D" w:rsidRDefault="00310CE6" w:rsidP="00E60299">
      <w:pPr>
        <w:rPr>
          <w:ins w:id="1878" w:author="Andrea del Nido García" w:date="2020-05-11T20:00:00Z"/>
          <w:lang w:eastAsia="es-ES"/>
        </w:rPr>
      </w:pPr>
      <w:ins w:id="1879" w:author="Andrea del Nido García" w:date="2020-05-11T20:35:00Z">
        <w:r>
          <w:rPr>
            <w:noProof/>
            <w:lang w:eastAsia="es-ES"/>
          </w:rPr>
          <mc:AlternateContent>
            <mc:Choice Requires="wps">
              <w:drawing>
                <wp:anchor distT="0" distB="0" distL="114300" distR="114300" simplePos="0" relativeHeight="251807744" behindDoc="0" locked="0" layoutInCell="1" allowOverlap="1" wp14:anchorId="0BE8D4E3" wp14:editId="2D61DB5D">
                  <wp:simplePos x="0" y="0"/>
                  <wp:positionH relativeFrom="column">
                    <wp:posOffset>3282315</wp:posOffset>
                  </wp:positionH>
                  <wp:positionV relativeFrom="paragraph">
                    <wp:posOffset>337185</wp:posOffset>
                  </wp:positionV>
                  <wp:extent cx="276225" cy="266700"/>
                  <wp:effectExtent l="0" t="0" r="28575" b="19050"/>
                  <wp:wrapNone/>
                  <wp:docPr id="110" name="Rectángulo: esquinas redondeadas 110"/>
                  <wp:cNvGraphicFramePr/>
                  <a:graphic xmlns:a="http://schemas.openxmlformats.org/drawingml/2006/main">
                    <a:graphicData uri="http://schemas.microsoft.com/office/word/2010/wordprocessingShape">
                      <wps:wsp>
                        <wps:cNvSpPr/>
                        <wps:spPr>
                          <a:xfrm>
                            <a:off x="0" y="0"/>
                            <a:ext cx="276225" cy="266700"/>
                          </a:xfrm>
                          <a:prstGeom prst="roundRect">
                            <a:avLst/>
                          </a:prstGeom>
                          <a:solidFill>
                            <a:schemeClr val="tx2">
                              <a:lumMod val="50000"/>
                            </a:schemeClr>
                          </a:solidFill>
                          <a:ln w="19050">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49803B" w14:textId="40CE829F" w:rsidR="007D13AF" w:rsidRPr="00B31B31" w:rsidRDefault="007D13AF" w:rsidP="00324887">
                              <w:pPr>
                                <w:ind w:firstLine="0"/>
                                <w:jc w:val="center"/>
                                <w:rPr>
                                  <w:sz w:val="16"/>
                                  <w:szCs w:val="16"/>
                                </w:rPr>
                              </w:pPr>
                              <w:ins w:id="1880" w:author="Andrea del Nido García" w:date="2020-05-11T20:36:00Z">
                                <w:r>
                                  <w:rPr>
                                    <w:sz w:val="20"/>
                                    <w:szCs w:val="20"/>
                                  </w:rPr>
                                  <w:t>4</w:t>
                                </w:r>
                              </w:ins>
                              <w:del w:id="1881" w:author="Andrea del Nido García" w:date="2020-05-11T20:36:00Z">
                                <w:r w:rsidRPr="00B31B31" w:rsidDel="00324887">
                                  <w:rPr>
                                    <w:sz w:val="20"/>
                                    <w:szCs w:val="20"/>
                                  </w:rPr>
                                  <w:delText>1</w:delText>
                                </w:r>
                              </w:del>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E8D4E3" id="Rectángulo: esquinas redondeadas 110" o:spid="_x0000_s1086" style="position:absolute;left:0;text-align:left;margin-left:258.45pt;margin-top:26.55pt;width:21.75pt;height:21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" fillcolor="#212934 [1615]" strokecolor="#44546a [3215]" strokeweight="1.5pt">
                  <v:stroke joinstyle="miter"/>
                  <v:textbox>
                    <w:txbxContent>
                      <w:p w14:paraId="3849803B" w14:textId="40CE829F" w:rsidR="007D13AF" w:rsidRPr="00B31B31" w:rsidRDefault="007D13AF" w:rsidP="00324887">
                        <w:pPr>
                          <w:ind w:firstLine="0"/>
                          <w:jc w:val="center"/>
                          <w:rPr>
                            <w:sz w:val="16"/>
                            <w:szCs w:val="16"/>
                          </w:rPr>
                        </w:pPr>
                        <w:ins w:id="1882" w:author="Andrea del Nido García" w:date="2020-05-11T20:36:00Z">
                          <w:r>
                            <w:rPr>
                              <w:sz w:val="20"/>
                              <w:szCs w:val="20"/>
                            </w:rPr>
                            <w:t>4</w:t>
                          </w:r>
                        </w:ins>
                        <w:del w:id="1883" w:author="Andrea del Nido García" w:date="2020-05-11T20:36:00Z">
                          <w:r w:rsidRPr="00B31B31" w:rsidDel="00324887">
                            <w:rPr>
                              <w:sz w:val="20"/>
                              <w:szCs w:val="20"/>
                            </w:rPr>
                            <w:delText>1</w:delText>
                          </w:r>
                        </w:del>
                      </w:p>
                    </w:txbxContent>
                  </v:textbox>
                </v:roundrect>
              </w:pict>
            </mc:Fallback>
          </mc:AlternateContent>
        </w:r>
      </w:ins>
      <w:ins w:id="1884" w:author="Andrea del Nido García" w:date="2020-05-11T20:33:00Z">
        <w:r w:rsidR="00381C0A">
          <w:rPr>
            <w:noProof/>
            <w:lang w:eastAsia="es-ES"/>
          </w:rPr>
          <mc:AlternateContent>
            <mc:Choice Requires="wps">
              <w:drawing>
                <wp:anchor distT="0" distB="0" distL="114300" distR="114300" simplePos="0" relativeHeight="251803648" behindDoc="0" locked="0" layoutInCell="1" allowOverlap="1" wp14:anchorId="3368D7D3" wp14:editId="4F4176F0">
                  <wp:simplePos x="0" y="0"/>
                  <wp:positionH relativeFrom="column">
                    <wp:posOffset>605790</wp:posOffset>
                  </wp:positionH>
                  <wp:positionV relativeFrom="paragraph">
                    <wp:posOffset>89535</wp:posOffset>
                  </wp:positionV>
                  <wp:extent cx="276225" cy="295275"/>
                  <wp:effectExtent l="0" t="0" r="28575" b="28575"/>
                  <wp:wrapNone/>
                  <wp:docPr id="108" name="Rectángulo: esquinas redondeadas 108"/>
                  <wp:cNvGraphicFramePr/>
                  <a:graphic xmlns:a="http://schemas.openxmlformats.org/drawingml/2006/main">
                    <a:graphicData uri="http://schemas.microsoft.com/office/word/2010/wordprocessingShape">
                      <wps:wsp>
                        <wps:cNvSpPr/>
                        <wps:spPr>
                          <a:xfrm>
                            <a:off x="0" y="0"/>
                            <a:ext cx="276225" cy="295275"/>
                          </a:xfrm>
                          <a:prstGeom prst="roundRect">
                            <a:avLst/>
                          </a:prstGeom>
                          <a:solidFill>
                            <a:schemeClr val="tx2">
                              <a:lumMod val="50000"/>
                            </a:schemeClr>
                          </a:solidFill>
                          <a:ln w="19050">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05670C" w14:textId="2C3A3D97" w:rsidR="007D13AF" w:rsidRPr="00B31B31" w:rsidRDefault="007D13AF" w:rsidP="00381C0A">
                              <w:pPr>
                                <w:ind w:firstLine="0"/>
                                <w:jc w:val="center"/>
                                <w:rPr>
                                  <w:sz w:val="16"/>
                                  <w:szCs w:val="16"/>
                                </w:rPr>
                              </w:pPr>
                              <w:ins w:id="1885" w:author="Andrea del Nido García" w:date="2020-05-11T20:34:00Z">
                                <w:r>
                                  <w:rPr>
                                    <w:sz w:val="20"/>
                                    <w:szCs w:val="20"/>
                                  </w:rPr>
                                  <w:t>2</w:t>
                                </w:r>
                              </w:ins>
                              <w:del w:id="1886" w:author="Andrea del Nido García" w:date="2020-05-11T20:34:00Z">
                                <w:r w:rsidRPr="00B31B31" w:rsidDel="00381C0A">
                                  <w:rPr>
                                    <w:sz w:val="20"/>
                                    <w:szCs w:val="20"/>
                                  </w:rPr>
                                  <w:delText>1</w:delText>
                                </w:r>
                              </w:del>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68D7D3" id="Rectángulo: esquinas redondeadas 108" o:spid="_x0000_s1087" style="position:absolute;left:0;text-align:left;margin-left:47.7pt;margin-top:7.05pt;width:21.75pt;height:23.2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" fillcolor="#212934 [1615]" strokecolor="#44546a [3215]" strokeweight="1.5pt">
                  <v:stroke joinstyle="miter"/>
                  <v:textbox>
                    <w:txbxContent>
                      <w:p w14:paraId="4705670C" w14:textId="2C3A3D97" w:rsidR="007D13AF" w:rsidRPr="00B31B31" w:rsidRDefault="007D13AF" w:rsidP="00381C0A">
                        <w:pPr>
                          <w:ind w:firstLine="0"/>
                          <w:jc w:val="center"/>
                          <w:rPr>
                            <w:sz w:val="16"/>
                            <w:szCs w:val="16"/>
                          </w:rPr>
                        </w:pPr>
                        <w:ins w:id="1887" w:author="Andrea del Nido García" w:date="2020-05-11T20:34:00Z">
                          <w:r>
                            <w:rPr>
                              <w:sz w:val="20"/>
                              <w:szCs w:val="20"/>
                            </w:rPr>
                            <w:t>2</w:t>
                          </w:r>
                        </w:ins>
                        <w:del w:id="1888" w:author="Andrea del Nido García" w:date="2020-05-11T20:34:00Z">
                          <w:r w:rsidRPr="00B31B31" w:rsidDel="00381C0A">
                            <w:rPr>
                              <w:sz w:val="20"/>
                              <w:szCs w:val="20"/>
                            </w:rPr>
                            <w:delText>1</w:delText>
                          </w:r>
                        </w:del>
                      </w:p>
                    </w:txbxContent>
                  </v:textbox>
                </v:roundrect>
              </w:pict>
            </mc:Fallback>
          </mc:AlternateContent>
        </w:r>
      </w:ins>
      <w:ins w:id="1889" w:author="Andrea del Nido García" w:date="2020-05-11T20:26:00Z">
        <w:r w:rsidR="00B02BE6">
          <w:rPr>
            <w:noProof/>
            <w:lang w:eastAsia="es-ES"/>
          </w:rPr>
          <mc:AlternateContent>
            <mc:Choice Requires="wps">
              <w:drawing>
                <wp:anchor distT="0" distB="0" distL="114300" distR="114300" simplePos="0" relativeHeight="251795456" behindDoc="1" locked="0" layoutInCell="1" allowOverlap="1" wp14:anchorId="461F5813" wp14:editId="1D7CA5AA">
                  <wp:simplePos x="0" y="0"/>
                  <wp:positionH relativeFrom="margin">
                    <wp:posOffset>882015</wp:posOffset>
                  </wp:positionH>
                  <wp:positionV relativeFrom="paragraph">
                    <wp:posOffset>74295</wp:posOffset>
                  </wp:positionV>
                  <wp:extent cx="990600" cy="257175"/>
                  <wp:effectExtent l="0" t="0" r="0" b="9525"/>
                  <wp:wrapNone/>
                  <wp:docPr id="104" name="Cuadro de texto 104"/>
                  <wp:cNvGraphicFramePr/>
                  <a:graphic xmlns:a="http://schemas.openxmlformats.org/drawingml/2006/main">
                    <a:graphicData uri="http://schemas.microsoft.com/office/word/2010/wordprocessingShape">
                      <wps:wsp>
                        <wps:cNvSpPr txBox="1"/>
                        <wps:spPr>
                          <a:xfrm>
                            <a:off x="0" y="0"/>
                            <a:ext cx="990600" cy="257175"/>
                          </a:xfrm>
                          <a:prstGeom prst="rect">
                            <a:avLst/>
                          </a:prstGeom>
                          <a:solidFill>
                            <a:schemeClr val="lt1"/>
                          </a:solidFill>
                          <a:ln w="6350">
                            <a:noFill/>
                          </a:ln>
                        </wps:spPr>
                        <wps:txbx>
                          <w:txbxContent>
                            <w:p w14:paraId="5D57FC4D" w14:textId="3798D803" w:rsidR="007D13AF" w:rsidRDefault="007D13AF">
                              <w:pPr>
                                <w:ind w:firstLine="0"/>
                                <w:jc w:val="center"/>
                                <w:pPrChange w:id="1890" w:author="Andrea del Nido García" w:date="2020-05-11T20:27:00Z">
                                  <w:pPr/>
                                </w:pPrChange>
                              </w:pPr>
                              <w:ins w:id="1891" w:author="Andrea del Nido García" w:date="2020-05-11T20:27:00Z">
                                <w:r>
                                  <w:t>Redirección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1F5813" id="Cuadro de texto 104" o:spid="_x0000_s1088" type="#_x0000_t202" style="position:absolute;left:0;text-align:left;margin-left:69.45pt;margin-top:5.85pt;width:78pt;height:20.25pt;z-index:-251521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" fillcolor="white [3201]" stroked="f" strokeweight=".5pt">
                  <v:textbox>
                    <w:txbxContent>
                      <w:p w14:paraId="5D57FC4D" w14:textId="3798D803" w:rsidR="007D13AF" w:rsidRDefault="007D13AF">
                        <w:pPr>
                          <w:ind w:firstLine="0"/>
                          <w:jc w:val="center"/>
                          <w:pPrChange w:id="1892" w:author="Andrea del Nido García" w:date="2020-05-11T20:27:00Z">
                            <w:pPr/>
                          </w:pPrChange>
                        </w:pPr>
                        <w:ins w:id="1893" w:author="Andrea del Nido García" w:date="2020-05-11T20:27:00Z">
                          <w:r>
                            <w:t>Redirección</w:t>
                          </w:r>
                        </w:ins>
                      </w:p>
                    </w:txbxContent>
                  </v:textbox>
                  <w10:wrap anchorx="margin"/>
                </v:shape>
              </w:pict>
            </mc:Fallback>
          </mc:AlternateContent>
        </w:r>
      </w:ins>
    </w:p>
    <w:p w14:paraId="59E7BE0A" w14:textId="5D8BF56B" w:rsidR="0036138D" w:rsidRDefault="00310CE6" w:rsidP="00E60299">
      <w:pPr>
        <w:rPr>
          <w:ins w:id="1894" w:author="Andrea del Nido García" w:date="2020-05-11T20:00:00Z"/>
          <w:lang w:eastAsia="es-ES"/>
        </w:rPr>
      </w:pPr>
      <w:ins w:id="1895" w:author="Andrea del Nido García" w:date="2020-05-11T20:29:00Z">
        <w:r>
          <w:rPr>
            <w:noProof/>
            <w:lang w:eastAsia="es-ES"/>
          </w:rPr>
          <mc:AlternateContent>
            <mc:Choice Requires="wps">
              <w:drawing>
                <wp:anchor distT="0" distB="0" distL="114300" distR="114300" simplePos="0" relativeHeight="251799552" behindDoc="1" locked="0" layoutInCell="1" allowOverlap="1" wp14:anchorId="24CBA5C7" wp14:editId="00D66279">
                  <wp:simplePos x="0" y="0"/>
                  <wp:positionH relativeFrom="margin">
                    <wp:posOffset>3310890</wp:posOffset>
                  </wp:positionH>
                  <wp:positionV relativeFrom="paragraph">
                    <wp:posOffset>17780</wp:posOffset>
                  </wp:positionV>
                  <wp:extent cx="933450" cy="257175"/>
                  <wp:effectExtent l="0" t="0" r="0" b="9525"/>
                  <wp:wrapNone/>
                  <wp:docPr id="106" name="Cuadro de texto 106"/>
                  <wp:cNvGraphicFramePr/>
                  <a:graphic xmlns:a="http://schemas.openxmlformats.org/drawingml/2006/main">
                    <a:graphicData uri="http://schemas.microsoft.com/office/word/2010/wordprocessingShape">
                      <wps:wsp>
                        <wps:cNvSpPr txBox="1"/>
                        <wps:spPr>
                          <a:xfrm>
                            <a:off x="0" y="0"/>
                            <a:ext cx="933450" cy="257175"/>
                          </a:xfrm>
                          <a:prstGeom prst="rect">
                            <a:avLst/>
                          </a:prstGeom>
                          <a:solidFill>
                            <a:schemeClr val="lt1"/>
                          </a:solidFill>
                          <a:ln w="6350">
                            <a:noFill/>
                          </a:ln>
                        </wps:spPr>
                        <wps:txbx>
                          <w:txbxContent>
                            <w:p w14:paraId="4994D4DB" w14:textId="599234AB" w:rsidR="007D13AF" w:rsidRDefault="007D13AF" w:rsidP="00F33F90">
                              <w:ins w:id="1896" w:author="Andrea del Nido García" w:date="2020-05-11T20:29:00Z">
                                <w:r>
                                  <w:t>Petición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CBA5C7" id="Cuadro de texto 106" o:spid="_x0000_s1089" type="#_x0000_t202" style="position:absolute;left:0;text-align:left;margin-left:260.7pt;margin-top:1.4pt;width:73.5pt;height:20.25pt;z-index:-251516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" fillcolor="white [3201]" stroked="f" strokeweight=".5pt">
                  <v:textbox>
                    <w:txbxContent>
                      <w:p w14:paraId="4994D4DB" w14:textId="599234AB" w:rsidR="007D13AF" w:rsidRDefault="007D13AF" w:rsidP="00F33F90">
                        <w:ins w:id="1897" w:author="Andrea del Nido García" w:date="2020-05-11T20:29:00Z">
                          <w:r>
                            <w:t>Petición</w:t>
                          </w:r>
                        </w:ins>
                      </w:p>
                    </w:txbxContent>
                  </v:textbox>
                  <w10:wrap anchorx="margin"/>
                </v:shape>
              </w:pict>
            </mc:Fallback>
          </mc:AlternateContent>
        </w:r>
      </w:ins>
      <w:ins w:id="1898" w:author="Andrea del Nido García" w:date="2020-05-11T20:24:00Z">
        <w:r>
          <w:rPr>
            <w:noProof/>
            <w:lang w:eastAsia="es-ES"/>
          </w:rPr>
          <mc:AlternateContent>
            <mc:Choice Requires="wps">
              <w:drawing>
                <wp:anchor distT="0" distB="0" distL="114300" distR="114300" simplePos="0" relativeHeight="251789312" behindDoc="0" locked="0" layoutInCell="1" allowOverlap="1" wp14:anchorId="4E5FA289" wp14:editId="3E5292CC">
                  <wp:simplePos x="0" y="0"/>
                  <wp:positionH relativeFrom="column">
                    <wp:posOffset>3262630</wp:posOffset>
                  </wp:positionH>
                  <wp:positionV relativeFrom="paragraph">
                    <wp:posOffset>331470</wp:posOffset>
                  </wp:positionV>
                  <wp:extent cx="1133475" cy="0"/>
                  <wp:effectExtent l="0" t="95250" r="0" b="95250"/>
                  <wp:wrapNone/>
                  <wp:docPr id="101" name="Conector recto de flecha 101"/>
                  <wp:cNvGraphicFramePr/>
                  <a:graphic xmlns:a="http://schemas.openxmlformats.org/drawingml/2006/main">
                    <a:graphicData uri="http://schemas.microsoft.com/office/word/2010/wordprocessingShape">
                      <wps:wsp>
                        <wps:cNvCnPr/>
                        <wps:spPr>
                          <a:xfrm>
                            <a:off x="0" y="0"/>
                            <a:ext cx="1133475" cy="0"/>
                          </a:xfrm>
                          <a:prstGeom prst="straightConnector1">
                            <a:avLst/>
                          </a:prstGeom>
                          <a:ln w="38100">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A4FA03" id="Conector recto de flecha 101" o:spid="_x0000_s1026" type="#_x0000_t32" style="position:absolute;margin-left:256.9pt;margin-top:26.1pt;width:89.25pt;height:0;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" strokecolor="#44546a [3215]" strokeweight="3pt">
                  <v:stroke endarrow="block" joinstyle="miter"/>
                </v:shape>
              </w:pict>
            </mc:Fallback>
          </mc:AlternateContent>
        </w:r>
      </w:ins>
      <w:ins w:id="1899" w:author="Andrea del Nido García" w:date="2020-05-11T20:21:00Z">
        <w:r w:rsidR="009F5300">
          <w:rPr>
            <w:noProof/>
            <w:lang w:eastAsia="es-ES"/>
          </w:rPr>
          <mc:AlternateContent>
            <mc:Choice Requires="wps">
              <w:drawing>
                <wp:anchor distT="0" distB="0" distL="114300" distR="114300" simplePos="0" relativeHeight="251785216" behindDoc="0" locked="0" layoutInCell="1" allowOverlap="1" wp14:anchorId="522B85C3" wp14:editId="4F8234F9">
                  <wp:simplePos x="0" y="0"/>
                  <wp:positionH relativeFrom="margin">
                    <wp:posOffset>2005330</wp:posOffset>
                  </wp:positionH>
                  <wp:positionV relativeFrom="paragraph">
                    <wp:posOffset>274955</wp:posOffset>
                  </wp:positionV>
                  <wp:extent cx="1095375" cy="257175"/>
                  <wp:effectExtent l="0" t="0" r="0" b="0"/>
                  <wp:wrapNone/>
                  <wp:docPr id="96" name="Cuadro de texto 96"/>
                  <wp:cNvGraphicFramePr/>
                  <a:graphic xmlns:a="http://schemas.openxmlformats.org/drawingml/2006/main">
                    <a:graphicData uri="http://schemas.microsoft.com/office/word/2010/wordprocessingShape">
                      <wps:wsp>
                        <wps:cNvSpPr txBox="1"/>
                        <wps:spPr>
                          <a:xfrm>
                            <a:off x="0" y="0"/>
                            <a:ext cx="1095375" cy="257175"/>
                          </a:xfrm>
                          <a:prstGeom prst="rect">
                            <a:avLst/>
                          </a:prstGeom>
                          <a:noFill/>
                          <a:ln w="6350">
                            <a:noFill/>
                          </a:ln>
                        </wps:spPr>
                        <wps:txbx>
                          <w:txbxContent>
                            <w:p w14:paraId="649D1664" w14:textId="407CDEDE" w:rsidR="007D13AF" w:rsidRPr="001F4596" w:rsidRDefault="007D13AF" w:rsidP="009F5300">
                              <w:pPr>
                                <w:rPr>
                                  <w:color w:val="FFFFFF" w:themeColor="background1"/>
                                  <w:rPrChange w:id="1900" w:author="Andrea del Nido García" w:date="2020-05-12T16:13:00Z">
                                    <w:rPr/>
                                  </w:rPrChange>
                                </w:rPr>
                              </w:pPr>
                              <w:proofErr w:type="spellStart"/>
                              <w:ins w:id="1901" w:author="Andrea del Nido García" w:date="2020-05-11T20:21:00Z">
                                <w:r w:rsidRPr="001F4596">
                                  <w:rPr>
                                    <w:color w:val="FFFFFF" w:themeColor="background1"/>
                                    <w:rPrChange w:id="1902" w:author="Andrea del Nido García" w:date="2020-05-12T16:13:00Z">
                                      <w:rPr/>
                                    </w:rPrChange>
                                  </w:rPr>
                                  <w:t>mitmproxy</w:t>
                                </w:r>
                              </w:ins>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2B85C3" id="Cuadro de texto 96" o:spid="_x0000_s1090" type="#_x0000_t202" style="position:absolute;left:0;text-align:left;margin-left:157.9pt;margin-top:21.65pt;width:86.25pt;height:20.25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" filled="f" stroked="f" strokeweight=".5pt">
                  <v:textbox>
                    <w:txbxContent>
                      <w:p w14:paraId="649D1664" w14:textId="407CDEDE" w:rsidR="007D13AF" w:rsidRPr="001F4596" w:rsidRDefault="007D13AF" w:rsidP="009F5300">
                        <w:pPr>
                          <w:rPr>
                            <w:color w:val="FFFFFF" w:themeColor="background1"/>
                            <w:rPrChange w:id="1903" w:author="Andrea del Nido García" w:date="2020-05-12T16:13:00Z">
                              <w:rPr/>
                            </w:rPrChange>
                          </w:rPr>
                        </w:pPr>
                        <w:proofErr w:type="spellStart"/>
                        <w:ins w:id="1904" w:author="Andrea del Nido García" w:date="2020-05-11T20:21:00Z">
                          <w:r w:rsidRPr="001F4596">
                            <w:rPr>
                              <w:color w:val="FFFFFF" w:themeColor="background1"/>
                              <w:rPrChange w:id="1905" w:author="Andrea del Nido García" w:date="2020-05-12T16:13:00Z">
                                <w:rPr/>
                              </w:rPrChange>
                            </w:rPr>
                            <w:t>mitmproxy</w:t>
                          </w:r>
                        </w:ins>
                        <w:proofErr w:type="spellEnd"/>
                      </w:p>
                    </w:txbxContent>
                  </v:textbox>
                  <w10:wrap anchorx="margin"/>
                </v:shape>
              </w:pict>
            </mc:Fallback>
          </mc:AlternateContent>
        </w:r>
      </w:ins>
    </w:p>
    <w:p w14:paraId="0EF05A92" w14:textId="1A147A66" w:rsidR="0036138D" w:rsidRDefault="00310CE6" w:rsidP="00E60299">
      <w:pPr>
        <w:rPr>
          <w:ins w:id="1906" w:author="Andrea del Nido García" w:date="2020-05-11T20:00:00Z"/>
          <w:lang w:eastAsia="es-ES"/>
        </w:rPr>
      </w:pPr>
      <w:ins w:id="1907" w:author="Andrea del Nido García" w:date="2020-05-11T20:34:00Z">
        <w:r>
          <w:rPr>
            <w:noProof/>
            <w:lang w:eastAsia="es-ES"/>
          </w:rPr>
          <mc:AlternateContent>
            <mc:Choice Requires="wps">
              <w:drawing>
                <wp:anchor distT="0" distB="0" distL="114300" distR="114300" simplePos="0" relativeHeight="251805696" behindDoc="0" locked="0" layoutInCell="1" allowOverlap="1" wp14:anchorId="1E7C9114" wp14:editId="5137126B">
                  <wp:simplePos x="0" y="0"/>
                  <wp:positionH relativeFrom="column">
                    <wp:posOffset>624840</wp:posOffset>
                  </wp:positionH>
                  <wp:positionV relativeFrom="paragraph">
                    <wp:posOffset>80645</wp:posOffset>
                  </wp:positionV>
                  <wp:extent cx="276225" cy="285750"/>
                  <wp:effectExtent l="0" t="0" r="28575" b="19050"/>
                  <wp:wrapNone/>
                  <wp:docPr id="109" name="Rectángulo: esquinas redondeadas 109"/>
                  <wp:cNvGraphicFramePr/>
                  <a:graphic xmlns:a="http://schemas.openxmlformats.org/drawingml/2006/main">
                    <a:graphicData uri="http://schemas.microsoft.com/office/word/2010/wordprocessingShape">
                      <wps:wsp>
                        <wps:cNvSpPr/>
                        <wps:spPr>
                          <a:xfrm>
                            <a:off x="0" y="0"/>
                            <a:ext cx="276225" cy="285750"/>
                          </a:xfrm>
                          <a:prstGeom prst="roundRect">
                            <a:avLst/>
                          </a:prstGeom>
                          <a:solidFill>
                            <a:schemeClr val="tx2">
                              <a:lumMod val="50000"/>
                            </a:schemeClr>
                          </a:solidFill>
                          <a:ln w="19050">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9D47DB" w14:textId="0005D515" w:rsidR="007D13AF" w:rsidRPr="00B31B31" w:rsidRDefault="007D13AF" w:rsidP="00D90589">
                              <w:pPr>
                                <w:ind w:firstLine="0"/>
                                <w:jc w:val="center"/>
                                <w:rPr>
                                  <w:sz w:val="16"/>
                                  <w:szCs w:val="16"/>
                                </w:rPr>
                              </w:pPr>
                              <w:ins w:id="1908" w:author="Andrea del Nido García" w:date="2020-05-11T20:35:00Z">
                                <w:r>
                                  <w:rPr>
                                    <w:sz w:val="20"/>
                                    <w:szCs w:val="20"/>
                                  </w:rPr>
                                  <w:t>3</w:t>
                                </w:r>
                              </w:ins>
                              <w:del w:id="1909" w:author="Andrea del Nido García" w:date="2020-05-11T20:35:00Z">
                                <w:r w:rsidRPr="00B31B31" w:rsidDel="00D90589">
                                  <w:rPr>
                                    <w:sz w:val="20"/>
                                    <w:szCs w:val="20"/>
                                  </w:rPr>
                                  <w:delText>1</w:delText>
                                </w:r>
                              </w:del>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7C9114" id="Rectángulo: esquinas redondeadas 109" o:spid="_x0000_s1091" style="position:absolute;left:0;text-align:left;margin-left:49.2pt;margin-top:6.35pt;width:21.75pt;height:22.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" fillcolor="#212934 [1615]" strokecolor="#44546a [3215]" strokeweight="1.5pt">
                  <v:stroke joinstyle="miter"/>
                  <v:textbox>
                    <w:txbxContent>
                      <w:p w14:paraId="1B9D47DB" w14:textId="0005D515" w:rsidR="007D13AF" w:rsidRPr="00B31B31" w:rsidRDefault="007D13AF" w:rsidP="00D90589">
                        <w:pPr>
                          <w:ind w:firstLine="0"/>
                          <w:jc w:val="center"/>
                          <w:rPr>
                            <w:sz w:val="16"/>
                            <w:szCs w:val="16"/>
                          </w:rPr>
                        </w:pPr>
                        <w:ins w:id="1910" w:author="Andrea del Nido García" w:date="2020-05-11T20:35:00Z">
                          <w:r>
                            <w:rPr>
                              <w:sz w:val="20"/>
                              <w:szCs w:val="20"/>
                            </w:rPr>
                            <w:t>3</w:t>
                          </w:r>
                        </w:ins>
                        <w:del w:id="1911" w:author="Andrea del Nido García" w:date="2020-05-11T20:35:00Z">
                          <w:r w:rsidRPr="00B31B31" w:rsidDel="00D90589">
                            <w:rPr>
                              <w:sz w:val="20"/>
                              <w:szCs w:val="20"/>
                            </w:rPr>
                            <w:delText>1</w:delText>
                          </w:r>
                        </w:del>
                      </w:p>
                    </w:txbxContent>
                  </v:textbox>
                </v:roundrect>
              </w:pict>
            </mc:Fallback>
          </mc:AlternateContent>
        </w:r>
      </w:ins>
      <w:ins w:id="1912" w:author="Andrea del Nido García" w:date="2020-05-11T20:00:00Z">
        <w:r w:rsidR="00706CE1">
          <w:rPr>
            <w:noProof/>
            <w:lang w:eastAsia="es-ES"/>
          </w:rPr>
          <mc:AlternateContent>
            <mc:Choice Requires="wps">
              <w:drawing>
                <wp:anchor distT="0" distB="0" distL="114300" distR="114300" simplePos="0" relativeHeight="251776000" behindDoc="0" locked="0" layoutInCell="1" allowOverlap="1" wp14:anchorId="62499293" wp14:editId="1D5C0990">
                  <wp:simplePos x="0" y="0"/>
                  <wp:positionH relativeFrom="margin">
                    <wp:posOffset>-457200</wp:posOffset>
                  </wp:positionH>
                  <wp:positionV relativeFrom="paragraph">
                    <wp:posOffset>349885</wp:posOffset>
                  </wp:positionV>
                  <wp:extent cx="933450" cy="257175"/>
                  <wp:effectExtent l="0" t="0" r="0" b="9525"/>
                  <wp:wrapNone/>
                  <wp:docPr id="88" name="Cuadro de texto 88"/>
                  <wp:cNvGraphicFramePr/>
                  <a:graphic xmlns:a="http://schemas.openxmlformats.org/drawingml/2006/main">
                    <a:graphicData uri="http://schemas.microsoft.com/office/word/2010/wordprocessingShape">
                      <wps:wsp>
                        <wps:cNvSpPr txBox="1"/>
                        <wps:spPr>
                          <a:xfrm>
                            <a:off x="0" y="0"/>
                            <a:ext cx="933450" cy="257175"/>
                          </a:xfrm>
                          <a:prstGeom prst="rect">
                            <a:avLst/>
                          </a:prstGeom>
                          <a:solidFill>
                            <a:schemeClr val="lt1"/>
                          </a:solidFill>
                          <a:ln w="6350">
                            <a:noFill/>
                          </a:ln>
                        </wps:spPr>
                        <wps:txbx>
                          <w:txbxContent>
                            <w:p w14:paraId="68BA7887" w14:textId="31B5EE93" w:rsidR="007D13AF" w:rsidRPr="00404834" w:rsidRDefault="007D13AF">
                              <w:pPr>
                                <w:rPr>
                                  <w:b/>
                                  <w:bCs/>
                                  <w:rPrChange w:id="1913" w:author="Andrea del Nido García" w:date="2020-05-12T16:13:00Z">
                                    <w:rPr/>
                                  </w:rPrChange>
                                </w:rPr>
                              </w:pPr>
                              <w:ins w:id="1914" w:author="Andrea del Nido García" w:date="2020-05-11T20:00:00Z">
                                <w:r w:rsidRPr="00404834">
                                  <w:rPr>
                                    <w:b/>
                                    <w:bCs/>
                                    <w:rPrChange w:id="1915" w:author="Andrea del Nido García" w:date="2020-05-12T16:13:00Z">
                                      <w:rPr/>
                                    </w:rPrChange>
                                  </w:rPr>
                                  <w:t>Cliente</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499293" id="Cuadro de texto 88" o:spid="_x0000_s1092" type="#_x0000_t202" style="position:absolute;left:0;text-align:left;margin-left:-36pt;margin-top:27.55pt;width:73.5pt;height:20.25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" fillcolor="white [3201]" stroked="f" strokeweight=".5pt">
                  <v:textbox>
                    <w:txbxContent>
                      <w:p w14:paraId="68BA7887" w14:textId="31B5EE93" w:rsidR="007D13AF" w:rsidRPr="00404834" w:rsidRDefault="007D13AF">
                        <w:pPr>
                          <w:rPr>
                            <w:b/>
                            <w:bCs/>
                            <w:rPrChange w:id="1916" w:author="Andrea del Nido García" w:date="2020-05-12T16:13:00Z">
                              <w:rPr/>
                            </w:rPrChange>
                          </w:rPr>
                        </w:pPr>
                        <w:ins w:id="1917" w:author="Andrea del Nido García" w:date="2020-05-11T20:00:00Z">
                          <w:r w:rsidRPr="00404834">
                            <w:rPr>
                              <w:b/>
                              <w:bCs/>
                              <w:rPrChange w:id="1918" w:author="Andrea del Nido García" w:date="2020-05-12T16:13:00Z">
                                <w:rPr/>
                              </w:rPrChange>
                            </w:rPr>
                            <w:t>Cliente</w:t>
                          </w:r>
                        </w:ins>
                      </w:p>
                    </w:txbxContent>
                  </v:textbox>
                  <w10:wrap anchorx="margin"/>
                </v:shape>
              </w:pict>
            </mc:Fallback>
          </mc:AlternateContent>
        </w:r>
      </w:ins>
      <w:ins w:id="1919" w:author="Andrea del Nido García" w:date="2020-05-11T20:27:00Z">
        <w:r w:rsidR="004032AE">
          <w:rPr>
            <w:noProof/>
            <w:lang w:eastAsia="es-ES"/>
          </w:rPr>
          <mc:AlternateContent>
            <mc:Choice Requires="wps">
              <w:drawing>
                <wp:anchor distT="0" distB="0" distL="114300" distR="114300" simplePos="0" relativeHeight="251797504" behindDoc="1" locked="0" layoutInCell="1" allowOverlap="1" wp14:anchorId="19032C94" wp14:editId="6D8B9729">
                  <wp:simplePos x="0" y="0"/>
                  <wp:positionH relativeFrom="margin">
                    <wp:posOffset>939165</wp:posOffset>
                  </wp:positionH>
                  <wp:positionV relativeFrom="paragraph">
                    <wp:posOffset>36830</wp:posOffset>
                  </wp:positionV>
                  <wp:extent cx="1143000" cy="295275"/>
                  <wp:effectExtent l="0" t="0" r="0" b="9525"/>
                  <wp:wrapNone/>
                  <wp:docPr id="105" name="Cuadro de texto 105"/>
                  <wp:cNvGraphicFramePr/>
                  <a:graphic xmlns:a="http://schemas.openxmlformats.org/drawingml/2006/main">
                    <a:graphicData uri="http://schemas.microsoft.com/office/word/2010/wordprocessingShape">
                      <wps:wsp>
                        <wps:cNvSpPr txBox="1"/>
                        <wps:spPr>
                          <a:xfrm>
                            <a:off x="0" y="0"/>
                            <a:ext cx="1143000" cy="295275"/>
                          </a:xfrm>
                          <a:prstGeom prst="rect">
                            <a:avLst/>
                          </a:prstGeom>
                          <a:solidFill>
                            <a:schemeClr val="lt1"/>
                          </a:solidFill>
                          <a:ln w="6350">
                            <a:noFill/>
                          </a:ln>
                        </wps:spPr>
                        <wps:txbx>
                          <w:txbxContent>
                            <w:p w14:paraId="7B1D2471" w14:textId="192DFAFE" w:rsidR="007D13AF" w:rsidRDefault="007D13AF">
                              <w:pPr>
                                <w:ind w:firstLine="0"/>
                                <w:jc w:val="center"/>
                                <w:pPrChange w:id="1920" w:author="Andrea del Nido García" w:date="2020-05-11T20:28:00Z">
                                  <w:pPr/>
                                </w:pPrChange>
                              </w:pPr>
                              <w:ins w:id="1921" w:author="Andrea del Nido García" w:date="2020-05-11T20:28:00Z">
                                <w:r>
                                  <w:t xml:space="preserve">Petición HTTP </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32C94" id="Cuadro de texto 105" o:spid="_x0000_s1093" type="#_x0000_t202" style="position:absolute;left:0;text-align:left;margin-left:73.95pt;margin-top:2.9pt;width:90pt;height:23.25pt;z-index:-251518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" fillcolor="white [3201]" stroked="f" strokeweight=".5pt">
                  <v:textbox>
                    <w:txbxContent>
                      <w:p w14:paraId="7B1D2471" w14:textId="192DFAFE" w:rsidR="007D13AF" w:rsidRDefault="007D13AF">
                        <w:pPr>
                          <w:ind w:firstLine="0"/>
                          <w:jc w:val="center"/>
                          <w:pPrChange w:id="1922" w:author="Andrea del Nido García" w:date="2020-05-11T20:28:00Z">
                            <w:pPr/>
                          </w:pPrChange>
                        </w:pPr>
                        <w:ins w:id="1923" w:author="Andrea del Nido García" w:date="2020-05-11T20:28:00Z">
                          <w:r>
                            <w:t xml:space="preserve">Petición HTTP </w:t>
                          </w:r>
                        </w:ins>
                      </w:p>
                    </w:txbxContent>
                  </v:textbox>
                  <w10:wrap anchorx="margin"/>
                </v:shape>
              </w:pict>
            </mc:Fallback>
          </mc:AlternateContent>
        </w:r>
      </w:ins>
      <w:ins w:id="1924" w:author="Andrea del Nido García" w:date="2020-05-11T20:23:00Z">
        <w:r w:rsidR="004838B3">
          <w:rPr>
            <w:noProof/>
            <w:lang w:eastAsia="es-ES"/>
          </w:rPr>
          <mc:AlternateContent>
            <mc:Choice Requires="wps">
              <w:drawing>
                <wp:anchor distT="0" distB="0" distL="114300" distR="114300" simplePos="0" relativeHeight="251788288" behindDoc="0" locked="0" layoutInCell="1" allowOverlap="1" wp14:anchorId="59108A48" wp14:editId="6C9CAC58">
                  <wp:simplePos x="0" y="0"/>
                  <wp:positionH relativeFrom="column">
                    <wp:posOffset>1015365</wp:posOffset>
                  </wp:positionH>
                  <wp:positionV relativeFrom="paragraph">
                    <wp:posOffset>274955</wp:posOffset>
                  </wp:positionV>
                  <wp:extent cx="1047750" cy="0"/>
                  <wp:effectExtent l="0" t="95250" r="0" b="95250"/>
                  <wp:wrapNone/>
                  <wp:docPr id="100" name="Conector recto de flecha 100"/>
                  <wp:cNvGraphicFramePr/>
                  <a:graphic xmlns:a="http://schemas.openxmlformats.org/drawingml/2006/main">
                    <a:graphicData uri="http://schemas.microsoft.com/office/word/2010/wordprocessingShape">
                      <wps:wsp>
                        <wps:cNvCnPr/>
                        <wps:spPr>
                          <a:xfrm>
                            <a:off x="0" y="0"/>
                            <a:ext cx="1047750" cy="0"/>
                          </a:xfrm>
                          <a:prstGeom prst="straightConnector1">
                            <a:avLst/>
                          </a:prstGeom>
                          <a:ln w="38100">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6AE418" id="Conector recto de flecha 100" o:spid="_x0000_s1026" type="#_x0000_t32" style="position:absolute;margin-left:79.95pt;margin-top:21.65pt;width:82.5pt;height:0;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" strokecolor="#44546a [3215]" strokeweight="3pt">
                  <v:stroke endarrow="block" joinstyle="miter"/>
                </v:shape>
              </w:pict>
            </mc:Fallback>
          </mc:AlternateContent>
        </w:r>
      </w:ins>
    </w:p>
    <w:p w14:paraId="2D828C6B" w14:textId="5B860776" w:rsidR="0036138D" w:rsidRDefault="004F74DA" w:rsidP="00E60299">
      <w:pPr>
        <w:rPr>
          <w:ins w:id="1925" w:author="Andrea del Nido García" w:date="2020-05-11T20:00:00Z"/>
          <w:lang w:eastAsia="es-ES"/>
        </w:rPr>
      </w:pPr>
      <w:ins w:id="1926" w:author="Andrea del Nido García" w:date="2020-05-11T20:16:00Z">
        <w:r>
          <w:rPr>
            <w:noProof/>
            <w:lang w:eastAsia="es-ES"/>
          </w:rPr>
          <mc:AlternateContent>
            <mc:Choice Requires="wps">
              <w:drawing>
                <wp:anchor distT="0" distB="0" distL="114300" distR="114300" simplePos="0" relativeHeight="251780096" behindDoc="0" locked="0" layoutInCell="1" allowOverlap="1" wp14:anchorId="0BB499A6" wp14:editId="57C197B7">
                  <wp:simplePos x="0" y="0"/>
                  <wp:positionH relativeFrom="margin">
                    <wp:align>right</wp:align>
                  </wp:positionH>
                  <wp:positionV relativeFrom="paragraph">
                    <wp:posOffset>256540</wp:posOffset>
                  </wp:positionV>
                  <wp:extent cx="990600" cy="257175"/>
                  <wp:effectExtent l="0" t="0" r="0" b="9525"/>
                  <wp:wrapNone/>
                  <wp:docPr id="92" name="Cuadro de texto 92"/>
                  <wp:cNvGraphicFramePr/>
                  <a:graphic xmlns:a="http://schemas.openxmlformats.org/drawingml/2006/main">
                    <a:graphicData uri="http://schemas.microsoft.com/office/word/2010/wordprocessingShape">
                      <wps:wsp>
                        <wps:cNvSpPr txBox="1"/>
                        <wps:spPr>
                          <a:xfrm>
                            <a:off x="0" y="0"/>
                            <a:ext cx="990600" cy="257175"/>
                          </a:xfrm>
                          <a:prstGeom prst="rect">
                            <a:avLst/>
                          </a:prstGeom>
                          <a:solidFill>
                            <a:schemeClr val="lt1"/>
                          </a:solidFill>
                          <a:ln w="6350">
                            <a:noFill/>
                          </a:ln>
                        </wps:spPr>
                        <wps:txbx>
                          <w:txbxContent>
                            <w:p w14:paraId="03D48F76" w14:textId="5DED2A2B" w:rsidR="007D13AF" w:rsidRPr="00404834" w:rsidRDefault="007D13AF" w:rsidP="00536F7C">
                              <w:pPr>
                                <w:rPr>
                                  <w:b/>
                                  <w:bCs/>
                                  <w:rPrChange w:id="1927" w:author="Andrea del Nido García" w:date="2020-05-12T16:13:00Z">
                                    <w:rPr/>
                                  </w:rPrChange>
                                </w:rPr>
                              </w:pPr>
                              <w:ins w:id="1928" w:author="Andrea del Nido García" w:date="2020-05-11T20:16:00Z">
                                <w:r w:rsidRPr="00404834">
                                  <w:rPr>
                                    <w:b/>
                                    <w:bCs/>
                                    <w:rPrChange w:id="1929" w:author="Andrea del Nido García" w:date="2020-05-12T16:13:00Z">
                                      <w:rPr/>
                                    </w:rPrChange>
                                  </w:rPr>
                                  <w:t>Servidor</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B499A6" id="Cuadro de texto 92" o:spid="_x0000_s1094" type="#_x0000_t202" style="position:absolute;left:0;text-align:left;margin-left:26.8pt;margin-top:20.2pt;width:78pt;height:20.25pt;z-index:2517800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" fillcolor="white [3201]" stroked="f" strokeweight=".5pt">
                  <v:textbox>
                    <w:txbxContent>
                      <w:p w14:paraId="03D48F76" w14:textId="5DED2A2B" w:rsidR="007D13AF" w:rsidRPr="00404834" w:rsidRDefault="007D13AF" w:rsidP="00536F7C">
                        <w:pPr>
                          <w:rPr>
                            <w:b/>
                            <w:bCs/>
                            <w:rPrChange w:id="1930" w:author="Andrea del Nido García" w:date="2020-05-12T16:13:00Z">
                              <w:rPr/>
                            </w:rPrChange>
                          </w:rPr>
                        </w:pPr>
                        <w:ins w:id="1931" w:author="Andrea del Nido García" w:date="2020-05-11T20:16:00Z">
                          <w:r w:rsidRPr="00404834">
                            <w:rPr>
                              <w:b/>
                              <w:bCs/>
                              <w:rPrChange w:id="1932" w:author="Andrea del Nido García" w:date="2020-05-12T16:13:00Z">
                                <w:rPr/>
                              </w:rPrChange>
                            </w:rPr>
                            <w:t>Servidor</w:t>
                          </w:r>
                        </w:ins>
                      </w:p>
                    </w:txbxContent>
                  </v:textbox>
                  <w10:wrap anchorx="margin"/>
                </v:shape>
              </w:pict>
            </mc:Fallback>
          </mc:AlternateContent>
        </w:r>
      </w:ins>
      <w:ins w:id="1933" w:author="Andrea del Nido García" w:date="2020-05-11T20:15:00Z">
        <w:r w:rsidR="00536F7C">
          <w:rPr>
            <w:noProof/>
            <w:lang w:eastAsia="es-ES"/>
          </w:rPr>
          <w:t xml:space="preserve"> </w:t>
        </w:r>
      </w:ins>
    </w:p>
    <w:p w14:paraId="6D393178" w14:textId="455AC5EE" w:rsidR="0036138D" w:rsidRDefault="0036138D" w:rsidP="00E60299">
      <w:pPr>
        <w:rPr>
          <w:ins w:id="1934" w:author="Andrea del Nido García" w:date="2020-05-11T20:00:00Z"/>
          <w:lang w:eastAsia="es-ES"/>
        </w:rPr>
      </w:pPr>
    </w:p>
    <w:p w14:paraId="17FF94A7" w14:textId="46681227" w:rsidR="0036138D" w:rsidRDefault="00404834" w:rsidP="00E60299">
      <w:pPr>
        <w:rPr>
          <w:ins w:id="1935" w:author="Andrea del Nido García" w:date="2020-05-11T20:00:00Z"/>
          <w:lang w:eastAsia="es-ES"/>
        </w:rPr>
      </w:pPr>
      <w:ins w:id="1936" w:author="Andrea del Nido García" w:date="2020-05-11T20:24:00Z">
        <w:r>
          <w:rPr>
            <w:noProof/>
            <w:lang w:eastAsia="es-ES"/>
          </w:rPr>
          <mc:AlternateContent>
            <mc:Choice Requires="wps">
              <w:drawing>
                <wp:anchor distT="0" distB="0" distL="114300" distR="114300" simplePos="0" relativeHeight="251791360" behindDoc="0" locked="0" layoutInCell="1" allowOverlap="1" wp14:anchorId="785B7ECB" wp14:editId="3AB11C3C">
                  <wp:simplePos x="0" y="0"/>
                  <wp:positionH relativeFrom="margin">
                    <wp:posOffset>2158365</wp:posOffset>
                  </wp:positionH>
                  <wp:positionV relativeFrom="paragraph">
                    <wp:posOffset>5080</wp:posOffset>
                  </wp:positionV>
                  <wp:extent cx="1028700" cy="371475"/>
                  <wp:effectExtent l="0" t="0" r="0" b="9525"/>
                  <wp:wrapNone/>
                  <wp:docPr id="102" name="Cuadro de texto 102"/>
                  <wp:cNvGraphicFramePr/>
                  <a:graphic xmlns:a="http://schemas.openxmlformats.org/drawingml/2006/main">
                    <a:graphicData uri="http://schemas.microsoft.com/office/word/2010/wordprocessingShape">
                      <wps:wsp>
                        <wps:cNvSpPr txBox="1"/>
                        <wps:spPr>
                          <a:xfrm>
                            <a:off x="0" y="0"/>
                            <a:ext cx="1028700" cy="371475"/>
                          </a:xfrm>
                          <a:prstGeom prst="rect">
                            <a:avLst/>
                          </a:prstGeom>
                          <a:solidFill>
                            <a:schemeClr val="lt1"/>
                          </a:solidFill>
                          <a:ln w="6350">
                            <a:noFill/>
                          </a:ln>
                        </wps:spPr>
                        <wps:txbx>
                          <w:txbxContent>
                            <w:p w14:paraId="3EF2D0D2" w14:textId="64300DB4" w:rsidR="007D13AF" w:rsidRPr="00404834" w:rsidRDefault="007D13AF">
                              <w:pPr>
                                <w:spacing w:line="240" w:lineRule="auto"/>
                                <w:ind w:hanging="142"/>
                                <w:jc w:val="center"/>
                                <w:rPr>
                                  <w:b/>
                                  <w:bCs/>
                                  <w:rPrChange w:id="1937" w:author="Andrea del Nido García" w:date="2020-05-12T16:13:00Z">
                                    <w:rPr/>
                                  </w:rPrChange>
                                </w:rPr>
                                <w:pPrChange w:id="1938" w:author="Andrea del Nido García" w:date="2020-05-11T20:24:00Z">
                                  <w:pPr/>
                                </w:pPrChange>
                              </w:pPr>
                              <w:ins w:id="1939" w:author="Andrea del Nido García" w:date="2020-05-11T20:25:00Z">
                                <w:r w:rsidRPr="00404834">
                                  <w:rPr>
                                    <w:b/>
                                    <w:bCs/>
                                    <w:rPrChange w:id="1940" w:author="Andrea del Nido García" w:date="2020-05-12T16:13:00Z">
                                      <w:rPr/>
                                    </w:rPrChange>
                                  </w:rPr>
                                  <w:t>Transparente</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5B7ECB" id="Cuadro de texto 102" o:spid="_x0000_s1095" type="#_x0000_t202" style="position:absolute;left:0;text-align:left;margin-left:169.95pt;margin-top:.4pt;width:81pt;height:29.25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" fillcolor="white [3201]" stroked="f" strokeweight=".5pt">
                  <v:textbox>
                    <w:txbxContent>
                      <w:p w14:paraId="3EF2D0D2" w14:textId="64300DB4" w:rsidR="007D13AF" w:rsidRPr="00404834" w:rsidRDefault="007D13AF">
                        <w:pPr>
                          <w:spacing w:line="240" w:lineRule="auto"/>
                          <w:ind w:hanging="142"/>
                          <w:jc w:val="center"/>
                          <w:rPr>
                            <w:b/>
                            <w:bCs/>
                            <w:rPrChange w:id="1941" w:author="Andrea del Nido García" w:date="2020-05-12T16:13:00Z">
                              <w:rPr/>
                            </w:rPrChange>
                          </w:rPr>
                          <w:pPrChange w:id="1942" w:author="Andrea del Nido García" w:date="2020-05-11T20:24:00Z">
                            <w:pPr/>
                          </w:pPrChange>
                        </w:pPr>
                        <w:ins w:id="1943" w:author="Andrea del Nido García" w:date="2020-05-11T20:25:00Z">
                          <w:r w:rsidRPr="00404834">
                            <w:rPr>
                              <w:b/>
                              <w:bCs/>
                              <w:rPrChange w:id="1944" w:author="Andrea del Nido García" w:date="2020-05-12T16:13:00Z">
                                <w:rPr/>
                              </w:rPrChange>
                            </w:rPr>
                            <w:t>Transparente</w:t>
                          </w:r>
                        </w:ins>
                      </w:p>
                    </w:txbxContent>
                  </v:textbox>
                  <w10:wrap anchorx="margin"/>
                </v:shape>
              </w:pict>
            </mc:Fallback>
          </mc:AlternateContent>
        </w:r>
      </w:ins>
    </w:p>
    <w:p w14:paraId="0D79BB99" w14:textId="2BAE492D" w:rsidR="0036138D" w:rsidRDefault="00EF6854" w:rsidP="00E60299">
      <w:pPr>
        <w:rPr>
          <w:ins w:id="1945" w:author="Andrea del Nido García" w:date="2020-05-11T20:38:00Z"/>
          <w:lang w:eastAsia="es-ES"/>
        </w:rPr>
      </w:pPr>
      <w:ins w:id="1946" w:author="Andrea del Nido García" w:date="2020-05-11T20:38:00Z">
        <w:r>
          <w:rPr>
            <w:noProof/>
          </w:rPr>
          <mc:AlternateContent>
            <mc:Choice Requires="wps">
              <w:drawing>
                <wp:anchor distT="0" distB="0" distL="114300" distR="114300" simplePos="0" relativeHeight="251809792" behindDoc="1" locked="0" layoutInCell="1" allowOverlap="1" wp14:anchorId="1713FA24" wp14:editId="04018C4F">
                  <wp:simplePos x="0" y="0"/>
                  <wp:positionH relativeFrom="margin">
                    <wp:align>center</wp:align>
                  </wp:positionH>
                  <wp:positionV relativeFrom="paragraph">
                    <wp:posOffset>9525</wp:posOffset>
                  </wp:positionV>
                  <wp:extent cx="2676525" cy="635"/>
                  <wp:effectExtent l="0" t="0" r="9525" b="6985"/>
                  <wp:wrapNone/>
                  <wp:docPr id="111" name="Cuadro de texto 111"/>
                  <wp:cNvGraphicFramePr/>
                  <a:graphic xmlns:a="http://schemas.openxmlformats.org/drawingml/2006/main">
                    <a:graphicData uri="http://schemas.microsoft.com/office/word/2010/wordprocessingShape">
                      <wps:wsp>
                        <wps:cNvSpPr txBox="1"/>
                        <wps:spPr>
                          <a:xfrm>
                            <a:off x="0" y="0"/>
                            <a:ext cx="2676525" cy="635"/>
                          </a:xfrm>
                          <a:prstGeom prst="rect">
                            <a:avLst/>
                          </a:prstGeom>
                          <a:solidFill>
                            <a:prstClr val="white"/>
                          </a:solidFill>
                          <a:ln>
                            <a:noFill/>
                          </a:ln>
                        </wps:spPr>
                        <wps:txbx>
                          <w:txbxContent>
                            <w:p w14:paraId="67D9CA83" w14:textId="4BEE1E3D" w:rsidR="007D13AF" w:rsidRPr="00C216CA" w:rsidRDefault="007D13AF">
                              <w:pPr>
                                <w:pStyle w:val="Descripcin"/>
                                <w:rPr>
                                  <w:noProof/>
                                </w:rPr>
                                <w:pPrChange w:id="1947" w:author="Andrea del Nido García" w:date="2020-05-11T20:38:00Z">
                                  <w:pPr/>
                                </w:pPrChange>
                              </w:pPr>
                              <w:bookmarkStart w:id="1948" w:name="_Toc40179345"/>
                              <w:ins w:id="1949" w:author="Andrea del Nido García" w:date="2020-05-11T20:38:00Z">
                                <w:r>
                                  <w:t xml:space="preserve">Figura </w:t>
                                </w:r>
                              </w:ins>
                              <w:ins w:id="1950" w:author="Andrea del Nido García" w:date="2020-05-12T16:45:00Z">
                                <w:r>
                                  <w:fldChar w:fldCharType="begin"/>
                                </w:r>
                                <w:r>
                                  <w:instrText xml:space="preserve"> STYLEREF 1 \s </w:instrText>
                                </w:r>
                              </w:ins>
                              <w:r>
                                <w:fldChar w:fldCharType="separate"/>
                              </w:r>
                              <w:r>
                                <w:rPr>
                                  <w:noProof/>
                                </w:rPr>
                                <w:t>2</w:t>
                              </w:r>
                              <w:ins w:id="1951" w:author="Andrea del Nido García" w:date="2020-05-12T16:45:00Z">
                                <w:r>
                                  <w:fldChar w:fldCharType="end"/>
                                </w:r>
                                <w:r>
                                  <w:t>.</w:t>
                                </w:r>
                                <w:r>
                                  <w:fldChar w:fldCharType="begin"/>
                                </w:r>
                                <w:r>
                                  <w:instrText xml:space="preserve"> SEQ Figura \* ARABIC \s 1 </w:instrText>
                                </w:r>
                              </w:ins>
                              <w:r>
                                <w:fldChar w:fldCharType="separate"/>
                              </w:r>
                              <w:ins w:id="1952" w:author="Andrea del Nido García" w:date="2020-05-12T16:45:00Z">
                                <w:r>
                                  <w:rPr>
                                    <w:noProof/>
                                  </w:rPr>
                                  <w:t>4</w:t>
                                </w:r>
                                <w:r>
                                  <w:fldChar w:fldCharType="end"/>
                                </w:r>
                              </w:ins>
                              <w:ins w:id="1953" w:author="Andrea del Nido García" w:date="2020-05-11T20:38:00Z">
                                <w:r>
                                  <w:t xml:space="preserve">. Esquema de funcionamiento </w:t>
                                </w:r>
                                <w:proofErr w:type="spellStart"/>
                                <w:r>
                                  <w:t>mitmproxy</w:t>
                                </w:r>
                                <w:proofErr w:type="spellEnd"/>
                                <w:r>
                                  <w:t xml:space="preserve"> modo transparente HTTP</w:t>
                                </w:r>
                              </w:ins>
                              <w:bookmarkEnd w:id="19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13FA24" id="Cuadro de texto 111" o:spid="_x0000_s1096" type="#_x0000_t202" style="position:absolute;left:0;text-align:left;margin-left:0;margin-top:.75pt;width:210.75pt;height:.05pt;z-index:-2515066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" stroked="f">
                  <v:textbox style="mso-fit-shape-to-text:t" inset="0,0,0,0">
                    <w:txbxContent>
                      <w:p w14:paraId="67D9CA83" w14:textId="4BEE1E3D" w:rsidR="007D13AF" w:rsidRPr="00C216CA" w:rsidRDefault="007D13AF">
                        <w:pPr>
                          <w:pStyle w:val="Descripcin"/>
                          <w:rPr>
                            <w:noProof/>
                          </w:rPr>
                          <w:pPrChange w:id="1954" w:author="Andrea del Nido García" w:date="2020-05-11T20:38:00Z">
                            <w:pPr/>
                          </w:pPrChange>
                        </w:pPr>
                        <w:bookmarkStart w:id="1955" w:name="_Toc40179345"/>
                        <w:ins w:id="1956" w:author="Andrea del Nido García" w:date="2020-05-11T20:38:00Z">
                          <w:r>
                            <w:t xml:space="preserve">Figura </w:t>
                          </w:r>
                        </w:ins>
                        <w:ins w:id="1957" w:author="Andrea del Nido García" w:date="2020-05-12T16:45:00Z">
                          <w:r>
                            <w:fldChar w:fldCharType="begin"/>
                          </w:r>
                          <w:r>
                            <w:instrText xml:space="preserve"> STYLEREF 1 \s </w:instrText>
                          </w:r>
                        </w:ins>
                        <w:r>
                          <w:fldChar w:fldCharType="separate"/>
                        </w:r>
                        <w:r>
                          <w:rPr>
                            <w:noProof/>
                          </w:rPr>
                          <w:t>2</w:t>
                        </w:r>
                        <w:ins w:id="1958" w:author="Andrea del Nido García" w:date="2020-05-12T16:45:00Z">
                          <w:r>
                            <w:fldChar w:fldCharType="end"/>
                          </w:r>
                          <w:r>
                            <w:t>.</w:t>
                          </w:r>
                          <w:r>
                            <w:fldChar w:fldCharType="begin"/>
                          </w:r>
                          <w:r>
                            <w:instrText xml:space="preserve"> SEQ Figura \* ARABIC \s 1 </w:instrText>
                          </w:r>
                        </w:ins>
                        <w:r>
                          <w:fldChar w:fldCharType="separate"/>
                        </w:r>
                        <w:ins w:id="1959" w:author="Andrea del Nido García" w:date="2020-05-12T16:45:00Z">
                          <w:r>
                            <w:rPr>
                              <w:noProof/>
                            </w:rPr>
                            <w:t>4</w:t>
                          </w:r>
                          <w:r>
                            <w:fldChar w:fldCharType="end"/>
                          </w:r>
                        </w:ins>
                        <w:ins w:id="1960" w:author="Andrea del Nido García" w:date="2020-05-11T20:38:00Z">
                          <w:r>
                            <w:t xml:space="preserve">. Esquema de funcionamiento </w:t>
                          </w:r>
                          <w:proofErr w:type="spellStart"/>
                          <w:r>
                            <w:t>mitmproxy</w:t>
                          </w:r>
                          <w:proofErr w:type="spellEnd"/>
                          <w:r>
                            <w:t xml:space="preserve"> modo transparente HTTP</w:t>
                          </w:r>
                        </w:ins>
                        <w:bookmarkEnd w:id="1955"/>
                      </w:p>
                    </w:txbxContent>
                  </v:textbox>
                  <w10:wrap anchorx="margin"/>
                </v:shape>
              </w:pict>
            </mc:Fallback>
          </mc:AlternateContent>
        </w:r>
      </w:ins>
    </w:p>
    <w:p w14:paraId="16E48258" w14:textId="77777777" w:rsidR="00EF6854" w:rsidRPr="005A7002" w:rsidRDefault="00EF6854">
      <w:pPr>
        <w:ind w:firstLine="0"/>
        <w:rPr>
          <w:lang w:eastAsia="es-ES"/>
        </w:rPr>
        <w:pPrChange w:id="1961" w:author="Andrea del Nido García" w:date="2020-05-11T20:38:00Z">
          <w:pPr/>
        </w:pPrChange>
      </w:pPr>
    </w:p>
    <w:p w14:paraId="0D109B5A" w14:textId="77777777" w:rsidR="00347999" w:rsidRDefault="00347999">
      <w:pPr>
        <w:pStyle w:val="Ttulo2"/>
        <w:ind w:left="0" w:firstLine="0"/>
        <w:jc w:val="both"/>
        <w:rPr>
          <w:lang w:eastAsia="es-ES"/>
        </w:rPr>
        <w:pPrChange w:id="1962" w:author="Andrea del Nido García" w:date="2020-05-11T12:05:00Z">
          <w:pPr>
            <w:pStyle w:val="Ttulo2"/>
          </w:pPr>
        </w:pPrChange>
      </w:pPr>
      <w:bookmarkStart w:id="1963" w:name="_Toc37675376"/>
      <w:bookmarkStart w:id="1964" w:name="_Toc40202073"/>
      <w:r>
        <w:rPr>
          <w:lang w:eastAsia="es-ES"/>
        </w:rPr>
        <w:t>Análisis de las aplicaciones Android</w:t>
      </w:r>
      <w:bookmarkEnd w:id="1963"/>
      <w:bookmarkEnd w:id="1964"/>
    </w:p>
    <w:p w14:paraId="4A315BA7" w14:textId="7EDEB85F" w:rsidR="00D64FE7" w:rsidRDefault="00573563" w:rsidP="00E60299">
      <w:pPr>
        <w:rPr>
          <w:ins w:id="1965" w:author="Andrea del Nido García" w:date="2020-05-11T17:37:00Z"/>
          <w:lang w:eastAsia="es-ES"/>
        </w:rPr>
      </w:pPr>
      <w:ins w:id="1966" w:author="Andrea del Nido García" w:date="2020-05-11T17:34:00Z">
        <w:r>
          <w:rPr>
            <w:lang w:eastAsia="es-ES"/>
          </w:rPr>
          <w:t xml:space="preserve">El análisis de las aplicaciones Android es un proceso largo y complejo. Durante el desarrollo de este trabajo, se ha tenido que analizar gran cantidad de código de diferentes </w:t>
        </w:r>
        <w:proofErr w:type="spellStart"/>
        <w:r>
          <w:rPr>
            <w:lang w:eastAsia="es-ES"/>
          </w:rPr>
          <w:t>APKs</w:t>
        </w:r>
        <w:proofErr w:type="spellEnd"/>
        <w:r>
          <w:rPr>
            <w:lang w:eastAsia="es-ES"/>
          </w:rPr>
          <w:t xml:space="preserve"> para poder tratar de comprender </w:t>
        </w:r>
      </w:ins>
      <w:ins w:id="1967" w:author="Andrea del Nido García" w:date="2020-05-11T17:35:00Z">
        <w:r>
          <w:rPr>
            <w:lang w:eastAsia="es-ES"/>
          </w:rPr>
          <w:t>el funcionamiento de los mecanismos de seguridad que implementan los distintos sistemas de fijación de certificado.</w:t>
        </w:r>
        <w:r w:rsidR="009E0659">
          <w:rPr>
            <w:lang w:eastAsia="es-ES"/>
          </w:rPr>
          <w:t xml:space="preserve"> Se ha tratad</w:t>
        </w:r>
      </w:ins>
      <w:ins w:id="1968" w:author="Andrea del Nido García" w:date="2020-05-11T17:36:00Z">
        <w:r w:rsidR="009E0659">
          <w:rPr>
            <w:lang w:eastAsia="es-ES"/>
          </w:rPr>
          <w:t xml:space="preserve">o de simplificar esta tarea de búsqueda de métodos que implementen </w:t>
        </w:r>
        <w:proofErr w:type="spellStart"/>
        <w:r w:rsidR="009E0659">
          <w:rPr>
            <w:lang w:eastAsia="es-ES"/>
          </w:rPr>
          <w:t>certificate</w:t>
        </w:r>
        <w:proofErr w:type="spellEnd"/>
        <w:r w:rsidR="009E0659">
          <w:rPr>
            <w:lang w:eastAsia="es-ES"/>
          </w:rPr>
          <w:t xml:space="preserve"> </w:t>
        </w:r>
        <w:proofErr w:type="spellStart"/>
        <w:r w:rsidR="009E0659">
          <w:rPr>
            <w:lang w:eastAsia="es-ES"/>
          </w:rPr>
          <w:t>pinning</w:t>
        </w:r>
      </w:ins>
      <w:proofErr w:type="spellEnd"/>
      <w:ins w:id="1969" w:author="Andrea del Nido García" w:date="2020-05-11T17:37:00Z">
        <w:r w:rsidR="009E0659">
          <w:rPr>
            <w:lang w:eastAsia="es-ES"/>
          </w:rPr>
          <w:t>,</w:t>
        </w:r>
      </w:ins>
      <w:ins w:id="1970" w:author="Andrea del Nido García" w:date="2020-05-11T17:36:00Z">
        <w:r w:rsidR="009E0659">
          <w:rPr>
            <w:lang w:eastAsia="es-ES"/>
          </w:rPr>
          <w:t xml:space="preserve"> mediante el desarrollo de sistemas como los que se exp</w:t>
        </w:r>
      </w:ins>
      <w:ins w:id="1971" w:author="Andrea del Nido García" w:date="2020-05-11T17:37:00Z">
        <w:r w:rsidR="009E0659">
          <w:rPr>
            <w:lang w:eastAsia="es-ES"/>
          </w:rPr>
          <w:t>lican en la sección tres de este mismo documento</w:t>
        </w:r>
        <w:r w:rsidR="00E972CB">
          <w:rPr>
            <w:lang w:eastAsia="es-ES"/>
          </w:rPr>
          <w:t>, aunque sigue siendo una tarea complicada.</w:t>
        </w:r>
      </w:ins>
    </w:p>
    <w:p w14:paraId="3C2C56B6" w14:textId="6254824B" w:rsidR="00E972CB" w:rsidRDefault="00FC27E3" w:rsidP="00E60299">
      <w:pPr>
        <w:rPr>
          <w:ins w:id="1972" w:author="Andrea del Nido García" w:date="2020-05-11T18:05:00Z"/>
          <w:lang w:eastAsia="es-ES"/>
        </w:rPr>
      </w:pPr>
      <w:ins w:id="1973" w:author="Andrea del Nido García" w:date="2020-05-11T17:50:00Z">
        <w:r>
          <w:rPr>
            <w:lang w:eastAsia="es-ES"/>
          </w:rPr>
          <w:t>Principalmente</w:t>
        </w:r>
        <w:r w:rsidR="002D238E">
          <w:rPr>
            <w:lang w:eastAsia="es-ES"/>
          </w:rPr>
          <w:t>,</w:t>
        </w:r>
        <w:r>
          <w:rPr>
            <w:lang w:eastAsia="es-ES"/>
          </w:rPr>
          <w:t xml:space="preserve"> hay </w:t>
        </w:r>
        <w:r w:rsidR="00A74629">
          <w:rPr>
            <w:lang w:eastAsia="es-ES"/>
          </w:rPr>
          <w:t>cuatro</w:t>
        </w:r>
        <w:r>
          <w:rPr>
            <w:lang w:eastAsia="es-ES"/>
          </w:rPr>
          <w:t xml:space="preserve"> problemas</w:t>
        </w:r>
      </w:ins>
      <w:ins w:id="1974" w:author="Andrea del Nido García" w:date="2020-05-11T17:38:00Z">
        <w:r w:rsidR="00906FB1">
          <w:rPr>
            <w:lang w:eastAsia="es-ES"/>
          </w:rPr>
          <w:t xml:space="preserve"> a la hora de tratar de analizar código de aplicaciones Android.</w:t>
        </w:r>
        <w:r w:rsidR="008628BA">
          <w:rPr>
            <w:lang w:eastAsia="es-ES"/>
          </w:rPr>
          <w:t xml:space="preserve"> El primero de ellos es que un APK ya está compilado, es decir, </w:t>
        </w:r>
      </w:ins>
      <w:ins w:id="1975" w:author="Andrea del Nido García" w:date="2020-05-11T17:47:00Z">
        <w:r w:rsidR="008628BA">
          <w:rPr>
            <w:lang w:eastAsia="es-ES"/>
          </w:rPr>
          <w:t>no podemos acceder al código.</w:t>
        </w:r>
      </w:ins>
      <w:ins w:id="1976" w:author="Andrea del Nido García" w:date="2020-05-11T17:50:00Z">
        <w:r w:rsidR="00A74629">
          <w:rPr>
            <w:lang w:eastAsia="es-ES"/>
          </w:rPr>
          <w:t xml:space="preserve"> El segundo de ellos es que</w:t>
        </w:r>
      </w:ins>
      <w:ins w:id="1977" w:author="Andrea del Nido García" w:date="2020-05-11T17:47:00Z">
        <w:r w:rsidR="008628BA">
          <w:rPr>
            <w:lang w:eastAsia="es-ES"/>
          </w:rPr>
          <w:t xml:space="preserve"> </w:t>
        </w:r>
      </w:ins>
      <w:ins w:id="1978" w:author="Andrea del Nido García" w:date="2020-05-11T17:50:00Z">
        <w:r w:rsidR="005D76EE">
          <w:rPr>
            <w:lang w:eastAsia="es-ES"/>
          </w:rPr>
          <w:t xml:space="preserve">suponiendo que hemos conseguido acceder al código, éste estará en el lenguaje </w:t>
        </w:r>
        <w:proofErr w:type="spellStart"/>
        <w:r w:rsidR="005D76EE">
          <w:rPr>
            <w:lang w:eastAsia="es-ES"/>
          </w:rPr>
          <w:t>Smali</w:t>
        </w:r>
      </w:ins>
      <w:proofErr w:type="spellEnd"/>
      <w:ins w:id="1979" w:author="Andrea del Nido García" w:date="2020-05-11T17:51:00Z">
        <w:r w:rsidR="00811453">
          <w:rPr>
            <w:lang w:eastAsia="es-ES"/>
          </w:rPr>
          <w:t xml:space="preserve">, a priori </w:t>
        </w:r>
      </w:ins>
      <w:ins w:id="1980" w:author="Andrea del Nido García" w:date="2020-05-11T17:52:00Z">
        <w:r w:rsidR="00811453">
          <w:rPr>
            <w:lang w:eastAsia="es-ES"/>
          </w:rPr>
          <w:t>puede parecer que esto no es un problema, pero es un lenguaje complicado si no se ha estudiado nunca</w:t>
        </w:r>
      </w:ins>
      <w:ins w:id="1981" w:author="Andrea del Nido García" w:date="2020-05-11T17:53:00Z">
        <w:r w:rsidR="006061E9">
          <w:rPr>
            <w:lang w:eastAsia="es-ES"/>
          </w:rPr>
          <w:t xml:space="preserve">; se puede obtener el código </w:t>
        </w:r>
      </w:ins>
      <w:ins w:id="1982" w:author="Andrea del Nido García" w:date="2020-05-12T13:45:00Z">
        <w:r w:rsidR="0056751A">
          <w:rPr>
            <w:lang w:eastAsia="es-ES"/>
          </w:rPr>
          <w:t>J</w:t>
        </w:r>
      </w:ins>
      <w:ins w:id="1983" w:author="Andrea del Nido García" w:date="2020-05-11T17:53:00Z">
        <w:r w:rsidR="006061E9">
          <w:rPr>
            <w:lang w:eastAsia="es-ES"/>
          </w:rPr>
          <w:t xml:space="preserve">ava de la </w:t>
        </w:r>
        <w:r w:rsidR="00D21EA1">
          <w:rPr>
            <w:lang w:eastAsia="es-ES"/>
          </w:rPr>
          <w:t>aplicación,</w:t>
        </w:r>
        <w:r w:rsidR="006061E9">
          <w:rPr>
            <w:lang w:eastAsia="es-ES"/>
          </w:rPr>
          <w:t xml:space="preserve"> pero es muy probable que se pierda información</w:t>
        </w:r>
      </w:ins>
      <w:ins w:id="1984" w:author="Andrea del Nido García" w:date="2020-05-11T17:52:00Z">
        <w:r w:rsidR="00811453">
          <w:rPr>
            <w:lang w:eastAsia="es-ES"/>
          </w:rPr>
          <w:t>.</w:t>
        </w:r>
        <w:r w:rsidR="006061E9">
          <w:rPr>
            <w:lang w:eastAsia="es-ES"/>
          </w:rPr>
          <w:t xml:space="preserve"> El tercer problema es el gran tamaño y la complejidad de las m</w:t>
        </w:r>
      </w:ins>
      <w:ins w:id="1985" w:author="Andrea del Nido García" w:date="2020-05-11T17:53:00Z">
        <w:r w:rsidR="006061E9">
          <w:rPr>
            <w:lang w:eastAsia="es-ES"/>
          </w:rPr>
          <w:t>últiples clases</w:t>
        </w:r>
        <w:r w:rsidR="00C06587">
          <w:rPr>
            <w:lang w:eastAsia="es-ES"/>
          </w:rPr>
          <w:t xml:space="preserve"> q</w:t>
        </w:r>
      </w:ins>
      <w:ins w:id="1986" w:author="Andrea del Nido García" w:date="2020-05-11T17:54:00Z">
        <w:r w:rsidR="00C06587">
          <w:rPr>
            <w:lang w:eastAsia="es-ES"/>
          </w:rPr>
          <w:t>ue se implementan, resulta muy tedioso analizar y buscar en cada método.</w:t>
        </w:r>
        <w:r w:rsidR="00B80C0A">
          <w:rPr>
            <w:lang w:eastAsia="es-ES"/>
          </w:rPr>
          <w:t xml:space="preserve"> Finalmente, hay que mencionar que muchas aplicaciones aplican técnicas de </w:t>
        </w:r>
      </w:ins>
      <w:ins w:id="1987" w:author="Andrea del Nido García" w:date="2020-05-11T17:55:00Z">
        <w:r w:rsidR="00B80C0A">
          <w:rPr>
            <w:lang w:eastAsia="es-ES"/>
          </w:rPr>
          <w:t>ofuscación</w:t>
        </w:r>
      </w:ins>
      <w:ins w:id="1988" w:author="Andrea del Nido García" w:date="2020-05-11T17:54:00Z">
        <w:r w:rsidR="00B80C0A">
          <w:rPr>
            <w:lang w:eastAsia="es-ES"/>
          </w:rPr>
          <w:t xml:space="preserve"> de </w:t>
        </w:r>
      </w:ins>
      <w:ins w:id="1989" w:author="Andrea del Nido García" w:date="2020-05-11T17:55:00Z">
        <w:r w:rsidR="00B80C0A">
          <w:rPr>
            <w:lang w:eastAsia="es-ES"/>
          </w:rPr>
          <w:t xml:space="preserve">código para dificultar aún más la tarea de </w:t>
        </w:r>
      </w:ins>
      <w:ins w:id="1990" w:author="Andrea del Nido García" w:date="2020-05-11T17:56:00Z">
        <w:r w:rsidR="00B80C0A">
          <w:rPr>
            <w:lang w:eastAsia="es-ES"/>
          </w:rPr>
          <w:t xml:space="preserve">identificación de </w:t>
        </w:r>
      </w:ins>
      <w:ins w:id="1991" w:author="Andrea del Nido García" w:date="2020-05-11T18:04:00Z">
        <w:r w:rsidR="00E1579D">
          <w:rPr>
            <w:lang w:eastAsia="es-ES"/>
          </w:rPr>
          <w:t xml:space="preserve">clases y </w:t>
        </w:r>
        <w:r w:rsidR="000F16C1">
          <w:rPr>
            <w:lang w:eastAsia="es-ES"/>
          </w:rPr>
          <w:t>métodos relevantes</w:t>
        </w:r>
      </w:ins>
      <w:ins w:id="1992" w:author="Andrea del Nido García" w:date="2020-05-11T17:56:00Z">
        <w:r w:rsidR="00B80C0A">
          <w:rPr>
            <w:lang w:eastAsia="es-ES"/>
          </w:rPr>
          <w:t>.</w:t>
        </w:r>
      </w:ins>
    </w:p>
    <w:p w14:paraId="3D024E01" w14:textId="6854B941" w:rsidR="00BB2CBC" w:rsidRDefault="00BB2CBC">
      <w:pPr>
        <w:rPr>
          <w:ins w:id="1993" w:author="Andrea del Nido García" w:date="2020-05-16T12:01:00Z"/>
          <w:lang w:eastAsia="es-ES"/>
        </w:rPr>
      </w:pPr>
      <w:ins w:id="1994" w:author="Andrea del Nido García" w:date="2020-05-11T18:05:00Z">
        <w:r>
          <w:rPr>
            <w:lang w:eastAsia="es-ES"/>
          </w:rPr>
          <w:lastRenderedPageBreak/>
          <w:t xml:space="preserve">Para facilitar la resolución de los problemas </w:t>
        </w:r>
      </w:ins>
      <w:ins w:id="1995" w:author="Andrea del Nido García" w:date="2020-05-11T18:09:00Z">
        <w:r w:rsidR="00AA229D">
          <w:rPr>
            <w:lang w:eastAsia="es-ES"/>
          </w:rPr>
          <w:t xml:space="preserve">citados </w:t>
        </w:r>
      </w:ins>
      <w:ins w:id="1996" w:author="Andrea del Nido García" w:date="2020-05-11T18:05:00Z">
        <w:r>
          <w:rPr>
            <w:lang w:eastAsia="es-ES"/>
          </w:rPr>
          <w:t xml:space="preserve">anteriormente, </w:t>
        </w:r>
        <w:r w:rsidR="00213B53">
          <w:rPr>
            <w:lang w:eastAsia="es-ES"/>
          </w:rPr>
          <w:t xml:space="preserve">a </w:t>
        </w:r>
      </w:ins>
      <w:ins w:id="1997" w:author="Andrea del Nido García" w:date="2020-05-11T18:06:00Z">
        <w:r w:rsidR="00AA229D">
          <w:rPr>
            <w:lang w:eastAsia="es-ES"/>
          </w:rPr>
          <w:t>continuación,</w:t>
        </w:r>
      </w:ins>
      <w:ins w:id="1998" w:author="Andrea del Nido García" w:date="2020-05-11T18:05:00Z">
        <w:r w:rsidR="00213B53">
          <w:rPr>
            <w:lang w:eastAsia="es-ES"/>
          </w:rPr>
          <w:t xml:space="preserve"> se proponen métodos y herramientas</w:t>
        </w:r>
      </w:ins>
      <w:ins w:id="1999" w:author="Andrea del Nido García" w:date="2020-05-11T18:09:00Z">
        <w:r w:rsidR="00810943">
          <w:rPr>
            <w:lang w:eastAsia="es-ES"/>
          </w:rPr>
          <w:t xml:space="preserve"> para solventarlo</w:t>
        </w:r>
      </w:ins>
      <w:ins w:id="2000" w:author="Andrea del Nido García" w:date="2020-05-11T18:06:00Z">
        <w:r w:rsidR="00213B53">
          <w:rPr>
            <w:lang w:eastAsia="es-ES"/>
          </w:rPr>
          <w:t xml:space="preserve">. </w:t>
        </w:r>
      </w:ins>
      <w:ins w:id="2001" w:author="Andrea del Nido García" w:date="2020-05-11T18:09:00Z">
        <w:r w:rsidR="00810943">
          <w:rPr>
            <w:lang w:eastAsia="es-ES"/>
          </w:rPr>
          <w:t xml:space="preserve">Lo primero de todo es </w:t>
        </w:r>
      </w:ins>
      <w:ins w:id="2002" w:author="Andrea del Nido García" w:date="2020-05-11T18:13:00Z">
        <w:r w:rsidR="001E082A">
          <w:rPr>
            <w:lang w:eastAsia="es-ES"/>
          </w:rPr>
          <w:t>que,</w:t>
        </w:r>
      </w:ins>
      <w:ins w:id="2003" w:author="Andrea del Nido García" w:date="2020-05-11T18:10:00Z">
        <w:r w:rsidR="00810943">
          <w:rPr>
            <w:lang w:eastAsia="es-ES"/>
          </w:rPr>
          <w:t xml:space="preserve"> si se quieren obtener </w:t>
        </w:r>
        <w:proofErr w:type="spellStart"/>
        <w:r w:rsidR="00810943">
          <w:rPr>
            <w:lang w:eastAsia="es-ES"/>
          </w:rPr>
          <w:t>APKs</w:t>
        </w:r>
        <w:proofErr w:type="spellEnd"/>
        <w:r w:rsidR="00810943">
          <w:rPr>
            <w:lang w:eastAsia="es-ES"/>
          </w:rPr>
          <w:t xml:space="preserve">, la forma más fácil de obtenerlos es mediante páginas como </w:t>
        </w:r>
      </w:ins>
      <w:ins w:id="2004" w:author="Andrea del Nido García" w:date="2020-05-11T18:11:00Z">
        <w:r w:rsidR="00810943">
          <w:rPr>
            <w:lang w:eastAsia="es-ES"/>
          </w:rPr>
          <w:t>“</w:t>
        </w:r>
      </w:ins>
      <w:ins w:id="2005" w:author="Andrea del Nido García" w:date="2020-05-11T18:10:00Z">
        <w:r w:rsidR="00810943">
          <w:rPr>
            <w:i/>
            <w:iCs/>
            <w:lang w:eastAsia="es-ES"/>
          </w:rPr>
          <w:t xml:space="preserve">APK </w:t>
        </w:r>
      </w:ins>
      <w:ins w:id="2006" w:author="Andrea del Nido García" w:date="2020-05-11T18:11:00Z">
        <w:r w:rsidR="00810943">
          <w:rPr>
            <w:i/>
            <w:iCs/>
            <w:lang w:eastAsia="es-ES"/>
          </w:rPr>
          <w:t>Pure”</w:t>
        </w:r>
        <w:r w:rsidR="004F6E92">
          <w:rPr>
            <w:i/>
            <w:iCs/>
            <w:lang w:eastAsia="es-ES"/>
          </w:rPr>
          <w:t xml:space="preserve"> </w:t>
        </w:r>
      </w:ins>
      <w:customXmlInsRangeStart w:id="2007" w:author="Andrea del Nido García" w:date="2020-05-11T18:12:00Z"/>
      <w:sdt>
        <w:sdtPr>
          <w:rPr>
            <w:i/>
            <w:iCs/>
            <w:lang w:eastAsia="es-ES"/>
          </w:rPr>
          <w:id w:val="-1145889813"/>
          <w:citation/>
        </w:sdtPr>
        <w:sdtContent>
          <w:customXmlInsRangeEnd w:id="2007"/>
          <w:ins w:id="2008" w:author="Andrea del Nido García" w:date="2020-05-11T18:12:00Z">
            <w:r w:rsidR="004F6E92">
              <w:rPr>
                <w:i/>
                <w:iCs/>
                <w:lang w:eastAsia="es-ES"/>
              </w:rPr>
              <w:fldChar w:fldCharType="begin"/>
            </w:r>
            <w:r w:rsidR="004F6E92">
              <w:rPr>
                <w:lang w:eastAsia="es-ES"/>
              </w:rPr>
              <w:instrText xml:space="preserve"> CITATION apk20 \l 3082 </w:instrText>
            </w:r>
          </w:ins>
          <w:r w:rsidR="004F6E92">
            <w:rPr>
              <w:i/>
              <w:iCs/>
              <w:lang w:eastAsia="es-ES"/>
            </w:rPr>
            <w:fldChar w:fldCharType="separate"/>
          </w:r>
          <w:r w:rsidR="004937E5" w:rsidRPr="004937E5">
            <w:rPr>
              <w:noProof/>
              <w:lang w:eastAsia="es-ES"/>
            </w:rPr>
            <w:t>[14]</w:t>
          </w:r>
          <w:ins w:id="2009" w:author="Andrea del Nido García" w:date="2020-05-11T18:12:00Z">
            <w:r w:rsidR="004F6E92">
              <w:rPr>
                <w:i/>
                <w:iCs/>
                <w:lang w:eastAsia="es-ES"/>
              </w:rPr>
              <w:fldChar w:fldCharType="end"/>
            </w:r>
          </w:ins>
          <w:customXmlInsRangeStart w:id="2010" w:author="Andrea del Nido García" w:date="2020-05-11T18:12:00Z"/>
        </w:sdtContent>
      </w:sdt>
      <w:customXmlInsRangeEnd w:id="2010"/>
      <w:ins w:id="2011" w:author="Andrea del Nido García" w:date="2020-05-11T18:12:00Z">
        <w:r w:rsidR="00640746">
          <w:rPr>
            <w:lang w:eastAsia="es-ES"/>
          </w:rPr>
          <w:t xml:space="preserve">, simplemente se indica el nombre de la aplicación a partir de la cuál se quiere obtener el APK y se descarga. </w:t>
        </w:r>
        <w:r w:rsidR="001E082A">
          <w:rPr>
            <w:lang w:eastAsia="es-ES"/>
          </w:rPr>
          <w:t>Una vez hecho e</w:t>
        </w:r>
      </w:ins>
      <w:ins w:id="2012" w:author="Andrea del Nido García" w:date="2020-05-11T18:13:00Z">
        <w:r w:rsidR="001E082A">
          <w:rPr>
            <w:lang w:eastAsia="es-ES"/>
          </w:rPr>
          <w:t xml:space="preserve">sto, para poder resolver </w:t>
        </w:r>
      </w:ins>
      <w:ins w:id="2013" w:author="Andrea del Nido García" w:date="2020-05-11T18:14:00Z">
        <w:r w:rsidR="004E38C9">
          <w:rPr>
            <w:lang w:eastAsia="es-ES"/>
          </w:rPr>
          <w:t>el pri</w:t>
        </w:r>
      </w:ins>
      <w:ins w:id="2014" w:author="Andrea del Nido García" w:date="2020-05-11T18:15:00Z">
        <w:r w:rsidR="004E38C9">
          <w:rPr>
            <w:lang w:eastAsia="es-ES"/>
          </w:rPr>
          <w:t xml:space="preserve">mer problema indicado, es decir, para poder obtener el código del APK, se utilizan herramientas como </w:t>
        </w:r>
        <w:proofErr w:type="spellStart"/>
        <w:r w:rsidR="004E38C9">
          <w:rPr>
            <w:i/>
            <w:iCs/>
            <w:lang w:eastAsia="es-ES"/>
          </w:rPr>
          <w:t>Apktool</w:t>
        </w:r>
        <w:proofErr w:type="spellEnd"/>
        <w:r w:rsidR="004E38C9">
          <w:rPr>
            <w:lang w:eastAsia="es-ES"/>
          </w:rPr>
          <w:t xml:space="preserve"> </w:t>
        </w:r>
      </w:ins>
      <w:customXmlInsRangeStart w:id="2015" w:author="Andrea del Nido García" w:date="2020-05-11T18:15:00Z"/>
      <w:sdt>
        <w:sdtPr>
          <w:rPr>
            <w:lang w:eastAsia="es-ES"/>
          </w:rPr>
          <w:id w:val="-1429959666"/>
          <w:citation/>
        </w:sdtPr>
        <w:sdtContent>
          <w:customXmlInsRangeEnd w:id="2015"/>
          <w:ins w:id="2016" w:author="Andrea del Nido García" w:date="2020-05-11T18:15:00Z">
            <w:r w:rsidR="004E38C9">
              <w:rPr>
                <w:lang w:eastAsia="es-ES"/>
              </w:rPr>
              <w:fldChar w:fldCharType="begin"/>
            </w:r>
            <w:r w:rsidR="004E38C9">
              <w:rPr>
                <w:lang w:eastAsia="es-ES"/>
              </w:rPr>
              <w:instrText xml:space="preserve"> CITATION Apk20 \l 3082 </w:instrText>
            </w:r>
          </w:ins>
          <w:r w:rsidR="004E38C9">
            <w:rPr>
              <w:lang w:eastAsia="es-ES"/>
            </w:rPr>
            <w:fldChar w:fldCharType="separate"/>
          </w:r>
          <w:r w:rsidR="004937E5" w:rsidRPr="004937E5">
            <w:rPr>
              <w:noProof/>
              <w:lang w:eastAsia="es-ES"/>
            </w:rPr>
            <w:t>[15]</w:t>
          </w:r>
          <w:ins w:id="2017" w:author="Andrea del Nido García" w:date="2020-05-11T18:15:00Z">
            <w:r w:rsidR="004E38C9">
              <w:rPr>
                <w:lang w:eastAsia="es-ES"/>
              </w:rPr>
              <w:fldChar w:fldCharType="end"/>
            </w:r>
          </w:ins>
          <w:customXmlInsRangeStart w:id="2018" w:author="Andrea del Nido García" w:date="2020-05-11T18:15:00Z"/>
        </w:sdtContent>
      </w:sdt>
      <w:customXmlInsRangeEnd w:id="2018"/>
      <w:ins w:id="2019" w:author="Andrea del Nido García" w:date="2020-05-11T18:15:00Z">
        <w:r w:rsidR="004E38C9">
          <w:rPr>
            <w:lang w:eastAsia="es-ES"/>
          </w:rPr>
          <w:t xml:space="preserve">, </w:t>
        </w:r>
        <w:r w:rsidR="001102C0">
          <w:rPr>
            <w:lang w:eastAsia="es-ES"/>
          </w:rPr>
          <w:t>además esta misma herramienta permite obtener el .</w:t>
        </w:r>
        <w:proofErr w:type="spellStart"/>
        <w:r w:rsidR="001102C0">
          <w:rPr>
            <w:lang w:eastAsia="es-ES"/>
          </w:rPr>
          <w:t>jar</w:t>
        </w:r>
      </w:ins>
      <w:proofErr w:type="spellEnd"/>
      <w:ins w:id="2020" w:author="Andrea del Nido García" w:date="2020-05-11T18:16:00Z">
        <w:r w:rsidR="006164E2">
          <w:rPr>
            <w:lang w:eastAsia="es-ES"/>
          </w:rPr>
          <w:t xml:space="preserve"> (contiene las clases y métodos en java)</w:t>
        </w:r>
      </w:ins>
      <w:ins w:id="2021" w:author="Andrea del Nido García" w:date="2020-05-11T18:15:00Z">
        <w:r w:rsidR="001102C0">
          <w:rPr>
            <w:lang w:eastAsia="es-ES"/>
          </w:rPr>
          <w:t xml:space="preserve"> del códi</w:t>
        </w:r>
      </w:ins>
      <w:ins w:id="2022" w:author="Andrea del Nido García" w:date="2020-05-11T18:16:00Z">
        <w:r w:rsidR="001102C0">
          <w:rPr>
            <w:lang w:eastAsia="es-ES"/>
          </w:rPr>
          <w:t xml:space="preserve">go </w:t>
        </w:r>
        <w:proofErr w:type="spellStart"/>
        <w:r w:rsidR="001102C0">
          <w:rPr>
            <w:lang w:eastAsia="es-ES"/>
          </w:rPr>
          <w:t>smali</w:t>
        </w:r>
        <w:proofErr w:type="spellEnd"/>
        <w:r w:rsidR="001102C0">
          <w:rPr>
            <w:lang w:eastAsia="es-ES"/>
          </w:rPr>
          <w:t xml:space="preserve"> extraído. </w:t>
        </w:r>
        <w:r w:rsidR="00070683">
          <w:rPr>
            <w:lang w:eastAsia="es-ES"/>
          </w:rPr>
          <w:t xml:space="preserve">En cuanto a </w:t>
        </w:r>
      </w:ins>
      <w:ins w:id="2023" w:author="Andrea del Nido García" w:date="2020-05-11T18:17:00Z">
        <w:r w:rsidR="00070683">
          <w:rPr>
            <w:lang w:eastAsia="es-ES"/>
          </w:rPr>
          <w:t>la complejidad y extensión del código, se ha desarrollado un sistema</w:t>
        </w:r>
      </w:ins>
      <w:ins w:id="2024" w:author="Andrea del Nido García" w:date="2020-05-11T18:18:00Z">
        <w:r w:rsidR="00070683">
          <w:rPr>
            <w:lang w:eastAsia="es-ES"/>
          </w:rPr>
          <w:t>, el cual se explica en la siguiente sección,</w:t>
        </w:r>
      </w:ins>
      <w:ins w:id="2025" w:author="Andrea del Nido García" w:date="2020-05-11T18:17:00Z">
        <w:r w:rsidR="00070683">
          <w:rPr>
            <w:lang w:eastAsia="es-ES"/>
          </w:rPr>
          <w:t xml:space="preserve"> que consiste en </w:t>
        </w:r>
      </w:ins>
      <w:ins w:id="2026" w:author="Andrea del Nido García" w:date="2020-05-11T18:18:00Z">
        <w:r w:rsidR="0053525B">
          <w:rPr>
            <w:lang w:eastAsia="es-ES"/>
          </w:rPr>
          <w:t>revisar</w:t>
        </w:r>
      </w:ins>
      <w:ins w:id="2027" w:author="Andrea del Nido García" w:date="2020-05-11T18:17:00Z">
        <w:r w:rsidR="00070683">
          <w:rPr>
            <w:lang w:eastAsia="es-ES"/>
          </w:rPr>
          <w:t xml:space="preserve"> todo el código </w:t>
        </w:r>
        <w:del w:id="2028" w:author="jm.delalamo@upm.es" w:date="2020-05-15T11:12:00Z">
          <w:r w:rsidR="00070683" w:rsidDel="00762D48">
            <w:rPr>
              <w:lang w:eastAsia="es-ES"/>
            </w:rPr>
            <w:delText xml:space="preserve">obtenido </w:delText>
          </w:r>
        </w:del>
        <w:r w:rsidR="00070683">
          <w:rPr>
            <w:lang w:eastAsia="es-ES"/>
          </w:rPr>
          <w:t>previamente</w:t>
        </w:r>
      </w:ins>
      <w:ins w:id="2029" w:author="Andrea del Nido García" w:date="2020-05-11T18:18:00Z">
        <w:r w:rsidR="003769BE">
          <w:rPr>
            <w:lang w:eastAsia="es-ES"/>
          </w:rPr>
          <w:t xml:space="preserve"> obtenido,</w:t>
        </w:r>
      </w:ins>
      <w:ins w:id="2030" w:author="Andrea del Nido García" w:date="2020-05-11T18:17:00Z">
        <w:r w:rsidR="00070683">
          <w:rPr>
            <w:lang w:eastAsia="es-ES"/>
          </w:rPr>
          <w:t xml:space="preserve"> y </w:t>
        </w:r>
      </w:ins>
      <w:ins w:id="2031" w:author="Andrea del Nido García" w:date="2020-05-11T18:18:00Z">
        <w:r w:rsidR="009512C4">
          <w:rPr>
            <w:lang w:eastAsia="es-ES"/>
          </w:rPr>
          <w:t>buscar</w:t>
        </w:r>
      </w:ins>
      <w:ins w:id="2032" w:author="Andrea del Nido García" w:date="2020-05-11T18:17:00Z">
        <w:r w:rsidR="00070683">
          <w:rPr>
            <w:lang w:eastAsia="es-ES"/>
          </w:rPr>
          <w:t xml:space="preserve"> algún indicio de que se están utilizando librerías </w:t>
        </w:r>
      </w:ins>
      <w:ins w:id="2033" w:author="Andrea del Nido García" w:date="2020-05-11T18:18:00Z">
        <w:r w:rsidR="00070683">
          <w:rPr>
            <w:lang w:eastAsia="es-ES"/>
          </w:rPr>
          <w:t xml:space="preserve">y métodos </w:t>
        </w:r>
      </w:ins>
      <w:ins w:id="2034" w:author="Andrea del Nido García" w:date="2020-05-11T18:23:00Z">
        <w:r w:rsidR="00907CC4">
          <w:rPr>
            <w:lang w:eastAsia="es-ES"/>
          </w:rPr>
          <w:t>concretos</w:t>
        </w:r>
        <w:r w:rsidR="001229EA">
          <w:rPr>
            <w:lang w:eastAsia="es-ES"/>
          </w:rPr>
          <w:t xml:space="preserve">, en lo que ocupa a este trabajo, se centran en la búsqueda de mecanismos de </w:t>
        </w:r>
        <w:proofErr w:type="spellStart"/>
        <w:r w:rsidR="001229EA">
          <w:rPr>
            <w:lang w:eastAsia="es-ES"/>
          </w:rPr>
          <w:t>certificate</w:t>
        </w:r>
        <w:proofErr w:type="spellEnd"/>
        <w:r w:rsidR="001229EA">
          <w:rPr>
            <w:lang w:eastAsia="es-ES"/>
          </w:rPr>
          <w:t xml:space="preserve"> </w:t>
        </w:r>
        <w:proofErr w:type="spellStart"/>
        <w:r w:rsidR="001229EA">
          <w:rPr>
            <w:lang w:eastAsia="es-ES"/>
          </w:rPr>
          <w:t>pinning</w:t>
        </w:r>
        <w:proofErr w:type="spellEnd"/>
        <w:r w:rsidR="001229EA">
          <w:rPr>
            <w:lang w:eastAsia="es-ES"/>
          </w:rPr>
          <w:t>.</w:t>
        </w:r>
        <w:r w:rsidR="0094169D">
          <w:rPr>
            <w:lang w:eastAsia="es-ES"/>
          </w:rPr>
          <w:t xml:space="preserve"> En cuanto a la ofuscación del </w:t>
        </w:r>
      </w:ins>
      <w:ins w:id="2035" w:author="Andrea del Nido García" w:date="2020-05-11T18:24:00Z">
        <w:r w:rsidR="0094169D">
          <w:rPr>
            <w:lang w:eastAsia="es-ES"/>
          </w:rPr>
          <w:t>código</w:t>
        </w:r>
      </w:ins>
      <w:ins w:id="2036" w:author="Andrea del Nido García" w:date="2020-05-11T18:27:00Z">
        <w:r w:rsidR="0094169D">
          <w:rPr>
            <w:lang w:eastAsia="es-ES"/>
          </w:rPr>
          <w:t xml:space="preserve"> </w:t>
        </w:r>
      </w:ins>
      <w:customXmlInsRangeStart w:id="2037" w:author="Andrea del Nido García" w:date="2020-05-11T18:28:00Z"/>
      <w:sdt>
        <w:sdtPr>
          <w:rPr>
            <w:lang w:eastAsia="es-ES"/>
          </w:rPr>
          <w:id w:val="-1891726560"/>
          <w:citation/>
        </w:sdtPr>
        <w:sdtContent>
          <w:customXmlInsRangeEnd w:id="2037"/>
          <w:ins w:id="2038" w:author="Andrea del Nido García" w:date="2020-05-11T18:28:00Z">
            <w:r w:rsidR="0094169D">
              <w:rPr>
                <w:lang w:eastAsia="es-ES"/>
              </w:rPr>
              <w:fldChar w:fldCharType="begin"/>
            </w:r>
            <w:r w:rsidR="0094169D">
              <w:rPr>
                <w:lang w:eastAsia="es-ES"/>
              </w:rPr>
              <w:instrText xml:space="preserve"> CITATION And202 \l 3082 </w:instrText>
            </w:r>
          </w:ins>
          <w:r w:rsidR="0094169D">
            <w:rPr>
              <w:lang w:eastAsia="es-ES"/>
            </w:rPr>
            <w:fldChar w:fldCharType="separate"/>
          </w:r>
          <w:r w:rsidR="004937E5" w:rsidRPr="004937E5">
            <w:rPr>
              <w:noProof/>
              <w:lang w:eastAsia="es-ES"/>
            </w:rPr>
            <w:t>[16]</w:t>
          </w:r>
          <w:ins w:id="2039" w:author="Andrea del Nido García" w:date="2020-05-11T18:28:00Z">
            <w:r w:rsidR="0094169D">
              <w:rPr>
                <w:lang w:eastAsia="es-ES"/>
              </w:rPr>
              <w:fldChar w:fldCharType="end"/>
            </w:r>
          </w:ins>
          <w:customXmlInsRangeStart w:id="2040" w:author="Andrea del Nido García" w:date="2020-05-11T18:28:00Z"/>
        </w:sdtContent>
      </w:sdt>
      <w:customXmlInsRangeEnd w:id="2040"/>
      <w:ins w:id="2041" w:author="Andrea del Nido García" w:date="2020-05-11T18:24:00Z">
        <w:r w:rsidR="0094169D">
          <w:rPr>
            <w:lang w:eastAsia="es-ES"/>
          </w:rPr>
          <w:t xml:space="preserve">, es un proceso </w:t>
        </w:r>
      </w:ins>
      <w:ins w:id="2042" w:author="Andrea del Nido García" w:date="2020-05-11T18:27:00Z">
        <w:r w:rsidR="0094169D">
          <w:rPr>
            <w:lang w:eastAsia="es-ES"/>
          </w:rPr>
          <w:t xml:space="preserve">complejo </w:t>
        </w:r>
      </w:ins>
      <w:ins w:id="2043" w:author="Andrea del Nido García" w:date="2020-05-11T18:28:00Z">
        <w:r w:rsidR="00511BBE">
          <w:rPr>
            <w:lang w:eastAsia="es-ES"/>
          </w:rPr>
          <w:t>que trata d</w:t>
        </w:r>
      </w:ins>
      <w:ins w:id="2044" w:author="Andrea del Nido García" w:date="2020-05-11T18:33:00Z">
        <w:r w:rsidR="00511BBE">
          <w:rPr>
            <w:lang w:eastAsia="es-ES"/>
          </w:rPr>
          <w:t>e</w:t>
        </w:r>
      </w:ins>
      <w:ins w:id="2045" w:author="Andrea del Nido García" w:date="2020-05-11T18:28:00Z">
        <w:r w:rsidR="00511BBE">
          <w:rPr>
            <w:lang w:eastAsia="es-ES"/>
          </w:rPr>
          <w:t xml:space="preserve"> acortar los nombres de clases, métodos y variab</w:t>
        </w:r>
      </w:ins>
      <w:ins w:id="2046" w:author="Andrea del Nido García" w:date="2020-05-11T18:29:00Z">
        <w:r w:rsidR="00511BBE">
          <w:rPr>
            <w:lang w:eastAsia="es-ES"/>
          </w:rPr>
          <w:t>l</w:t>
        </w:r>
      </w:ins>
      <w:ins w:id="2047" w:author="Andrea del Nido García" w:date="2020-05-11T18:28:00Z">
        <w:r w:rsidR="00511BBE">
          <w:rPr>
            <w:lang w:eastAsia="es-ES"/>
          </w:rPr>
          <w:t xml:space="preserve">es, logrando que </w:t>
        </w:r>
      </w:ins>
      <w:ins w:id="2048" w:author="Andrea del Nido García" w:date="2020-05-11T18:29:00Z">
        <w:r w:rsidR="00511BBE">
          <w:rPr>
            <w:lang w:eastAsia="es-ES"/>
          </w:rPr>
          <w:t xml:space="preserve">sea </w:t>
        </w:r>
      </w:ins>
      <w:ins w:id="2049" w:author="Andrea del Nido García" w:date="2020-05-11T18:33:00Z">
        <w:r w:rsidR="00511BBE">
          <w:rPr>
            <w:lang w:eastAsia="es-ES"/>
          </w:rPr>
          <w:t xml:space="preserve">muy complicado entender el código. Este proceso de ofuscación actualmente se </w:t>
        </w:r>
      </w:ins>
      <w:ins w:id="2050" w:author="Andrea del Nido García" w:date="2020-05-11T18:39:00Z">
        <w:r w:rsidR="003F4C52">
          <w:rPr>
            <w:lang w:eastAsia="es-ES"/>
          </w:rPr>
          <w:t xml:space="preserve">realiza mediante </w:t>
        </w:r>
        <w:proofErr w:type="spellStart"/>
        <w:r w:rsidR="003F4C52">
          <w:rPr>
            <w:lang w:eastAsia="es-ES"/>
          </w:rPr>
          <w:t>ProGuard</w:t>
        </w:r>
      </w:ins>
      <w:proofErr w:type="spellEnd"/>
      <w:ins w:id="2051" w:author="Andrea del Nido García" w:date="2020-05-11T18:41:00Z">
        <w:r w:rsidR="003F4C52">
          <w:rPr>
            <w:lang w:eastAsia="es-ES"/>
          </w:rPr>
          <w:t xml:space="preserve"> y para </w:t>
        </w:r>
        <w:proofErr w:type="spellStart"/>
        <w:r w:rsidR="003F4C52">
          <w:rPr>
            <w:lang w:eastAsia="es-ES"/>
          </w:rPr>
          <w:t>desofuscar</w:t>
        </w:r>
        <w:proofErr w:type="spellEnd"/>
        <w:r w:rsidR="003F4C52">
          <w:rPr>
            <w:lang w:eastAsia="es-ES"/>
          </w:rPr>
          <w:t xml:space="preserve"> el código es necesario disponer de </w:t>
        </w:r>
      </w:ins>
      <w:ins w:id="2052" w:author="Andrea del Nido García" w:date="2020-05-11T19:22:00Z">
        <w:r w:rsidR="00450C1A">
          <w:rPr>
            <w:lang w:eastAsia="es-ES"/>
          </w:rPr>
          <w:t>un archivo espe</w:t>
        </w:r>
      </w:ins>
      <w:ins w:id="2053" w:author="Andrea del Nido García" w:date="2020-05-11T19:23:00Z">
        <w:r w:rsidR="00450C1A">
          <w:rPr>
            <w:lang w:eastAsia="es-ES"/>
          </w:rPr>
          <w:t>cífico llamado mapping.txt.</w:t>
        </w:r>
      </w:ins>
    </w:p>
    <w:p w14:paraId="1553D85E" w14:textId="1DA5C738" w:rsidR="00730BB9" w:rsidRPr="004E38C9" w:rsidRDefault="00730BB9">
      <w:pPr>
        <w:rPr>
          <w:lang w:eastAsia="es-ES"/>
        </w:rPr>
      </w:pPr>
      <w:ins w:id="2054" w:author="Andrea del Nido García" w:date="2020-05-16T12:02:00Z">
        <w:r>
          <w:rPr>
            <w:lang w:eastAsia="es-ES"/>
          </w:rPr>
          <w:t xml:space="preserve">El análisis explicado anteriormente, hace </w:t>
        </w:r>
      </w:ins>
      <w:ins w:id="2055" w:author="Andrea del Nido García" w:date="2020-05-16T12:03:00Z">
        <w:r>
          <w:rPr>
            <w:lang w:eastAsia="es-ES"/>
          </w:rPr>
          <w:t>referencia al análisis general del código de una aplicación, cómo obtener ese código y cómo poder estudiarlo de forma más sencilla. Por otro lado, se distinguen dos tipos de análisis en la ingeniería inversa. El a</w:t>
        </w:r>
      </w:ins>
      <w:ins w:id="2056" w:author="Andrea del Nido García" w:date="2020-05-16T12:04:00Z">
        <w:r>
          <w:rPr>
            <w:lang w:eastAsia="es-ES"/>
          </w:rPr>
          <w:t xml:space="preserve">nálisis estático, que </w:t>
        </w:r>
      </w:ins>
      <w:ins w:id="2057" w:author="Andrea del Nido García" w:date="2020-05-16T12:05:00Z">
        <w:r>
          <w:rPr>
            <w:lang w:eastAsia="es-ES"/>
          </w:rPr>
          <w:t xml:space="preserve">estudia el comportamiento del código sin que se esté ejecutando </w:t>
        </w:r>
        <w:proofErr w:type="gramStart"/>
        <w:r>
          <w:rPr>
            <w:lang w:eastAsia="es-ES"/>
          </w:rPr>
          <w:t>y</w:t>
        </w:r>
        <w:proofErr w:type="gramEnd"/>
        <w:r>
          <w:rPr>
            <w:lang w:eastAsia="es-ES"/>
          </w:rPr>
          <w:t xml:space="preserve"> por otro lado, el análisis dinámico, que </w:t>
        </w:r>
      </w:ins>
      <w:ins w:id="2058" w:author="Andrea del Nido García" w:date="2020-05-16T12:06:00Z">
        <w:r>
          <w:rPr>
            <w:lang w:eastAsia="es-ES"/>
          </w:rPr>
          <w:t>observa el comportamiento del código de un programa mientras se está ejecutando.</w:t>
        </w:r>
      </w:ins>
    </w:p>
    <w:p w14:paraId="1C8415DE" w14:textId="02C15CB2" w:rsidR="00D64FE7" w:rsidRPr="00D64FE7" w:rsidDel="00277842" w:rsidRDefault="00174546">
      <w:pPr>
        <w:ind w:firstLine="0"/>
        <w:rPr>
          <w:del w:id="2059" w:author="Andrea del Nido García" w:date="2020-05-16T12:07:00Z"/>
          <w:lang w:eastAsia="es-ES"/>
        </w:rPr>
      </w:pPr>
      <w:del w:id="2060" w:author="Andrea del Nido García" w:date="2020-05-16T12:07:00Z">
        <w:r w:rsidRPr="00174546" w:rsidDel="00277842">
          <w:rPr>
            <w:highlight w:val="yellow"/>
            <w:lang w:eastAsia="es-ES"/>
          </w:rPr>
          <w:delText>Análisis dinámico y estático</w:delText>
        </w:r>
        <w:r w:rsidDel="00277842">
          <w:rPr>
            <w:lang w:eastAsia="es-ES"/>
          </w:rPr>
          <w:delText xml:space="preserve"> </w:delText>
        </w:r>
      </w:del>
    </w:p>
    <w:p w14:paraId="577F51B1" w14:textId="4A6DC4D3" w:rsidR="006D0F4D" w:rsidRDefault="006D0F4D">
      <w:pPr>
        <w:ind w:firstLine="0"/>
        <w:rPr>
          <w:lang w:eastAsia="es-ES"/>
        </w:rPr>
      </w:pPr>
    </w:p>
    <w:p w14:paraId="70249E1A" w14:textId="47D24847" w:rsidR="006D0F4D" w:rsidRDefault="006D0F4D">
      <w:pPr>
        <w:rPr>
          <w:lang w:eastAsia="es-ES"/>
        </w:rPr>
      </w:pPr>
    </w:p>
    <w:p w14:paraId="692B96F2" w14:textId="484AA2DF" w:rsidR="006D0F4D" w:rsidRDefault="006D0F4D">
      <w:pPr>
        <w:rPr>
          <w:lang w:eastAsia="es-ES"/>
        </w:rPr>
      </w:pPr>
    </w:p>
    <w:p w14:paraId="7257207F" w14:textId="1386A006" w:rsidR="006D0F4D" w:rsidRDefault="006D0F4D">
      <w:pPr>
        <w:rPr>
          <w:lang w:eastAsia="es-ES"/>
        </w:rPr>
      </w:pPr>
    </w:p>
    <w:p w14:paraId="2EB5D1A2" w14:textId="10380A52" w:rsidR="006D0F4D" w:rsidRDefault="006D0F4D">
      <w:pPr>
        <w:rPr>
          <w:lang w:eastAsia="es-ES"/>
        </w:rPr>
      </w:pPr>
    </w:p>
    <w:p w14:paraId="7F4C76DF" w14:textId="301F294C" w:rsidR="00347999" w:rsidRDefault="00347999">
      <w:pPr>
        <w:ind w:firstLine="0"/>
        <w:rPr>
          <w:lang w:eastAsia="es-ES"/>
        </w:rPr>
      </w:pPr>
    </w:p>
    <w:p w14:paraId="3680121D" w14:textId="6A43C3A4" w:rsidR="003509C2" w:rsidRDefault="003509C2">
      <w:pPr>
        <w:ind w:firstLine="0"/>
        <w:rPr>
          <w:lang w:eastAsia="es-ES"/>
        </w:rPr>
      </w:pPr>
    </w:p>
    <w:p w14:paraId="44B55401" w14:textId="7B6473A4" w:rsidR="003509C2" w:rsidRDefault="003509C2">
      <w:pPr>
        <w:ind w:firstLine="0"/>
        <w:rPr>
          <w:lang w:eastAsia="es-ES"/>
        </w:rPr>
      </w:pPr>
    </w:p>
    <w:p w14:paraId="57B54D24" w14:textId="5B12AD1C" w:rsidR="003509C2" w:rsidDel="00AA1B40" w:rsidRDefault="003509C2">
      <w:pPr>
        <w:ind w:firstLine="0"/>
        <w:rPr>
          <w:del w:id="2061" w:author="Andrea del Nido García" w:date="2020-05-16T19:50:00Z"/>
          <w:lang w:eastAsia="es-ES"/>
        </w:rPr>
      </w:pPr>
    </w:p>
    <w:p w14:paraId="7687FDBC" w14:textId="77777777" w:rsidR="00AA1B40" w:rsidRDefault="00AA1B40">
      <w:pPr>
        <w:ind w:firstLine="0"/>
        <w:rPr>
          <w:ins w:id="2062" w:author="Andrea del Nido García" w:date="2020-05-16T19:50:00Z"/>
          <w:lang w:eastAsia="es-ES"/>
        </w:rPr>
      </w:pPr>
    </w:p>
    <w:p w14:paraId="546A13AD" w14:textId="0481A67F" w:rsidR="003509C2" w:rsidDel="00AA1B40" w:rsidRDefault="003509C2">
      <w:pPr>
        <w:ind w:firstLine="0"/>
        <w:rPr>
          <w:del w:id="2063" w:author="Andrea del Nido García" w:date="2020-05-16T19:50:00Z"/>
          <w:lang w:eastAsia="es-ES"/>
        </w:rPr>
      </w:pPr>
    </w:p>
    <w:p w14:paraId="7CDD1705" w14:textId="48C9268F" w:rsidR="003509C2" w:rsidDel="00AA1B40" w:rsidRDefault="003509C2">
      <w:pPr>
        <w:ind w:firstLine="0"/>
        <w:rPr>
          <w:del w:id="2064" w:author="Andrea del Nido García" w:date="2020-05-16T19:50:00Z"/>
          <w:lang w:eastAsia="es-ES"/>
        </w:rPr>
      </w:pPr>
    </w:p>
    <w:p w14:paraId="67D90CA5" w14:textId="2DBBCEAE" w:rsidR="003509C2" w:rsidDel="00AA1B40" w:rsidRDefault="003509C2">
      <w:pPr>
        <w:ind w:firstLine="0"/>
        <w:rPr>
          <w:del w:id="2065" w:author="Andrea del Nido García" w:date="2020-05-16T19:50:00Z"/>
          <w:lang w:eastAsia="es-ES"/>
        </w:rPr>
      </w:pPr>
    </w:p>
    <w:p w14:paraId="4A8453D0" w14:textId="51903FCF" w:rsidR="003509C2" w:rsidDel="00801DE5" w:rsidRDefault="003509C2">
      <w:pPr>
        <w:ind w:firstLine="0"/>
        <w:rPr>
          <w:del w:id="2066" w:author="Andrea del Nido García" w:date="2020-05-12T16:47:00Z"/>
          <w:lang w:eastAsia="es-ES"/>
        </w:rPr>
      </w:pPr>
    </w:p>
    <w:p w14:paraId="25ECBB99" w14:textId="05E5966E" w:rsidR="003509C2" w:rsidDel="00801DE5" w:rsidRDefault="003509C2">
      <w:pPr>
        <w:ind w:firstLine="0"/>
        <w:rPr>
          <w:del w:id="2067" w:author="Andrea del Nido García" w:date="2020-05-12T16:47:00Z"/>
          <w:lang w:eastAsia="es-ES"/>
        </w:rPr>
      </w:pPr>
    </w:p>
    <w:p w14:paraId="53C8B621" w14:textId="55FFE45B" w:rsidR="003509C2" w:rsidDel="00801DE5" w:rsidRDefault="003509C2">
      <w:pPr>
        <w:ind w:firstLine="0"/>
        <w:rPr>
          <w:del w:id="2068" w:author="Andrea del Nido García" w:date="2020-05-12T16:47:00Z"/>
          <w:lang w:eastAsia="es-ES"/>
        </w:rPr>
      </w:pPr>
    </w:p>
    <w:p w14:paraId="54E86521" w14:textId="727C764E" w:rsidR="003509C2" w:rsidDel="00801DE5" w:rsidRDefault="003509C2">
      <w:pPr>
        <w:ind w:firstLine="0"/>
        <w:rPr>
          <w:del w:id="2069" w:author="Andrea del Nido García" w:date="2020-05-12T16:47:00Z"/>
          <w:lang w:eastAsia="es-ES"/>
        </w:rPr>
      </w:pPr>
    </w:p>
    <w:p w14:paraId="2BD38DF1" w14:textId="6DF916E9" w:rsidR="003509C2" w:rsidDel="00801DE5" w:rsidRDefault="003509C2">
      <w:pPr>
        <w:ind w:firstLine="0"/>
        <w:rPr>
          <w:del w:id="2070" w:author="Andrea del Nido García" w:date="2020-05-12T16:47:00Z"/>
          <w:lang w:eastAsia="es-ES"/>
        </w:rPr>
      </w:pPr>
    </w:p>
    <w:p w14:paraId="07F0E9F9" w14:textId="404CBCB7" w:rsidR="003509C2" w:rsidDel="00801DE5" w:rsidRDefault="003509C2">
      <w:pPr>
        <w:ind w:firstLine="0"/>
        <w:rPr>
          <w:del w:id="2071" w:author="Andrea del Nido García" w:date="2020-05-12T16:47:00Z"/>
          <w:lang w:eastAsia="es-ES"/>
        </w:rPr>
      </w:pPr>
    </w:p>
    <w:p w14:paraId="5AF0885A" w14:textId="58ABD6A9" w:rsidR="003509C2" w:rsidDel="00801DE5" w:rsidRDefault="003509C2">
      <w:pPr>
        <w:ind w:firstLine="0"/>
        <w:rPr>
          <w:del w:id="2072" w:author="Andrea del Nido García" w:date="2020-05-12T16:47:00Z"/>
          <w:lang w:eastAsia="es-ES"/>
        </w:rPr>
      </w:pPr>
    </w:p>
    <w:p w14:paraId="32F3F906" w14:textId="18F4BFAE" w:rsidR="009632AF" w:rsidDel="00AA1B40" w:rsidRDefault="009632AF">
      <w:pPr>
        <w:ind w:firstLine="0"/>
        <w:rPr>
          <w:del w:id="2073" w:author="Andrea del Nido García" w:date="2020-05-16T19:50:00Z"/>
          <w:lang w:eastAsia="es-ES"/>
        </w:rPr>
      </w:pPr>
    </w:p>
    <w:p w14:paraId="4C181088" w14:textId="006A4138" w:rsidR="00981D00" w:rsidDel="00AA1B40" w:rsidRDefault="00981D00">
      <w:pPr>
        <w:ind w:firstLine="0"/>
        <w:rPr>
          <w:del w:id="2074" w:author="Andrea del Nido García" w:date="2020-05-16T19:50:00Z"/>
          <w:lang w:eastAsia="es-ES"/>
        </w:rPr>
      </w:pPr>
    </w:p>
    <w:p w14:paraId="34591E0F" w14:textId="0754AE01" w:rsidR="0028368C" w:rsidDel="00AA1B40" w:rsidRDefault="0028368C">
      <w:pPr>
        <w:ind w:firstLine="0"/>
        <w:rPr>
          <w:del w:id="2075" w:author="Andrea del Nido García" w:date="2020-05-16T19:50:00Z"/>
          <w:lang w:eastAsia="es-ES"/>
        </w:rPr>
      </w:pPr>
    </w:p>
    <w:p w14:paraId="72CA9E2D" w14:textId="56A419BB" w:rsidR="0028368C" w:rsidDel="00AA1B40" w:rsidRDefault="0028368C">
      <w:pPr>
        <w:ind w:firstLine="0"/>
        <w:rPr>
          <w:del w:id="2076" w:author="Andrea del Nido García" w:date="2020-05-16T19:50:00Z"/>
          <w:lang w:eastAsia="es-ES"/>
        </w:rPr>
      </w:pPr>
    </w:p>
    <w:p w14:paraId="437C506F" w14:textId="707BF735" w:rsidR="0028368C" w:rsidDel="00AA1B40" w:rsidRDefault="0028368C">
      <w:pPr>
        <w:ind w:firstLine="0"/>
        <w:rPr>
          <w:del w:id="2077" w:author="Andrea del Nido García" w:date="2020-05-16T19:50:00Z"/>
          <w:lang w:eastAsia="es-ES"/>
        </w:rPr>
      </w:pPr>
    </w:p>
    <w:p w14:paraId="7F76BF27" w14:textId="5EC78D5C" w:rsidR="0028368C" w:rsidDel="00AA1B40" w:rsidRDefault="0028368C">
      <w:pPr>
        <w:ind w:firstLine="0"/>
        <w:rPr>
          <w:del w:id="2078" w:author="Andrea del Nido García" w:date="2020-05-16T19:50:00Z"/>
          <w:lang w:eastAsia="es-ES"/>
        </w:rPr>
      </w:pPr>
    </w:p>
    <w:p w14:paraId="264AF37B" w14:textId="2886EBD9" w:rsidR="0028368C" w:rsidDel="00AA1B40" w:rsidRDefault="0028368C">
      <w:pPr>
        <w:ind w:firstLine="0"/>
        <w:rPr>
          <w:del w:id="2079" w:author="Andrea del Nido García" w:date="2020-05-16T19:50:00Z"/>
          <w:lang w:eastAsia="es-ES"/>
        </w:rPr>
      </w:pPr>
    </w:p>
    <w:p w14:paraId="673D11DC" w14:textId="7034792F" w:rsidR="0028368C" w:rsidDel="00E3208C" w:rsidRDefault="0028368C">
      <w:pPr>
        <w:ind w:firstLine="0"/>
        <w:rPr>
          <w:del w:id="2080" w:author="Andrea del Nido García" w:date="2020-05-16T12:07:00Z"/>
          <w:lang w:eastAsia="es-ES"/>
        </w:rPr>
      </w:pPr>
    </w:p>
    <w:p w14:paraId="281A0274" w14:textId="68437F5D" w:rsidR="0028368C" w:rsidDel="00E3208C" w:rsidRDefault="0028368C">
      <w:pPr>
        <w:ind w:firstLine="0"/>
        <w:rPr>
          <w:del w:id="2081" w:author="Andrea del Nido García" w:date="2020-05-16T12:07:00Z"/>
          <w:lang w:eastAsia="es-ES"/>
        </w:rPr>
      </w:pPr>
    </w:p>
    <w:p w14:paraId="0079EF07" w14:textId="4BE59558" w:rsidR="0028368C" w:rsidDel="00E3208C" w:rsidRDefault="0028368C">
      <w:pPr>
        <w:ind w:firstLine="0"/>
        <w:rPr>
          <w:del w:id="2082" w:author="Andrea del Nido García" w:date="2020-05-16T12:07:00Z"/>
          <w:lang w:eastAsia="es-ES"/>
        </w:rPr>
      </w:pPr>
    </w:p>
    <w:p w14:paraId="419F2B68" w14:textId="4F4D1876" w:rsidR="0028368C" w:rsidDel="00E3208C" w:rsidRDefault="0028368C">
      <w:pPr>
        <w:ind w:firstLine="0"/>
        <w:rPr>
          <w:del w:id="2083" w:author="Andrea del Nido García" w:date="2020-05-16T12:07:00Z"/>
          <w:lang w:eastAsia="es-ES"/>
        </w:rPr>
      </w:pPr>
    </w:p>
    <w:p w14:paraId="6C0AB1E4" w14:textId="77777777" w:rsidR="0028368C" w:rsidRDefault="0028368C">
      <w:pPr>
        <w:ind w:firstLine="0"/>
        <w:rPr>
          <w:lang w:eastAsia="es-ES"/>
        </w:rPr>
      </w:pPr>
    </w:p>
    <w:p w14:paraId="6919B470" w14:textId="34F519C1" w:rsidR="006D2BCC" w:rsidRDefault="00604321">
      <w:pPr>
        <w:pStyle w:val="Ttulo1"/>
        <w:jc w:val="both"/>
        <w:rPr>
          <w:ins w:id="2084" w:author="Andrea del Nido García" w:date="2020-05-12T17:02:00Z"/>
        </w:rPr>
      </w:pPr>
      <w:bookmarkStart w:id="2085" w:name="_Toc37675377"/>
      <w:bookmarkStart w:id="2086" w:name="_Toc40202074"/>
      <w:commentRangeStart w:id="2087"/>
      <w:r>
        <w:t>Desarrollo</w:t>
      </w:r>
      <w:bookmarkEnd w:id="2085"/>
      <w:commentRangeEnd w:id="2087"/>
      <w:r w:rsidR="006771B3">
        <w:rPr>
          <w:rStyle w:val="Refdecomentario"/>
          <w:rFonts w:asciiTheme="minorHAnsi" w:eastAsiaTheme="minorHAnsi" w:hAnsiTheme="minorHAnsi" w:cstheme="minorBidi"/>
          <w:b w:val="0"/>
          <w:bCs w:val="0"/>
          <w:kern w:val="0"/>
          <w:lang w:eastAsia="en-US"/>
        </w:rPr>
        <w:commentReference w:id="2087"/>
      </w:r>
      <w:bookmarkEnd w:id="2086"/>
    </w:p>
    <w:p w14:paraId="39E9CB25" w14:textId="2CF3C9A8" w:rsidR="002207A4" w:rsidRPr="007E3DE2" w:rsidRDefault="002207A4">
      <w:pPr>
        <w:pStyle w:val="Ttulo2"/>
        <w:ind w:left="0" w:firstLine="0"/>
        <w:jc w:val="both"/>
        <w:rPr>
          <w:ins w:id="2088" w:author="Andrea del Nido García" w:date="2020-05-11T11:57:00Z"/>
        </w:rPr>
        <w:pPrChange w:id="2089" w:author="Andrea del Nido García" w:date="2020-05-12T17:03:00Z">
          <w:pPr>
            <w:pStyle w:val="Ttulo1"/>
          </w:pPr>
        </w:pPrChange>
      </w:pPr>
      <w:bookmarkStart w:id="2090" w:name="_Toc40202075"/>
      <w:ins w:id="2091" w:author="Andrea del Nido García" w:date="2020-05-12T17:03:00Z">
        <w:r>
          <w:rPr>
            <w:lang w:eastAsia="es-ES"/>
          </w:rPr>
          <w:t>Introducción</w:t>
        </w:r>
      </w:ins>
      <w:bookmarkEnd w:id="2090"/>
    </w:p>
    <w:p w14:paraId="4324417F" w14:textId="77777777" w:rsidR="00C57C8D" w:rsidRDefault="00633283" w:rsidP="00021026">
      <w:pPr>
        <w:rPr>
          <w:lang w:eastAsia="es-ES"/>
        </w:rPr>
      </w:pPr>
      <w:r>
        <w:rPr>
          <w:lang w:eastAsia="es-ES"/>
        </w:rPr>
        <w:t>A</w:t>
      </w:r>
      <w:ins w:id="2092" w:author="Andrea del Nido García" w:date="2020-05-12T17:00:00Z">
        <w:r w:rsidR="00C1596D" w:rsidRPr="0008714F">
          <w:rPr>
            <w:lang w:eastAsia="es-ES"/>
            <w:rPrChange w:id="2093" w:author="Andrea del Nido García" w:date="2020-05-12T17:01:00Z">
              <w:rPr>
                <w:highlight w:val="yellow"/>
                <w:lang w:eastAsia="es-ES"/>
              </w:rPr>
            </w:rPrChange>
          </w:rPr>
          <w:t xml:space="preserve"> lo largo </w:t>
        </w:r>
      </w:ins>
      <w:r>
        <w:rPr>
          <w:lang w:eastAsia="es-ES"/>
        </w:rPr>
        <w:t>de este</w:t>
      </w:r>
      <w:ins w:id="2094" w:author="Andrea del Nido García" w:date="2020-05-12T17:00:00Z">
        <w:r w:rsidR="00C1596D" w:rsidRPr="0008714F">
          <w:rPr>
            <w:lang w:eastAsia="es-ES"/>
            <w:rPrChange w:id="2095" w:author="Andrea del Nido García" w:date="2020-05-12T17:01:00Z">
              <w:rPr>
                <w:highlight w:val="yellow"/>
                <w:lang w:eastAsia="es-ES"/>
              </w:rPr>
            </w:rPrChange>
          </w:rPr>
          <w:t xml:space="preserve"> capítulo</w:t>
        </w:r>
      </w:ins>
      <w:r>
        <w:rPr>
          <w:lang w:eastAsia="es-ES"/>
        </w:rPr>
        <w:t xml:space="preserve"> se expone</w:t>
      </w:r>
      <w:ins w:id="2096" w:author="Andrea del Nido García" w:date="2020-05-12T17:00:00Z">
        <w:r w:rsidR="00C1596D" w:rsidRPr="0008714F">
          <w:rPr>
            <w:lang w:eastAsia="es-ES"/>
            <w:rPrChange w:id="2097" w:author="Andrea del Nido García" w:date="2020-05-12T17:01:00Z">
              <w:rPr>
                <w:highlight w:val="yellow"/>
                <w:lang w:eastAsia="es-ES"/>
              </w:rPr>
            </w:rPrChange>
          </w:rPr>
          <w:t xml:space="preserve"> de </w:t>
        </w:r>
      </w:ins>
      <w:r w:rsidRPr="0008714F">
        <w:rPr>
          <w:lang w:eastAsia="es-ES"/>
        </w:rPr>
        <w:t>qué</w:t>
      </w:r>
      <w:ins w:id="2098" w:author="Andrea del Nido García" w:date="2020-05-12T17:00:00Z">
        <w:r w:rsidR="00C1596D" w:rsidRPr="0008714F">
          <w:rPr>
            <w:lang w:eastAsia="es-ES"/>
            <w:rPrChange w:id="2099" w:author="Andrea del Nido García" w:date="2020-05-12T17:01:00Z">
              <w:rPr>
                <w:highlight w:val="yellow"/>
                <w:lang w:eastAsia="es-ES"/>
              </w:rPr>
            </w:rPrChange>
          </w:rPr>
          <w:t xml:space="preserve"> manera se logra desarrollar diferentes mecanismos para la auditoría de tráfico en aplicaciones Andro</w:t>
        </w:r>
      </w:ins>
      <w:ins w:id="2100" w:author="Andrea del Nido García" w:date="2020-05-12T17:01:00Z">
        <w:r w:rsidR="00C1596D" w:rsidRPr="0008714F">
          <w:rPr>
            <w:lang w:eastAsia="es-ES"/>
            <w:rPrChange w:id="2101" w:author="Andrea del Nido García" w:date="2020-05-12T17:01:00Z">
              <w:rPr>
                <w:highlight w:val="yellow"/>
                <w:lang w:eastAsia="es-ES"/>
              </w:rPr>
            </w:rPrChange>
          </w:rPr>
          <w:t>id.</w:t>
        </w:r>
      </w:ins>
      <w:ins w:id="2102" w:author="Andrea del Nido García" w:date="2020-05-12T17:00:00Z">
        <w:r w:rsidR="00C1596D" w:rsidRPr="0008714F">
          <w:rPr>
            <w:lang w:eastAsia="es-ES"/>
            <w:rPrChange w:id="2103" w:author="Andrea del Nido García" w:date="2020-05-12T17:01:00Z">
              <w:rPr>
                <w:highlight w:val="yellow"/>
                <w:lang w:eastAsia="es-ES"/>
              </w:rPr>
            </w:rPrChange>
          </w:rPr>
          <w:t xml:space="preserve"> </w:t>
        </w:r>
      </w:ins>
      <w:ins w:id="2104" w:author="Andrea del Nido García" w:date="2020-05-12T17:06:00Z">
        <w:r w:rsidR="00A2187F">
          <w:rPr>
            <w:lang w:eastAsia="es-ES"/>
          </w:rPr>
          <w:t xml:space="preserve">Se divide en diferentes secciones. La primera de ellas, comenta las herramientas que se han utilizado a lo largo del desarrollo para poder completar los objetivos. </w:t>
        </w:r>
      </w:ins>
    </w:p>
    <w:p w14:paraId="0927514C" w14:textId="04FEEF05" w:rsidR="00EA7F9C" w:rsidRDefault="00A2187F" w:rsidP="00021026">
      <w:pPr>
        <w:rPr>
          <w:ins w:id="2105" w:author="Andrea del Nido García" w:date="2020-05-12T17:17:00Z"/>
          <w:lang w:eastAsia="es-ES"/>
        </w:rPr>
      </w:pPr>
      <w:ins w:id="2106" w:author="Andrea del Nido García" w:date="2020-05-12T17:07:00Z">
        <w:r>
          <w:rPr>
            <w:lang w:eastAsia="es-ES"/>
          </w:rPr>
          <w:t>En el segundo apartado se explica el entorno de trabajo en el que se implementan los mecanismos para la auditoría de tráfico</w:t>
        </w:r>
      </w:ins>
      <w:ins w:id="2107" w:author="Andrea del Nido García" w:date="2020-05-12T17:08:00Z">
        <w:r>
          <w:rPr>
            <w:lang w:eastAsia="es-ES"/>
          </w:rPr>
          <w:t>.</w:t>
        </w:r>
      </w:ins>
      <w:ins w:id="2108" w:author="Andrea del Nido García" w:date="2020-05-12T17:16:00Z">
        <w:r w:rsidR="00021026">
          <w:rPr>
            <w:lang w:eastAsia="es-ES"/>
          </w:rPr>
          <w:t xml:space="preserve"> </w:t>
        </w:r>
      </w:ins>
    </w:p>
    <w:p w14:paraId="5BF21811" w14:textId="1258246B" w:rsidR="009A6FEA" w:rsidRDefault="00A2187F" w:rsidP="00807E97">
      <w:pPr>
        <w:rPr>
          <w:ins w:id="2109" w:author="Andrea del Nido García" w:date="2020-05-12T17:10:00Z"/>
          <w:lang w:eastAsia="es-ES"/>
        </w:rPr>
      </w:pPr>
      <w:ins w:id="2110" w:author="Andrea del Nido García" w:date="2020-05-12T17:08:00Z">
        <w:r>
          <w:rPr>
            <w:lang w:eastAsia="es-ES"/>
          </w:rPr>
          <w:t xml:space="preserve">En la siguiente sección, se detalla un </w:t>
        </w:r>
        <w:r w:rsidR="00FB7AD0">
          <w:rPr>
            <w:lang w:eastAsia="es-ES"/>
          </w:rPr>
          <w:t>sis</w:t>
        </w:r>
      </w:ins>
      <w:ins w:id="2111" w:author="Andrea del Nido García" w:date="2020-05-12T17:09:00Z">
        <w:r w:rsidR="00FB7AD0">
          <w:rPr>
            <w:lang w:eastAsia="es-ES"/>
          </w:rPr>
          <w:t>tema diseñado para poder identificar el uso de</w:t>
        </w:r>
      </w:ins>
      <w:r w:rsidR="002C4F68">
        <w:rPr>
          <w:lang w:eastAsia="es-ES"/>
        </w:rPr>
        <w:t xml:space="preserve"> </w:t>
      </w:r>
      <w:ins w:id="2112" w:author="Andrea del Nido García" w:date="2020-05-12T17:09:00Z">
        <w:r w:rsidR="00FB7AD0">
          <w:rPr>
            <w:lang w:eastAsia="es-ES"/>
          </w:rPr>
          <w:t>bibliotecas</w:t>
        </w:r>
      </w:ins>
      <w:r w:rsidR="002C4F68">
        <w:rPr>
          <w:lang w:eastAsia="es-ES"/>
        </w:rPr>
        <w:t xml:space="preserve"> concretas de fijación de certificados, ya que el código de las aplicaciones es muy extenso y complejo de analizar.</w:t>
      </w:r>
    </w:p>
    <w:p w14:paraId="3D618E38" w14:textId="193AC362" w:rsidR="00C05AAA" w:rsidRDefault="00C05AAA">
      <w:pPr>
        <w:rPr>
          <w:ins w:id="2113" w:author="Andrea del Nido García" w:date="2020-05-12T17:14:00Z"/>
          <w:lang w:eastAsia="es-ES"/>
        </w:rPr>
      </w:pPr>
      <w:ins w:id="2114" w:author="Andrea del Nido García" w:date="2020-05-12T17:10:00Z">
        <w:r>
          <w:rPr>
            <w:lang w:eastAsia="es-ES"/>
          </w:rPr>
          <w:t xml:space="preserve">Seguidamente, el </w:t>
        </w:r>
      </w:ins>
      <w:r w:rsidR="00F160D3" w:rsidRPr="00B8268A">
        <w:rPr>
          <w:lang w:eastAsia="es-ES"/>
        </w:rPr>
        <w:t>quinto</w:t>
      </w:r>
      <w:ins w:id="2115" w:author="Andrea del Nido García" w:date="2020-05-12T17:10:00Z">
        <w:r w:rsidRPr="00B8268A">
          <w:rPr>
            <w:lang w:eastAsia="es-ES"/>
          </w:rPr>
          <w:t xml:space="preserve"> apartado</w:t>
        </w:r>
        <w:r>
          <w:rPr>
            <w:lang w:eastAsia="es-ES"/>
          </w:rPr>
          <w:t xml:space="preserve"> incluye una guía detallada de los diferentes casos o situaciones </w:t>
        </w:r>
        <w:r w:rsidRPr="00B8268A">
          <w:rPr>
            <w:lang w:eastAsia="es-ES"/>
          </w:rPr>
          <w:t xml:space="preserve">que se han encontrado </w:t>
        </w:r>
      </w:ins>
      <w:ins w:id="2116" w:author="Andrea del Nido García" w:date="2020-05-12T17:12:00Z">
        <w:r w:rsidR="00982FA1">
          <w:rPr>
            <w:lang w:eastAsia="es-ES"/>
          </w:rPr>
          <w:t>al</w:t>
        </w:r>
      </w:ins>
      <w:ins w:id="2117" w:author="Andrea del Nido García" w:date="2020-05-12T17:11:00Z">
        <w:r w:rsidR="008E1AF1">
          <w:rPr>
            <w:lang w:eastAsia="es-ES"/>
          </w:rPr>
          <w:t xml:space="preserve"> </w:t>
        </w:r>
      </w:ins>
      <w:ins w:id="2118" w:author="Andrea del Nido García" w:date="2020-05-12T17:12:00Z">
        <w:r w:rsidR="00982FA1">
          <w:rPr>
            <w:lang w:eastAsia="es-ES"/>
          </w:rPr>
          <w:t>analizar</w:t>
        </w:r>
      </w:ins>
      <w:ins w:id="2119" w:author="Andrea del Nido García" w:date="2020-05-12T17:11:00Z">
        <w:r w:rsidR="008E1AF1">
          <w:rPr>
            <w:lang w:eastAsia="es-ES"/>
          </w:rPr>
          <w:t xml:space="preserve"> las aplicaciones</w:t>
        </w:r>
      </w:ins>
      <w:ins w:id="2120" w:author="Andrea del Nido García" w:date="2020-05-12T17:12:00Z">
        <w:r w:rsidR="00982FA1">
          <w:rPr>
            <w:lang w:eastAsia="es-ES"/>
          </w:rPr>
          <w:t>, con el objeto de</w:t>
        </w:r>
      </w:ins>
      <w:ins w:id="2121" w:author="Andrea del Nido García" w:date="2020-05-12T17:11:00Z">
        <w:r w:rsidR="008E1AF1">
          <w:rPr>
            <w:lang w:eastAsia="es-ES"/>
          </w:rPr>
          <w:t xml:space="preserve"> </w:t>
        </w:r>
      </w:ins>
      <w:ins w:id="2122" w:author="Andrea del Nido García" w:date="2020-05-12T17:12:00Z">
        <w:r w:rsidR="00982FA1">
          <w:rPr>
            <w:lang w:eastAsia="es-ES"/>
          </w:rPr>
          <w:t xml:space="preserve">implementar </w:t>
        </w:r>
      </w:ins>
      <w:r w:rsidR="00F160D3">
        <w:rPr>
          <w:lang w:eastAsia="es-ES"/>
        </w:rPr>
        <w:t xml:space="preserve">nuevos </w:t>
      </w:r>
      <w:ins w:id="2123" w:author="Andrea del Nido García" w:date="2020-05-12T17:12:00Z">
        <w:r w:rsidR="00982FA1">
          <w:rPr>
            <w:lang w:eastAsia="es-ES"/>
          </w:rPr>
          <w:t>mecanismos que rompan la fijación de certificados</w:t>
        </w:r>
      </w:ins>
      <w:ins w:id="2124" w:author="Andrea del Nido García" w:date="2020-05-12T17:13:00Z">
        <w:r w:rsidR="0098379B">
          <w:rPr>
            <w:lang w:eastAsia="es-ES"/>
          </w:rPr>
          <w:t xml:space="preserve">. En cada caso se explica cómo son </w:t>
        </w:r>
      </w:ins>
      <w:r w:rsidR="00F160D3">
        <w:rPr>
          <w:lang w:eastAsia="es-ES"/>
        </w:rPr>
        <w:t>las modificaciones que se han llevado a cabo</w:t>
      </w:r>
      <w:ins w:id="2125" w:author="Andrea del Nido García" w:date="2020-05-12T17:13:00Z">
        <w:r w:rsidR="0098379B">
          <w:rPr>
            <w:lang w:eastAsia="es-ES"/>
          </w:rPr>
          <w:t xml:space="preserve"> para evitar </w:t>
        </w:r>
      </w:ins>
      <w:ins w:id="2126" w:author="Andrea del Nido García" w:date="2020-05-12T17:14:00Z">
        <w:r w:rsidR="0098379B">
          <w:rPr>
            <w:lang w:eastAsia="es-ES"/>
          </w:rPr>
          <w:t xml:space="preserve">el elemento de seguridad mencionado previamente. </w:t>
        </w:r>
      </w:ins>
    </w:p>
    <w:p w14:paraId="6495844D" w14:textId="7928B894" w:rsidR="00077C42" w:rsidRDefault="00021026">
      <w:pPr>
        <w:rPr>
          <w:ins w:id="2127" w:author="Andrea del Nido García" w:date="2020-05-12T17:18:00Z"/>
          <w:lang w:eastAsia="es-ES"/>
        </w:rPr>
      </w:pPr>
      <w:ins w:id="2128" w:author="Andrea del Nido García" w:date="2020-05-12T17:15:00Z">
        <w:r>
          <w:rPr>
            <w:lang w:eastAsia="es-ES"/>
          </w:rPr>
          <w:lastRenderedPageBreak/>
          <w:t xml:space="preserve">En el último subcapítulo se analiza un componente desarrollado </w:t>
        </w:r>
      </w:ins>
      <w:ins w:id="2129" w:author="Andrea del Nido García" w:date="2020-05-12T17:16:00Z">
        <w:r>
          <w:rPr>
            <w:lang w:eastAsia="es-ES"/>
          </w:rPr>
          <w:t xml:space="preserve">el cual se utiliza para poder </w:t>
        </w:r>
      </w:ins>
      <w:ins w:id="2130" w:author="Andrea del Nido García" w:date="2020-05-12T17:18:00Z">
        <w:r w:rsidR="008D06BC">
          <w:rPr>
            <w:lang w:eastAsia="es-ES"/>
          </w:rPr>
          <w:t xml:space="preserve">procesar varias </w:t>
        </w:r>
        <w:proofErr w:type="spellStart"/>
        <w:r w:rsidR="008D06BC">
          <w:rPr>
            <w:lang w:eastAsia="es-ES"/>
          </w:rPr>
          <w:t>APKs</w:t>
        </w:r>
        <w:proofErr w:type="spellEnd"/>
        <w:r w:rsidR="008D06BC">
          <w:rPr>
            <w:lang w:eastAsia="es-ES"/>
          </w:rPr>
          <w:t xml:space="preserve"> simultáneamente sin tener que ir ejecutando cada una de ellas</w:t>
        </w:r>
      </w:ins>
      <w:r w:rsidR="00F160D3">
        <w:rPr>
          <w:lang w:eastAsia="es-ES"/>
        </w:rPr>
        <w:t xml:space="preserve"> de forma individual. Es necesario esta implementación para poder ahorrar tiempo </w:t>
      </w:r>
      <w:r w:rsidR="00803758">
        <w:rPr>
          <w:lang w:eastAsia="es-ES"/>
        </w:rPr>
        <w:t>y,</w:t>
      </w:r>
      <w:r w:rsidR="00F160D3">
        <w:rPr>
          <w:lang w:eastAsia="es-ES"/>
        </w:rPr>
        <w:t xml:space="preserve"> además, conseguir analizar muchas más aplicaciones rápidamente.</w:t>
      </w:r>
    </w:p>
    <w:p w14:paraId="6C8C25FC" w14:textId="5CECCEC8" w:rsidR="00021026" w:rsidRPr="00807E97" w:rsidRDefault="00077C42">
      <w:pPr>
        <w:rPr>
          <w:ins w:id="2131" w:author="Andrea del Nido García" w:date="2020-05-11T11:57:00Z"/>
          <w:lang w:eastAsia="es-ES"/>
        </w:rPr>
      </w:pPr>
      <w:ins w:id="2132" w:author="Andrea del Nido García" w:date="2020-05-12T17:18:00Z">
        <w:r w:rsidRPr="004271B0">
          <w:rPr>
            <w:highlight w:val="yellow"/>
            <w:lang w:eastAsia="es-ES"/>
            <w:rPrChange w:id="2133" w:author="Andrea del Nido García" w:date="2020-05-12T17:20:00Z">
              <w:rPr>
                <w:lang w:eastAsia="es-ES"/>
              </w:rPr>
            </w:rPrChange>
          </w:rPr>
          <w:t xml:space="preserve">A continuación, se muestra el flujo </w:t>
        </w:r>
      </w:ins>
      <w:ins w:id="2134" w:author="Andrea del Nido García" w:date="2020-05-12T17:20:00Z">
        <w:r w:rsidRPr="004271B0">
          <w:rPr>
            <w:highlight w:val="yellow"/>
            <w:lang w:eastAsia="es-ES"/>
            <w:rPrChange w:id="2135" w:author="Andrea del Nido García" w:date="2020-05-12T17:20:00Z">
              <w:rPr>
                <w:lang w:eastAsia="es-ES"/>
              </w:rPr>
            </w:rPrChange>
          </w:rPr>
          <w:t>con diferentes etapas aproximadas que se han seguido a lo largo del desarrollo del proyecto.</w:t>
        </w:r>
      </w:ins>
    </w:p>
    <w:p w14:paraId="6843BD70" w14:textId="3358423E" w:rsidR="002D270D" w:rsidRPr="00AB5550" w:rsidRDefault="002D270D">
      <w:pPr>
        <w:pPrChange w:id="2136" w:author="Andrea del Nido García" w:date="2020-05-11T12:00:00Z">
          <w:pPr>
            <w:pStyle w:val="Ttulo1"/>
          </w:pPr>
        </w:pPrChange>
      </w:pPr>
      <w:ins w:id="2137" w:author="Andrea del Nido García" w:date="2020-05-11T11:57:00Z">
        <w:r w:rsidRPr="001F2006">
          <w:rPr>
            <w:highlight w:val="yellow"/>
            <w:lang w:eastAsia="es-ES"/>
            <w:rPrChange w:id="2138" w:author="Andrea del Nido García" w:date="2020-05-11T11:57:00Z">
              <w:rPr/>
            </w:rPrChange>
          </w:rPr>
          <w:t>Diagrama del flujo de trabajo seguido</w:t>
        </w:r>
      </w:ins>
    </w:p>
    <w:p w14:paraId="742B1641" w14:textId="77777777" w:rsidR="006D2BCC" w:rsidRDefault="006D2BCC">
      <w:pPr>
        <w:pStyle w:val="Ttulo2"/>
        <w:ind w:left="0" w:firstLine="0"/>
        <w:jc w:val="both"/>
        <w:rPr>
          <w:lang w:eastAsia="es-ES"/>
        </w:rPr>
        <w:pPrChange w:id="2139" w:author="Andrea del Nido García" w:date="2020-05-11T12:07:00Z">
          <w:pPr>
            <w:pStyle w:val="Ttulo2"/>
          </w:pPr>
        </w:pPrChange>
      </w:pPr>
      <w:bookmarkStart w:id="2140" w:name="_Toc37675380"/>
      <w:bookmarkStart w:id="2141" w:name="_Toc40202076"/>
      <w:r>
        <w:rPr>
          <w:lang w:eastAsia="es-ES"/>
        </w:rPr>
        <w:t>Herramientas</w:t>
      </w:r>
      <w:bookmarkEnd w:id="2140"/>
      <w:bookmarkEnd w:id="2141"/>
    </w:p>
    <w:p w14:paraId="3401B78C" w14:textId="77777777" w:rsidR="006D2BCC" w:rsidRPr="00BE2ACB" w:rsidRDefault="006D2BCC">
      <w:pPr>
        <w:rPr>
          <w:lang w:eastAsia="es-ES"/>
        </w:rPr>
      </w:pPr>
      <w:r>
        <w:rPr>
          <w:lang w:eastAsia="es-ES"/>
        </w:rPr>
        <w:t>En este apartado se explican las herramientas que se han utilizado para poder desarrollar la implementación de las soluciones sobre la fijación de certificado en las aplicaciones Android.</w:t>
      </w:r>
    </w:p>
    <w:p w14:paraId="40EB3A1F" w14:textId="7007A94D" w:rsidR="006D2BCC" w:rsidRDefault="006D2BCC">
      <w:pPr>
        <w:pStyle w:val="Prrafodelista"/>
        <w:numPr>
          <w:ilvl w:val="0"/>
          <w:numId w:val="48"/>
        </w:numPr>
        <w:rPr>
          <w:lang w:eastAsia="es-ES"/>
        </w:rPr>
      </w:pPr>
      <w:r w:rsidRPr="00771982">
        <w:rPr>
          <w:b/>
          <w:bCs/>
          <w:lang w:eastAsia="es-ES"/>
        </w:rPr>
        <w:t>VirtualBox</w:t>
      </w:r>
      <w:r w:rsidRPr="00B30580">
        <w:rPr>
          <w:lang w:eastAsia="es-ES"/>
        </w:rPr>
        <w:t>:</w:t>
      </w:r>
      <w:r>
        <w:rPr>
          <w:lang w:eastAsia="es-ES"/>
        </w:rPr>
        <w:t xml:space="preserve"> es un software de código libre cuya funcionalidad es la de ser un host hipervisor</w:t>
      </w:r>
      <w:sdt>
        <w:sdtPr>
          <w:rPr>
            <w:lang w:eastAsia="es-ES"/>
          </w:rPr>
          <w:id w:val="-1224210558"/>
          <w:citation/>
        </w:sdtPr>
        <w:sdtContent>
          <w:r>
            <w:rPr>
              <w:lang w:eastAsia="es-ES"/>
            </w:rPr>
            <w:fldChar w:fldCharType="begin"/>
          </w:r>
          <w:r>
            <w:rPr>
              <w:lang w:eastAsia="es-ES"/>
            </w:rPr>
            <w:instrText xml:space="preserve"> CITATION Vir20 \l 3082 </w:instrText>
          </w:r>
          <w:r>
            <w:rPr>
              <w:lang w:eastAsia="es-ES"/>
            </w:rPr>
            <w:fldChar w:fldCharType="separate"/>
          </w:r>
          <w:r w:rsidR="004937E5">
            <w:rPr>
              <w:noProof/>
              <w:lang w:eastAsia="es-ES"/>
            </w:rPr>
            <w:t xml:space="preserve"> </w:t>
          </w:r>
          <w:r w:rsidR="004937E5" w:rsidRPr="004937E5">
            <w:rPr>
              <w:noProof/>
              <w:lang w:eastAsia="es-ES"/>
            </w:rPr>
            <w:t>[17]</w:t>
          </w:r>
          <w:r>
            <w:rPr>
              <w:lang w:eastAsia="es-ES"/>
            </w:rPr>
            <w:fldChar w:fldCharType="end"/>
          </w:r>
        </w:sdtContent>
      </w:sdt>
      <w:r>
        <w:rPr>
          <w:lang w:eastAsia="es-ES"/>
        </w:rPr>
        <w:t xml:space="preserve">, es decir, permite crear múltiples máquinas virtuales de diferentes sistemas operativos sin tener que crear particiones o modificar el propio sistema de la máquina anfitrión. Para el trabajo desarrollado, ha sido necesario su uso para poder crear dos máquinas virtuales con sistemas operativos Parrot y Android x86, que permitan realizar el estudio, la implementación y pruebas necesarias sobre las soluciones a </w:t>
      </w:r>
      <w:proofErr w:type="spellStart"/>
      <w:r>
        <w:rPr>
          <w:lang w:eastAsia="es-ES"/>
        </w:rPr>
        <w:t>certificate</w:t>
      </w:r>
      <w:proofErr w:type="spellEnd"/>
      <w:r>
        <w:rPr>
          <w:lang w:eastAsia="es-ES"/>
        </w:rPr>
        <w:t xml:space="preserve"> </w:t>
      </w:r>
      <w:proofErr w:type="spellStart"/>
      <w:r>
        <w:rPr>
          <w:lang w:eastAsia="es-ES"/>
        </w:rPr>
        <w:t>pinning</w:t>
      </w:r>
      <w:proofErr w:type="spellEnd"/>
      <w:r>
        <w:rPr>
          <w:lang w:eastAsia="es-ES"/>
        </w:rPr>
        <w:t>.</w:t>
      </w:r>
    </w:p>
    <w:p w14:paraId="1B217CF3" w14:textId="6A9FA0AA" w:rsidR="006D2BCC" w:rsidRDefault="006D2BCC">
      <w:pPr>
        <w:pStyle w:val="Prrafodelista"/>
        <w:numPr>
          <w:ilvl w:val="0"/>
          <w:numId w:val="48"/>
        </w:numPr>
        <w:rPr>
          <w:lang w:eastAsia="es-ES"/>
        </w:rPr>
      </w:pPr>
      <w:r w:rsidRPr="002A2CBD">
        <w:rPr>
          <w:b/>
          <w:bCs/>
          <w:lang w:eastAsia="es-ES"/>
        </w:rPr>
        <w:t>Parrot</w:t>
      </w:r>
      <w:r w:rsidRPr="006C6FF5">
        <w:rPr>
          <w:lang w:eastAsia="es-ES"/>
        </w:rPr>
        <w:t>:</w:t>
      </w:r>
      <w:r>
        <w:rPr>
          <w:lang w:eastAsia="es-ES"/>
        </w:rPr>
        <w:t xml:space="preserve"> es un sistema operativo basado en la distribución Debian GNU de Linux</w:t>
      </w:r>
      <w:sdt>
        <w:sdtPr>
          <w:rPr>
            <w:lang w:eastAsia="es-ES"/>
          </w:rPr>
          <w:id w:val="-1742393099"/>
          <w:citation/>
        </w:sdtPr>
        <w:sdtContent>
          <w:r>
            <w:rPr>
              <w:lang w:eastAsia="es-ES"/>
            </w:rPr>
            <w:fldChar w:fldCharType="begin"/>
          </w:r>
          <w:r>
            <w:rPr>
              <w:lang w:eastAsia="es-ES"/>
            </w:rPr>
            <w:instrText xml:space="preserve"> CITATION Par20 \l 3082 </w:instrText>
          </w:r>
          <w:r>
            <w:rPr>
              <w:lang w:eastAsia="es-ES"/>
            </w:rPr>
            <w:fldChar w:fldCharType="separate"/>
          </w:r>
          <w:r w:rsidR="004937E5">
            <w:rPr>
              <w:noProof/>
              <w:lang w:eastAsia="es-ES"/>
            </w:rPr>
            <w:t xml:space="preserve"> </w:t>
          </w:r>
          <w:r w:rsidR="004937E5" w:rsidRPr="004937E5">
            <w:rPr>
              <w:noProof/>
              <w:lang w:eastAsia="es-ES"/>
            </w:rPr>
            <w:t>[18]</w:t>
          </w:r>
          <w:r>
            <w:rPr>
              <w:lang w:eastAsia="es-ES"/>
            </w:rPr>
            <w:fldChar w:fldCharType="end"/>
          </w:r>
        </w:sdtContent>
      </w:sdt>
      <w:r>
        <w:rPr>
          <w:lang w:eastAsia="es-ES"/>
        </w:rPr>
        <w:t xml:space="preserve">. Este sistema operativo se utiliza como </w:t>
      </w:r>
      <w:r w:rsidR="00B54DB4">
        <w:rPr>
          <w:lang w:eastAsia="es-ES"/>
        </w:rPr>
        <w:t xml:space="preserve">proxy de intercepción (servidor </w:t>
      </w:r>
      <w:proofErr w:type="spellStart"/>
      <w:r w:rsidR="00B54DB4">
        <w:rPr>
          <w:lang w:eastAsia="es-ES"/>
        </w:rPr>
        <w:t>MiTM</w:t>
      </w:r>
      <w:proofErr w:type="spellEnd"/>
      <w:r w:rsidR="00B54DB4">
        <w:rPr>
          <w:lang w:eastAsia="es-ES"/>
        </w:rPr>
        <w:t>),</w:t>
      </w:r>
      <w:r>
        <w:rPr>
          <w:lang w:eastAsia="es-ES"/>
        </w:rPr>
        <w:t xml:space="preserve"> a partir del cual se obtendrá la imagen de Docker (en la que se encuentra parte del trabajo previo) y con lo que se trabajará para desarrollar los mecanismos para lograr </w:t>
      </w:r>
      <w:del w:id="2142" w:author="Andrea del Nido García" w:date="2020-05-11T09:58:00Z">
        <w:r w:rsidDel="005B5A6B">
          <w:rPr>
            <w:lang w:eastAsia="es-ES"/>
          </w:rPr>
          <w:delText xml:space="preserve">hacer </w:delText>
        </w:r>
        <w:commentRangeStart w:id="2143"/>
        <w:r w:rsidDel="005B5A6B">
          <w:rPr>
            <w:lang w:eastAsia="es-ES"/>
          </w:rPr>
          <w:delText>bypass</w:delText>
        </w:r>
        <w:commentRangeEnd w:id="2143"/>
        <w:r w:rsidR="00C74209" w:rsidDel="005B5A6B">
          <w:rPr>
            <w:rStyle w:val="Refdecomentario"/>
            <w:rFonts w:asciiTheme="minorHAnsi" w:eastAsiaTheme="minorHAnsi" w:hAnsiTheme="minorHAnsi" w:cstheme="minorBidi"/>
          </w:rPr>
          <w:commentReference w:id="2143"/>
        </w:r>
        <w:r w:rsidDel="005B5A6B">
          <w:rPr>
            <w:lang w:eastAsia="es-ES"/>
          </w:rPr>
          <w:delText xml:space="preserve"> de certificate pinning</w:delText>
        </w:r>
      </w:del>
      <w:ins w:id="2144" w:author="Andrea del Nido García" w:date="2020-05-11T09:58:00Z">
        <w:r w:rsidR="005B5A6B">
          <w:rPr>
            <w:lang w:eastAsia="es-ES"/>
          </w:rPr>
          <w:t>romper la fijación de certificados</w:t>
        </w:r>
      </w:ins>
      <w:r>
        <w:rPr>
          <w:lang w:eastAsia="es-ES"/>
        </w:rPr>
        <w:t>. Se ha escogido este sistema operativo debido a que cuenta con un gran número de herramientas de seguridad y, está especialmente diseñado para labores de seguridad informática.</w:t>
      </w:r>
    </w:p>
    <w:p w14:paraId="6EC326E7" w14:textId="4B734933" w:rsidR="006D2BCC" w:rsidRDefault="006D2BCC">
      <w:pPr>
        <w:pStyle w:val="Prrafodelista"/>
        <w:numPr>
          <w:ilvl w:val="0"/>
          <w:numId w:val="48"/>
        </w:numPr>
        <w:rPr>
          <w:lang w:eastAsia="es-ES"/>
        </w:rPr>
      </w:pPr>
      <w:r w:rsidRPr="002A2CBD">
        <w:rPr>
          <w:b/>
          <w:bCs/>
          <w:lang w:eastAsia="es-ES"/>
        </w:rPr>
        <w:t>Android x86</w:t>
      </w:r>
      <w:r w:rsidRPr="006C6FF5">
        <w:rPr>
          <w:lang w:eastAsia="es-ES"/>
        </w:rPr>
        <w:t>:</w:t>
      </w:r>
      <w:r>
        <w:rPr>
          <w:b/>
          <w:bCs/>
          <w:lang w:eastAsia="es-ES"/>
        </w:rPr>
        <w:t xml:space="preserve"> </w:t>
      </w:r>
      <w:r>
        <w:rPr>
          <w:lang w:eastAsia="es-ES"/>
        </w:rPr>
        <w:t>sistema basado en la imagen de un terminal Android</w:t>
      </w:r>
      <w:sdt>
        <w:sdtPr>
          <w:rPr>
            <w:lang w:eastAsia="es-ES"/>
          </w:rPr>
          <w:id w:val="977794390"/>
          <w:citation/>
        </w:sdtPr>
        <w:sdtContent>
          <w:r>
            <w:rPr>
              <w:lang w:eastAsia="es-ES"/>
            </w:rPr>
            <w:fldChar w:fldCharType="begin"/>
          </w:r>
          <w:r>
            <w:rPr>
              <w:lang w:eastAsia="es-ES"/>
            </w:rPr>
            <w:instrText xml:space="preserve"> CITATION And20 \l 3082 </w:instrText>
          </w:r>
          <w:r>
            <w:rPr>
              <w:lang w:eastAsia="es-ES"/>
            </w:rPr>
            <w:fldChar w:fldCharType="separate"/>
          </w:r>
          <w:r w:rsidR="004937E5">
            <w:rPr>
              <w:noProof/>
              <w:lang w:eastAsia="es-ES"/>
            </w:rPr>
            <w:t xml:space="preserve"> </w:t>
          </w:r>
          <w:r w:rsidR="004937E5" w:rsidRPr="004937E5">
            <w:rPr>
              <w:noProof/>
              <w:lang w:eastAsia="es-ES"/>
            </w:rPr>
            <w:t>[19]</w:t>
          </w:r>
          <w:r>
            <w:rPr>
              <w:lang w:eastAsia="es-ES"/>
            </w:rPr>
            <w:fldChar w:fldCharType="end"/>
          </w:r>
        </w:sdtContent>
      </w:sdt>
      <w:r>
        <w:rPr>
          <w:lang w:eastAsia="es-ES"/>
        </w:rPr>
        <w:t xml:space="preserve"> de forma que se puede emular dicho dispositivo. Se utilizará para realizar las correspondientes pruebas de funcionamiento del bypass de la fijación de certificados, mediante la instalación de forma remota (desde la máquina Parrot) de aplicaciones.</w:t>
      </w:r>
    </w:p>
    <w:p w14:paraId="4FB867B3" w14:textId="4F3FFD2E" w:rsidR="006D2BCC" w:rsidRPr="002F2A86" w:rsidRDefault="006D2BCC">
      <w:pPr>
        <w:pStyle w:val="Prrafodelista"/>
        <w:numPr>
          <w:ilvl w:val="0"/>
          <w:numId w:val="48"/>
        </w:numPr>
        <w:rPr>
          <w:lang w:eastAsia="es-ES"/>
        </w:rPr>
      </w:pPr>
      <w:r w:rsidRPr="00163344">
        <w:rPr>
          <w:b/>
          <w:bCs/>
          <w:lang w:eastAsia="es-ES"/>
        </w:rPr>
        <w:lastRenderedPageBreak/>
        <w:t>Docker</w:t>
      </w:r>
      <w:r w:rsidRPr="006C6FF5">
        <w:rPr>
          <w:lang w:eastAsia="es-ES"/>
        </w:rPr>
        <w:t>:</w:t>
      </w:r>
      <w:r>
        <w:rPr>
          <w:b/>
          <w:bCs/>
          <w:lang w:eastAsia="es-ES"/>
        </w:rPr>
        <w:t xml:space="preserve"> </w:t>
      </w:r>
      <w:r w:rsidRPr="002F2A86">
        <w:rPr>
          <w:lang w:eastAsia="es-ES"/>
        </w:rPr>
        <w:t xml:space="preserve">es un software de código abierto que trata de </w:t>
      </w:r>
      <w:r>
        <w:rPr>
          <w:lang w:eastAsia="es-ES"/>
        </w:rPr>
        <w:t>agilizar y automatizar el lanzamiento de aplicaciones en contenedores</w:t>
      </w:r>
      <w:sdt>
        <w:sdtPr>
          <w:rPr>
            <w:lang w:eastAsia="es-ES"/>
          </w:rPr>
          <w:id w:val="-1703311709"/>
          <w:citation/>
        </w:sdtPr>
        <w:sdtContent>
          <w:r>
            <w:rPr>
              <w:lang w:eastAsia="es-ES"/>
            </w:rPr>
            <w:fldChar w:fldCharType="begin"/>
          </w:r>
          <w:r>
            <w:rPr>
              <w:lang w:eastAsia="es-ES"/>
            </w:rPr>
            <w:instrText xml:space="preserve"> CITATION Doc20 \l 3082 </w:instrText>
          </w:r>
          <w:r>
            <w:rPr>
              <w:lang w:eastAsia="es-ES"/>
            </w:rPr>
            <w:fldChar w:fldCharType="separate"/>
          </w:r>
          <w:r w:rsidR="004937E5">
            <w:rPr>
              <w:noProof/>
              <w:lang w:eastAsia="es-ES"/>
            </w:rPr>
            <w:t xml:space="preserve"> </w:t>
          </w:r>
          <w:r w:rsidR="004937E5" w:rsidRPr="004937E5">
            <w:rPr>
              <w:noProof/>
              <w:lang w:eastAsia="es-ES"/>
            </w:rPr>
            <w:t>[20]</w:t>
          </w:r>
          <w:r>
            <w:rPr>
              <w:lang w:eastAsia="es-ES"/>
            </w:rPr>
            <w:fldChar w:fldCharType="end"/>
          </w:r>
        </w:sdtContent>
      </w:sdt>
      <w:r>
        <w:rPr>
          <w:lang w:eastAsia="es-ES"/>
        </w:rPr>
        <w:t xml:space="preserve">, lo que provoca que se cree una capa más de virtualización. En este proyecto se utilizará ya que, al continuar con proyectos anteriores, se almacena toda la plataforma en un contenedor para facilitar su despliegue. Además de utilizar el contenedor que ya está propuesto, los cambios que se realicen serán modificados en el contendor.  </w:t>
      </w:r>
    </w:p>
    <w:p w14:paraId="706F1A90" w14:textId="09842839" w:rsidR="006D2BCC" w:rsidRPr="00163344" w:rsidRDefault="006D2BCC">
      <w:pPr>
        <w:pStyle w:val="Prrafodelista"/>
        <w:numPr>
          <w:ilvl w:val="0"/>
          <w:numId w:val="48"/>
        </w:numPr>
        <w:rPr>
          <w:b/>
          <w:bCs/>
          <w:lang w:eastAsia="es-ES"/>
        </w:rPr>
      </w:pPr>
      <w:proofErr w:type="spellStart"/>
      <w:r w:rsidRPr="00163344">
        <w:rPr>
          <w:b/>
          <w:bCs/>
          <w:lang w:eastAsia="es-ES"/>
        </w:rPr>
        <w:t>A</w:t>
      </w:r>
      <w:r>
        <w:rPr>
          <w:b/>
          <w:bCs/>
          <w:lang w:eastAsia="es-ES"/>
        </w:rPr>
        <w:t>db</w:t>
      </w:r>
      <w:proofErr w:type="spellEnd"/>
      <w:r w:rsidRPr="006C6FF5">
        <w:rPr>
          <w:lang w:eastAsia="es-ES"/>
        </w:rPr>
        <w:t>:</w:t>
      </w:r>
      <w:r>
        <w:rPr>
          <w:b/>
          <w:bCs/>
          <w:lang w:eastAsia="es-ES"/>
        </w:rPr>
        <w:t xml:space="preserve"> </w:t>
      </w:r>
      <w:r w:rsidRPr="00453ABB">
        <w:rPr>
          <w:lang w:eastAsia="es-ES"/>
        </w:rPr>
        <w:t xml:space="preserve">Android </w:t>
      </w:r>
      <w:proofErr w:type="spellStart"/>
      <w:r w:rsidRPr="00453ABB">
        <w:rPr>
          <w:lang w:eastAsia="es-ES"/>
        </w:rPr>
        <w:t>Debug</w:t>
      </w:r>
      <w:proofErr w:type="spellEnd"/>
      <w:r w:rsidRPr="00453ABB">
        <w:rPr>
          <w:lang w:eastAsia="es-ES"/>
        </w:rPr>
        <w:t xml:space="preserve"> Bridge,</w:t>
      </w:r>
      <w:r>
        <w:rPr>
          <w:b/>
          <w:bCs/>
          <w:lang w:eastAsia="es-ES"/>
        </w:rPr>
        <w:t xml:space="preserve"> </w:t>
      </w:r>
      <w:r w:rsidRPr="00312B66">
        <w:rPr>
          <w:lang w:eastAsia="es-ES"/>
        </w:rPr>
        <w:t xml:space="preserve">es una herramienta de línea de comandos la cual permite la comunicación con </w:t>
      </w:r>
      <w:r>
        <w:rPr>
          <w:lang w:eastAsia="es-ES"/>
        </w:rPr>
        <w:t>terminales</w:t>
      </w:r>
      <w:sdt>
        <w:sdtPr>
          <w:rPr>
            <w:lang w:eastAsia="es-ES"/>
          </w:rPr>
          <w:id w:val="2115475029"/>
          <w:citation/>
        </w:sdtPr>
        <w:sdtContent>
          <w:r>
            <w:rPr>
              <w:lang w:eastAsia="es-ES"/>
            </w:rPr>
            <w:fldChar w:fldCharType="begin"/>
          </w:r>
          <w:r>
            <w:rPr>
              <w:lang w:eastAsia="es-ES"/>
            </w:rPr>
            <w:instrText xml:space="preserve">CITATION MarcadorDePosición1 \l 3082 </w:instrText>
          </w:r>
          <w:r>
            <w:rPr>
              <w:lang w:eastAsia="es-ES"/>
            </w:rPr>
            <w:fldChar w:fldCharType="separate"/>
          </w:r>
          <w:r w:rsidR="004937E5">
            <w:rPr>
              <w:noProof/>
              <w:lang w:eastAsia="es-ES"/>
            </w:rPr>
            <w:t xml:space="preserve"> </w:t>
          </w:r>
          <w:r w:rsidR="004937E5" w:rsidRPr="004937E5">
            <w:rPr>
              <w:noProof/>
              <w:lang w:eastAsia="es-ES"/>
            </w:rPr>
            <w:t>[21]</w:t>
          </w:r>
          <w:r>
            <w:rPr>
              <w:lang w:eastAsia="es-ES"/>
            </w:rPr>
            <w:fldChar w:fldCharType="end"/>
          </w:r>
        </w:sdtContent>
      </w:sdt>
      <w:r>
        <w:rPr>
          <w:lang w:eastAsia="es-ES"/>
        </w:rPr>
        <w:t xml:space="preserve">. Algunas de las acciones que se pueden realizar con esta herramienta son, por ejemplo, acceder al terminal, modificar aplicaciones (instalar y desinstalar </w:t>
      </w:r>
      <w:proofErr w:type="spellStart"/>
      <w:r>
        <w:rPr>
          <w:lang w:eastAsia="es-ES"/>
        </w:rPr>
        <w:t>APKs</w:t>
      </w:r>
      <w:proofErr w:type="spellEnd"/>
      <w:r>
        <w:rPr>
          <w:lang w:eastAsia="es-ES"/>
        </w:rPr>
        <w:t xml:space="preserve">), eliminar ficheros, transferencia de ficheros entre la máquina conectada y el dispositivo Android. </w:t>
      </w:r>
    </w:p>
    <w:p w14:paraId="715AECA9" w14:textId="36233254" w:rsidR="006D2BCC" w:rsidRPr="00163344" w:rsidRDefault="006D2BCC">
      <w:pPr>
        <w:pStyle w:val="Prrafodelista"/>
        <w:numPr>
          <w:ilvl w:val="0"/>
          <w:numId w:val="48"/>
        </w:numPr>
        <w:rPr>
          <w:b/>
          <w:bCs/>
          <w:lang w:eastAsia="es-ES"/>
        </w:rPr>
      </w:pPr>
      <w:proofErr w:type="spellStart"/>
      <w:r w:rsidRPr="00163344">
        <w:rPr>
          <w:b/>
          <w:bCs/>
          <w:lang w:eastAsia="es-ES"/>
        </w:rPr>
        <w:t>Apktool</w:t>
      </w:r>
      <w:proofErr w:type="spellEnd"/>
      <w:r w:rsidRPr="006C6FF5">
        <w:rPr>
          <w:lang w:eastAsia="es-ES"/>
        </w:rPr>
        <w:t>:</w:t>
      </w:r>
      <w:r>
        <w:rPr>
          <w:b/>
          <w:bCs/>
          <w:lang w:eastAsia="es-ES"/>
        </w:rPr>
        <w:t xml:space="preserve"> </w:t>
      </w:r>
      <w:r w:rsidRPr="007D1F2A">
        <w:rPr>
          <w:lang w:eastAsia="es-ES"/>
        </w:rPr>
        <w:t xml:space="preserve">herramienta que se utiliza para descompilar y así obtener </w:t>
      </w:r>
      <w:r>
        <w:rPr>
          <w:lang w:eastAsia="es-ES"/>
        </w:rPr>
        <w:t xml:space="preserve">el </w:t>
      </w:r>
      <w:r w:rsidRPr="007D1F2A">
        <w:rPr>
          <w:lang w:eastAsia="es-ES"/>
        </w:rPr>
        <w:t>código de la aplicación Android</w:t>
      </w:r>
      <w:sdt>
        <w:sdtPr>
          <w:rPr>
            <w:lang w:eastAsia="es-ES"/>
          </w:rPr>
          <w:id w:val="-1858651064"/>
          <w:citation/>
        </w:sdtPr>
        <w:sdtContent>
          <w:r>
            <w:rPr>
              <w:lang w:eastAsia="es-ES"/>
            </w:rPr>
            <w:fldChar w:fldCharType="begin"/>
          </w:r>
          <w:r>
            <w:rPr>
              <w:lang w:eastAsia="es-ES"/>
            </w:rPr>
            <w:instrText xml:space="preserve"> CITATION Apk20 \l 3082 </w:instrText>
          </w:r>
          <w:r>
            <w:rPr>
              <w:lang w:eastAsia="es-ES"/>
            </w:rPr>
            <w:fldChar w:fldCharType="separate"/>
          </w:r>
          <w:r w:rsidR="004937E5">
            <w:rPr>
              <w:noProof/>
              <w:lang w:eastAsia="es-ES"/>
            </w:rPr>
            <w:t xml:space="preserve"> </w:t>
          </w:r>
          <w:r w:rsidR="004937E5" w:rsidRPr="004937E5">
            <w:rPr>
              <w:noProof/>
              <w:lang w:eastAsia="es-ES"/>
            </w:rPr>
            <w:t>[15]</w:t>
          </w:r>
          <w:r>
            <w:rPr>
              <w:lang w:eastAsia="es-ES"/>
            </w:rPr>
            <w:fldChar w:fldCharType="end"/>
          </w:r>
        </w:sdtContent>
      </w:sdt>
      <w:r w:rsidRPr="007D1F2A">
        <w:rPr>
          <w:lang w:eastAsia="es-ES"/>
        </w:rPr>
        <w:t xml:space="preserve">. El código que se obtiene a partir de la aplicación está desarrollado en lenguaje </w:t>
      </w:r>
      <w:proofErr w:type="spellStart"/>
      <w:r w:rsidRPr="007D1F2A">
        <w:rPr>
          <w:lang w:eastAsia="es-ES"/>
        </w:rPr>
        <w:t>Smali</w:t>
      </w:r>
      <w:proofErr w:type="spellEnd"/>
      <w:r w:rsidRPr="007D1F2A">
        <w:rPr>
          <w:lang w:eastAsia="es-ES"/>
        </w:rPr>
        <w:t xml:space="preserve">, si se quiere obtener el código de la aplicación en leguaje Java, serán necesarias otras herramientas. En el caso de este trabajo, se utilizará </w:t>
      </w:r>
      <w:proofErr w:type="spellStart"/>
      <w:r w:rsidRPr="007D1F2A">
        <w:rPr>
          <w:lang w:eastAsia="es-ES"/>
        </w:rPr>
        <w:t>Apktool</w:t>
      </w:r>
      <w:proofErr w:type="spellEnd"/>
      <w:r w:rsidRPr="007D1F2A">
        <w:rPr>
          <w:lang w:eastAsia="es-ES"/>
        </w:rPr>
        <w:t xml:space="preserve"> para acceder al código de determinadas aplicaciones Android para estudiarlo y modificarlo y así, lograr realizar el bypass de </w:t>
      </w:r>
      <w:proofErr w:type="spellStart"/>
      <w:r w:rsidRPr="007D1F2A">
        <w:rPr>
          <w:lang w:eastAsia="es-ES"/>
        </w:rPr>
        <w:t>certificate</w:t>
      </w:r>
      <w:proofErr w:type="spellEnd"/>
      <w:r w:rsidRPr="007D1F2A">
        <w:rPr>
          <w:lang w:eastAsia="es-ES"/>
        </w:rPr>
        <w:t xml:space="preserve"> </w:t>
      </w:r>
      <w:proofErr w:type="spellStart"/>
      <w:r w:rsidRPr="007D1F2A">
        <w:rPr>
          <w:lang w:eastAsia="es-ES"/>
        </w:rPr>
        <w:t>pinning</w:t>
      </w:r>
      <w:proofErr w:type="spellEnd"/>
      <w:r w:rsidRPr="007D1F2A">
        <w:rPr>
          <w:lang w:eastAsia="es-ES"/>
        </w:rPr>
        <w:t>.</w:t>
      </w:r>
    </w:p>
    <w:p w14:paraId="48361464" w14:textId="719D35B8" w:rsidR="006D2BCC" w:rsidRPr="00163344" w:rsidRDefault="006D2BCC">
      <w:pPr>
        <w:pStyle w:val="Prrafodelista"/>
        <w:numPr>
          <w:ilvl w:val="0"/>
          <w:numId w:val="48"/>
        </w:numPr>
        <w:rPr>
          <w:b/>
          <w:bCs/>
          <w:lang w:eastAsia="es-ES"/>
        </w:rPr>
      </w:pPr>
      <w:proofErr w:type="spellStart"/>
      <w:r w:rsidRPr="00163344">
        <w:rPr>
          <w:b/>
          <w:bCs/>
          <w:lang w:eastAsia="es-ES"/>
        </w:rPr>
        <w:t>Mitmproxy</w:t>
      </w:r>
      <w:proofErr w:type="spellEnd"/>
      <w:r w:rsidRPr="006C6FF5">
        <w:rPr>
          <w:lang w:eastAsia="es-ES"/>
        </w:rPr>
        <w:t>:</w:t>
      </w:r>
      <w:r>
        <w:rPr>
          <w:b/>
          <w:bCs/>
          <w:lang w:eastAsia="es-ES"/>
        </w:rPr>
        <w:t xml:space="preserve"> </w:t>
      </w:r>
      <w:r w:rsidRPr="00AD59AE">
        <w:rPr>
          <w:lang w:eastAsia="es-ES"/>
        </w:rPr>
        <w:t>esta herramienta de línea de comandos es un proxy que se utiliza para interceptar tráfico de las comunicaciones entre diferentes dispositivos</w:t>
      </w:r>
      <w:sdt>
        <w:sdtPr>
          <w:rPr>
            <w:lang w:eastAsia="es-ES"/>
          </w:rPr>
          <w:id w:val="95137745"/>
          <w:citation/>
        </w:sdtPr>
        <w:sdtContent>
          <w:r>
            <w:rPr>
              <w:lang w:eastAsia="es-ES"/>
            </w:rPr>
            <w:fldChar w:fldCharType="begin"/>
          </w:r>
          <w:r>
            <w:rPr>
              <w:lang w:eastAsia="es-ES"/>
            </w:rPr>
            <w:instrText xml:space="preserve"> CITATION mit20 \l 3082 </w:instrText>
          </w:r>
          <w:r>
            <w:rPr>
              <w:lang w:eastAsia="es-ES"/>
            </w:rPr>
            <w:fldChar w:fldCharType="separate"/>
          </w:r>
          <w:r w:rsidR="004937E5">
            <w:rPr>
              <w:noProof/>
              <w:lang w:eastAsia="es-ES"/>
            </w:rPr>
            <w:t xml:space="preserve"> </w:t>
          </w:r>
          <w:r w:rsidR="004937E5" w:rsidRPr="004937E5">
            <w:rPr>
              <w:noProof/>
              <w:lang w:eastAsia="es-ES"/>
            </w:rPr>
            <w:t>[13]</w:t>
          </w:r>
          <w:r>
            <w:rPr>
              <w:lang w:eastAsia="es-ES"/>
            </w:rPr>
            <w:fldChar w:fldCharType="end"/>
          </w:r>
        </w:sdtContent>
      </w:sdt>
      <w:r w:rsidRPr="00AD59AE">
        <w:rPr>
          <w:lang w:eastAsia="es-ES"/>
        </w:rPr>
        <w:t>.</w:t>
      </w:r>
      <w:r>
        <w:rPr>
          <w:b/>
          <w:bCs/>
          <w:lang w:eastAsia="es-ES"/>
        </w:rPr>
        <w:t xml:space="preserve"> </w:t>
      </w:r>
      <w:r w:rsidRPr="007C0A04">
        <w:rPr>
          <w:lang w:eastAsia="es-ES"/>
        </w:rPr>
        <w:t>Además, dispone de interfaz web y de API las cuales facilitan la visualización del tráfico. En este proyecto se hará uso de esta herramienta para poder interceptar las comunicaciones entre la máquina base (Parrot) y el terminal Android x86.</w:t>
      </w:r>
    </w:p>
    <w:p w14:paraId="35338C62" w14:textId="633A9BA1" w:rsidR="006D2BCC" w:rsidRPr="007D35BE" w:rsidRDefault="006D2BCC">
      <w:pPr>
        <w:pStyle w:val="Prrafodelista"/>
        <w:numPr>
          <w:ilvl w:val="0"/>
          <w:numId w:val="48"/>
        </w:numPr>
        <w:rPr>
          <w:ins w:id="2145" w:author="Andrea del Nido García" w:date="2020-05-12T17:17:00Z"/>
          <w:b/>
          <w:bCs/>
          <w:lang w:eastAsia="es-ES"/>
          <w:rPrChange w:id="2146" w:author="Andrea del Nido García" w:date="2020-05-12T17:17:00Z">
            <w:rPr>
              <w:ins w:id="2147" w:author="Andrea del Nido García" w:date="2020-05-12T17:17:00Z"/>
              <w:lang w:eastAsia="es-ES"/>
            </w:rPr>
          </w:rPrChange>
        </w:rPr>
      </w:pPr>
      <w:r w:rsidRPr="00163344">
        <w:rPr>
          <w:b/>
          <w:bCs/>
          <w:lang w:eastAsia="es-ES"/>
        </w:rPr>
        <w:t>Frida</w:t>
      </w:r>
      <w:r w:rsidRPr="006C6FF5">
        <w:rPr>
          <w:lang w:eastAsia="es-ES"/>
        </w:rPr>
        <w:t>:</w:t>
      </w:r>
      <w:r w:rsidR="0007503C">
        <w:rPr>
          <w:b/>
          <w:bCs/>
          <w:lang w:eastAsia="es-ES"/>
        </w:rPr>
        <w:t xml:space="preserve"> </w:t>
      </w:r>
      <w:r w:rsidR="0007503C" w:rsidRPr="0007503C">
        <w:rPr>
          <w:lang w:eastAsia="es-ES"/>
        </w:rPr>
        <w:t xml:space="preserve">es una herramienta </w:t>
      </w:r>
      <w:commentRangeStart w:id="2148"/>
      <w:del w:id="2149" w:author="Andrea del Nido García" w:date="2020-05-11T11:48:00Z">
        <w:r w:rsidR="0007503C" w:rsidRPr="0007503C" w:rsidDel="00EE5C8C">
          <w:rPr>
            <w:lang w:eastAsia="es-ES"/>
          </w:rPr>
          <w:delText>dinámica de ingeniería inversa</w:delText>
        </w:r>
        <w:commentRangeEnd w:id="2148"/>
        <w:r w:rsidR="005F7257" w:rsidDel="00EE5C8C">
          <w:rPr>
            <w:rStyle w:val="Refdecomentario"/>
            <w:rFonts w:asciiTheme="minorHAnsi" w:eastAsiaTheme="minorHAnsi" w:hAnsiTheme="minorHAnsi" w:cstheme="minorBidi"/>
          </w:rPr>
          <w:commentReference w:id="2148"/>
        </w:r>
      </w:del>
      <w:ins w:id="2150" w:author="Andrea del Nido García" w:date="2020-05-11T11:48:00Z">
        <w:r w:rsidR="00EE5C8C">
          <w:rPr>
            <w:lang w:eastAsia="es-ES"/>
          </w:rPr>
          <w:t>de instrumentación de aplicaciones,</w:t>
        </w:r>
      </w:ins>
      <w:sdt>
        <w:sdtPr>
          <w:rPr>
            <w:lang w:eastAsia="es-ES"/>
          </w:rPr>
          <w:id w:val="1849450599"/>
          <w:citation/>
        </w:sdtPr>
        <w:sdtContent>
          <w:r w:rsidR="0007503C">
            <w:rPr>
              <w:lang w:eastAsia="es-ES"/>
            </w:rPr>
            <w:fldChar w:fldCharType="begin"/>
          </w:r>
          <w:r w:rsidR="0007503C">
            <w:rPr>
              <w:lang w:eastAsia="es-ES"/>
            </w:rPr>
            <w:instrText xml:space="preserve"> CITATION Fri20 \l 3082 </w:instrText>
          </w:r>
          <w:r w:rsidR="0007503C">
            <w:rPr>
              <w:lang w:eastAsia="es-ES"/>
            </w:rPr>
            <w:fldChar w:fldCharType="separate"/>
          </w:r>
          <w:r w:rsidR="004937E5">
            <w:rPr>
              <w:noProof/>
              <w:lang w:eastAsia="es-ES"/>
            </w:rPr>
            <w:t xml:space="preserve"> </w:t>
          </w:r>
          <w:r w:rsidR="004937E5" w:rsidRPr="004937E5">
            <w:rPr>
              <w:noProof/>
              <w:lang w:eastAsia="es-ES"/>
            </w:rPr>
            <w:t>[22]</w:t>
          </w:r>
          <w:r w:rsidR="0007503C">
            <w:rPr>
              <w:lang w:eastAsia="es-ES"/>
            </w:rPr>
            <w:fldChar w:fldCharType="end"/>
          </w:r>
        </w:sdtContent>
      </w:sdt>
      <w:r w:rsidR="0007503C" w:rsidRPr="0007503C">
        <w:rPr>
          <w:lang w:eastAsia="es-ES"/>
        </w:rPr>
        <w:t xml:space="preserve"> mediante la cual se pueden inyectar scripts en distintos sistemas, lanzar </w:t>
      </w:r>
      <w:proofErr w:type="spellStart"/>
      <w:r w:rsidR="0007503C" w:rsidRPr="0007503C">
        <w:rPr>
          <w:lang w:eastAsia="es-ES"/>
        </w:rPr>
        <w:t>hooks</w:t>
      </w:r>
      <w:proofErr w:type="spellEnd"/>
      <w:r w:rsidR="0007503C" w:rsidRPr="0007503C">
        <w:rPr>
          <w:lang w:eastAsia="es-ES"/>
        </w:rPr>
        <w:t xml:space="preserve"> (ganchos) contra </w:t>
      </w:r>
      <w:proofErr w:type="spellStart"/>
      <w:r w:rsidR="0007503C" w:rsidRPr="0007503C">
        <w:rPr>
          <w:lang w:eastAsia="es-ES"/>
        </w:rPr>
        <w:t>APIs</w:t>
      </w:r>
      <w:proofErr w:type="spellEnd"/>
      <w:r w:rsidR="0007503C" w:rsidRPr="0007503C">
        <w:rPr>
          <w:lang w:eastAsia="es-ES"/>
        </w:rPr>
        <w:t xml:space="preserve"> para lograr acceder sin necesidad de tener las credenciales, entre otras funciones.</w:t>
      </w:r>
      <w:r w:rsidR="0007503C">
        <w:rPr>
          <w:b/>
          <w:bCs/>
          <w:lang w:eastAsia="es-ES"/>
        </w:rPr>
        <w:t xml:space="preserve"> </w:t>
      </w:r>
      <w:r w:rsidR="0029011E" w:rsidRPr="000A5BE5">
        <w:rPr>
          <w:lang w:eastAsia="es-ES"/>
        </w:rPr>
        <w:t xml:space="preserve">En este proyecto se utilizará Frida para </w:t>
      </w:r>
      <w:ins w:id="2151" w:author="Andrea del Nido García" w:date="2020-05-11T11:49:00Z">
        <w:r w:rsidR="007B6D02">
          <w:t xml:space="preserve">interceptar llamadas a </w:t>
        </w:r>
        <w:proofErr w:type="spellStart"/>
        <w:r w:rsidR="007B6D02">
          <w:t>APIs</w:t>
        </w:r>
        <w:proofErr w:type="spellEnd"/>
        <w:r w:rsidR="007B6D02">
          <w:t xml:space="preserve"> y reemplazarlas por ejecución de código propio</w:t>
        </w:r>
        <w:r w:rsidR="007B6D02">
          <w:rPr>
            <w:lang w:eastAsia="es-ES"/>
          </w:rPr>
          <w:t>,</w:t>
        </w:r>
      </w:ins>
      <w:commentRangeStart w:id="2152"/>
      <w:del w:id="2153" w:author="Andrea del Nido García" w:date="2020-05-11T11:49:00Z">
        <w:r w:rsidR="0029011E" w:rsidRPr="000A5BE5" w:rsidDel="007B6D02">
          <w:rPr>
            <w:lang w:eastAsia="es-ES"/>
          </w:rPr>
          <w:delText xml:space="preserve">cargar </w:delText>
        </w:r>
        <w:commentRangeEnd w:id="2152"/>
        <w:r w:rsidR="005F7257" w:rsidDel="007B6D02">
          <w:rPr>
            <w:rStyle w:val="Refdecomentario"/>
            <w:rFonts w:asciiTheme="minorHAnsi" w:eastAsiaTheme="minorHAnsi" w:hAnsiTheme="minorHAnsi" w:cstheme="minorBidi"/>
          </w:rPr>
          <w:commentReference w:id="2152"/>
        </w:r>
        <w:r w:rsidR="0029011E" w:rsidRPr="000A5BE5" w:rsidDel="007B6D02">
          <w:rPr>
            <w:lang w:eastAsia="es-ES"/>
          </w:rPr>
          <w:delText>programas personalizados</w:delText>
        </w:r>
      </w:del>
      <w:r w:rsidR="0029011E" w:rsidRPr="000A5BE5">
        <w:rPr>
          <w:lang w:eastAsia="es-ES"/>
        </w:rPr>
        <w:t xml:space="preserve"> y de esta manera conseguir evitar la fijación de certificados en las aplicaciones de Android.</w:t>
      </w:r>
    </w:p>
    <w:p w14:paraId="1EFE01C0" w14:textId="6E8686AE" w:rsidR="007D35BE" w:rsidRPr="00990D96" w:rsidRDefault="007D35BE">
      <w:pPr>
        <w:pStyle w:val="Prrafodelista"/>
        <w:numPr>
          <w:ilvl w:val="0"/>
          <w:numId w:val="48"/>
        </w:numPr>
        <w:rPr>
          <w:ins w:id="2154" w:author="Andrea del Nido García" w:date="2020-05-12T17:17:00Z"/>
          <w:b/>
          <w:bCs/>
          <w:lang w:eastAsia="es-ES"/>
        </w:rPr>
      </w:pPr>
      <w:ins w:id="2155" w:author="Andrea del Nido García" w:date="2020-05-12T17:17:00Z">
        <w:r w:rsidRPr="00990D96">
          <w:rPr>
            <w:b/>
            <w:bCs/>
            <w:lang w:eastAsia="es-ES"/>
          </w:rPr>
          <w:lastRenderedPageBreak/>
          <w:t>J</w:t>
        </w:r>
      </w:ins>
      <w:r w:rsidR="004E41F1">
        <w:rPr>
          <w:b/>
          <w:bCs/>
          <w:lang w:eastAsia="es-ES"/>
        </w:rPr>
        <w:t>D</w:t>
      </w:r>
      <w:ins w:id="2156" w:author="Andrea del Nido García" w:date="2020-05-12T17:17:00Z">
        <w:r w:rsidRPr="00990D96">
          <w:rPr>
            <w:b/>
            <w:bCs/>
            <w:lang w:eastAsia="es-ES"/>
          </w:rPr>
          <w:t>-G</w:t>
        </w:r>
      </w:ins>
      <w:r w:rsidR="00313C5C" w:rsidRPr="00990D96">
        <w:rPr>
          <w:b/>
          <w:bCs/>
          <w:lang w:eastAsia="es-ES"/>
        </w:rPr>
        <w:t>UI</w:t>
      </w:r>
      <w:r w:rsidR="006C6FF5" w:rsidRPr="00990D96">
        <w:rPr>
          <w:lang w:eastAsia="es-ES"/>
        </w:rPr>
        <w:t>:</w:t>
      </w:r>
      <w:r w:rsidR="0089065C" w:rsidRPr="00990D96">
        <w:rPr>
          <w:lang w:eastAsia="es-ES"/>
        </w:rPr>
        <w:t xml:space="preserve"> es una herramienta de entorno gráfico</w:t>
      </w:r>
      <w:sdt>
        <w:sdtPr>
          <w:rPr>
            <w:lang w:eastAsia="es-ES"/>
          </w:rPr>
          <w:id w:val="407426083"/>
          <w:citation/>
        </w:sdtPr>
        <w:sdtContent>
          <w:r w:rsidR="00207B55">
            <w:rPr>
              <w:lang w:eastAsia="es-ES"/>
            </w:rPr>
            <w:fldChar w:fldCharType="begin"/>
          </w:r>
          <w:r w:rsidR="00207B55">
            <w:rPr>
              <w:lang w:eastAsia="es-ES"/>
            </w:rPr>
            <w:instrText xml:space="preserve"> CITATION Jav20 \l 3082 </w:instrText>
          </w:r>
          <w:r w:rsidR="00207B55">
            <w:rPr>
              <w:lang w:eastAsia="es-ES"/>
            </w:rPr>
            <w:fldChar w:fldCharType="separate"/>
          </w:r>
          <w:r w:rsidR="004937E5">
            <w:rPr>
              <w:noProof/>
              <w:lang w:eastAsia="es-ES"/>
            </w:rPr>
            <w:t xml:space="preserve"> </w:t>
          </w:r>
          <w:r w:rsidR="004937E5" w:rsidRPr="004937E5">
            <w:rPr>
              <w:noProof/>
              <w:lang w:eastAsia="es-ES"/>
            </w:rPr>
            <w:t>[23]</w:t>
          </w:r>
          <w:r w:rsidR="00207B55">
            <w:rPr>
              <w:lang w:eastAsia="es-ES"/>
            </w:rPr>
            <w:fldChar w:fldCharType="end"/>
          </w:r>
        </w:sdtContent>
      </w:sdt>
      <w:r w:rsidR="0089065C" w:rsidRPr="00990D96">
        <w:rPr>
          <w:lang w:eastAsia="es-ES"/>
        </w:rPr>
        <w:t xml:space="preserve"> que muestra código fuente Java, concretamente de los archivos “.</w:t>
      </w:r>
      <w:proofErr w:type="spellStart"/>
      <w:r w:rsidR="0089065C" w:rsidRPr="00990D96">
        <w:rPr>
          <w:lang w:eastAsia="es-ES"/>
        </w:rPr>
        <w:t>class</w:t>
      </w:r>
      <w:proofErr w:type="spellEnd"/>
      <w:r w:rsidR="0089065C" w:rsidRPr="00990D96">
        <w:rPr>
          <w:lang w:eastAsia="es-ES"/>
        </w:rPr>
        <w:t xml:space="preserve">”. En el proyecto se utiliza para analizar el código de las </w:t>
      </w:r>
      <w:proofErr w:type="spellStart"/>
      <w:r w:rsidR="0089065C" w:rsidRPr="00990D96">
        <w:rPr>
          <w:lang w:eastAsia="es-ES"/>
        </w:rPr>
        <w:t>APKs</w:t>
      </w:r>
      <w:proofErr w:type="spellEnd"/>
      <w:r w:rsidR="0089065C" w:rsidRPr="00990D96">
        <w:rPr>
          <w:lang w:eastAsia="es-ES"/>
        </w:rPr>
        <w:t xml:space="preserve">. El código que se obtiene en un primer momento está en lenguaje </w:t>
      </w:r>
      <w:proofErr w:type="spellStart"/>
      <w:proofErr w:type="gramStart"/>
      <w:r w:rsidR="0089065C" w:rsidRPr="00990D96">
        <w:rPr>
          <w:lang w:eastAsia="es-ES"/>
        </w:rPr>
        <w:t>Smali</w:t>
      </w:r>
      <w:proofErr w:type="spellEnd"/>
      <w:proofErr w:type="gramEnd"/>
      <w:r w:rsidR="0089065C" w:rsidRPr="00990D96">
        <w:rPr>
          <w:lang w:eastAsia="es-ES"/>
        </w:rPr>
        <w:t xml:space="preserve"> pero con la herramienta </w:t>
      </w:r>
      <w:proofErr w:type="spellStart"/>
      <w:r w:rsidR="0089065C" w:rsidRPr="00990D96">
        <w:rPr>
          <w:lang w:eastAsia="es-ES"/>
        </w:rPr>
        <w:t>Apktool</w:t>
      </w:r>
      <w:proofErr w:type="spellEnd"/>
      <w:r w:rsidR="0089065C" w:rsidRPr="00990D96">
        <w:rPr>
          <w:lang w:eastAsia="es-ES"/>
        </w:rPr>
        <w:t xml:space="preserve"> se puede convertir a lenguaje Java. Hay que destacar que se puede perder información al hacer este </w:t>
      </w:r>
      <w:r w:rsidR="00990D96" w:rsidRPr="00990D96">
        <w:rPr>
          <w:lang w:eastAsia="es-ES"/>
        </w:rPr>
        <w:t>cambio,</w:t>
      </w:r>
      <w:r w:rsidR="0089065C" w:rsidRPr="00990D96">
        <w:rPr>
          <w:lang w:eastAsia="es-ES"/>
        </w:rPr>
        <w:t xml:space="preserve"> pero puede resultar útil para definir la estructura de métodos y clases de la aplicación.</w:t>
      </w:r>
    </w:p>
    <w:p w14:paraId="70510EF1" w14:textId="3A8B26F0" w:rsidR="007D35BE" w:rsidRPr="00D13C4A" w:rsidRDefault="008E5070">
      <w:pPr>
        <w:pStyle w:val="Prrafodelista"/>
        <w:numPr>
          <w:ilvl w:val="0"/>
          <w:numId w:val="48"/>
        </w:numPr>
        <w:rPr>
          <w:b/>
          <w:bCs/>
          <w:lang w:eastAsia="es-ES"/>
        </w:rPr>
      </w:pPr>
      <w:proofErr w:type="spellStart"/>
      <w:r w:rsidRPr="00D13C4A">
        <w:rPr>
          <w:b/>
          <w:bCs/>
          <w:lang w:eastAsia="es-ES"/>
        </w:rPr>
        <w:t>VSCodium</w:t>
      </w:r>
      <w:proofErr w:type="spellEnd"/>
      <w:r w:rsidR="000701D0" w:rsidRPr="00D13C4A">
        <w:rPr>
          <w:lang w:eastAsia="es-ES"/>
        </w:rPr>
        <w:t>: es una bifurcación de la herramienta</w:t>
      </w:r>
      <w:sdt>
        <w:sdtPr>
          <w:rPr>
            <w:lang w:eastAsia="es-ES"/>
          </w:rPr>
          <w:id w:val="1471562915"/>
          <w:citation/>
        </w:sdtPr>
        <w:sdtContent>
          <w:r w:rsidR="00190719">
            <w:rPr>
              <w:lang w:eastAsia="es-ES"/>
            </w:rPr>
            <w:fldChar w:fldCharType="begin"/>
          </w:r>
          <w:r w:rsidR="00190719">
            <w:rPr>
              <w:lang w:eastAsia="es-ES"/>
            </w:rPr>
            <w:instrText xml:space="preserve"> CITATION VSC20 \l 3082 </w:instrText>
          </w:r>
          <w:r w:rsidR="00190719">
            <w:rPr>
              <w:lang w:eastAsia="es-ES"/>
            </w:rPr>
            <w:fldChar w:fldCharType="separate"/>
          </w:r>
          <w:r w:rsidR="004937E5">
            <w:rPr>
              <w:noProof/>
              <w:lang w:eastAsia="es-ES"/>
            </w:rPr>
            <w:t xml:space="preserve"> </w:t>
          </w:r>
          <w:r w:rsidR="004937E5" w:rsidRPr="004937E5">
            <w:rPr>
              <w:noProof/>
              <w:lang w:eastAsia="es-ES"/>
            </w:rPr>
            <w:t>[24]</w:t>
          </w:r>
          <w:r w:rsidR="00190719">
            <w:rPr>
              <w:lang w:eastAsia="es-ES"/>
            </w:rPr>
            <w:fldChar w:fldCharType="end"/>
          </w:r>
        </w:sdtContent>
      </w:sdt>
      <w:r w:rsidR="000701D0" w:rsidRPr="00D13C4A">
        <w:rPr>
          <w:lang w:eastAsia="es-ES"/>
        </w:rPr>
        <w:t xml:space="preserve"> Visual Studio de Microsoft y al igual que esta, es un editor de código, permite gestionar y compilar proyectos de diferentes lenguajes de programación.</w:t>
      </w:r>
      <w:r w:rsidR="00296D99" w:rsidRPr="00D13C4A">
        <w:rPr>
          <w:lang w:eastAsia="es-ES"/>
        </w:rPr>
        <w:t xml:space="preserve"> En el proyecto se utiliza para poder analizar el código obtenido de las </w:t>
      </w:r>
      <w:proofErr w:type="spellStart"/>
      <w:r w:rsidR="00296D99" w:rsidRPr="00D13C4A">
        <w:rPr>
          <w:lang w:eastAsia="es-ES"/>
        </w:rPr>
        <w:t>APKs</w:t>
      </w:r>
      <w:proofErr w:type="spellEnd"/>
      <w:r w:rsidR="00296D99" w:rsidRPr="00D13C4A">
        <w:rPr>
          <w:lang w:eastAsia="es-ES"/>
        </w:rPr>
        <w:t>.</w:t>
      </w:r>
    </w:p>
    <w:p w14:paraId="7BD14D40" w14:textId="343E5DFA" w:rsidR="005308B5" w:rsidRPr="00F16ABE" w:rsidRDefault="005308B5">
      <w:pPr>
        <w:pStyle w:val="Prrafodelista"/>
        <w:numPr>
          <w:ilvl w:val="0"/>
          <w:numId w:val="48"/>
        </w:numPr>
        <w:rPr>
          <w:b/>
          <w:bCs/>
          <w:lang w:eastAsia="es-ES"/>
        </w:rPr>
      </w:pPr>
      <w:proofErr w:type="spellStart"/>
      <w:r w:rsidRPr="00F16ABE">
        <w:rPr>
          <w:b/>
          <w:bCs/>
          <w:lang w:eastAsia="es-ES"/>
        </w:rPr>
        <w:t>Filebeat</w:t>
      </w:r>
      <w:proofErr w:type="spellEnd"/>
      <w:r w:rsidR="00F130E0" w:rsidRPr="00F16ABE">
        <w:rPr>
          <w:lang w:eastAsia="es-ES"/>
        </w:rPr>
        <w:t>:</w:t>
      </w:r>
      <w:r w:rsidR="004C28A7" w:rsidRPr="00F16ABE">
        <w:rPr>
          <w:lang w:eastAsia="es-ES"/>
        </w:rPr>
        <w:t xml:space="preserve"> herramienta cuyo objetivo es reenviar y centralizar los datos de los registros generados</w:t>
      </w:r>
      <w:sdt>
        <w:sdtPr>
          <w:rPr>
            <w:lang w:eastAsia="es-ES"/>
          </w:rPr>
          <w:id w:val="-890117445"/>
          <w:citation/>
        </w:sdtPr>
        <w:sdtContent>
          <w:r w:rsidR="009B3FBD" w:rsidRPr="00F16ABE">
            <w:rPr>
              <w:lang w:eastAsia="es-ES"/>
            </w:rPr>
            <w:fldChar w:fldCharType="begin"/>
          </w:r>
          <w:r w:rsidR="009B3FBD" w:rsidRPr="00F16ABE">
            <w:rPr>
              <w:lang w:eastAsia="es-ES"/>
            </w:rPr>
            <w:instrText xml:space="preserve"> CITATION Ela20 \l 3082 </w:instrText>
          </w:r>
          <w:r w:rsidR="009B3FBD" w:rsidRPr="00F16ABE">
            <w:rPr>
              <w:lang w:eastAsia="es-ES"/>
            </w:rPr>
            <w:fldChar w:fldCharType="separate"/>
          </w:r>
          <w:r w:rsidR="004937E5">
            <w:rPr>
              <w:noProof/>
              <w:lang w:eastAsia="es-ES"/>
            </w:rPr>
            <w:t xml:space="preserve"> </w:t>
          </w:r>
          <w:r w:rsidR="004937E5" w:rsidRPr="004937E5">
            <w:rPr>
              <w:noProof/>
              <w:lang w:eastAsia="es-ES"/>
            </w:rPr>
            <w:t>[25]</w:t>
          </w:r>
          <w:r w:rsidR="009B3FBD" w:rsidRPr="00F16ABE">
            <w:rPr>
              <w:lang w:eastAsia="es-ES"/>
            </w:rPr>
            <w:fldChar w:fldCharType="end"/>
          </w:r>
        </w:sdtContent>
      </w:sdt>
      <w:r w:rsidR="004C28A7" w:rsidRPr="00F16ABE">
        <w:rPr>
          <w:lang w:eastAsia="es-ES"/>
        </w:rPr>
        <w:t>.</w:t>
      </w:r>
      <w:r w:rsidR="00093487" w:rsidRPr="00F16ABE">
        <w:rPr>
          <w:lang w:eastAsia="es-ES"/>
        </w:rPr>
        <w:t xml:space="preserve"> </w:t>
      </w:r>
      <w:proofErr w:type="spellStart"/>
      <w:r w:rsidR="00093487" w:rsidRPr="00F16ABE">
        <w:rPr>
          <w:lang w:eastAsia="es-ES"/>
        </w:rPr>
        <w:t>Filebeat</w:t>
      </w:r>
      <w:proofErr w:type="spellEnd"/>
      <w:r w:rsidR="00093487" w:rsidRPr="00F16ABE">
        <w:rPr>
          <w:lang w:eastAsia="es-ES"/>
        </w:rPr>
        <w:t xml:space="preserve"> se instala como un agente que interactúa con otras herramientas con función de servidor cuya función es el procesado de logs y visualización.</w:t>
      </w:r>
    </w:p>
    <w:p w14:paraId="17379122" w14:textId="49BA7F68" w:rsidR="005308B5" w:rsidRPr="001E5D9C" w:rsidRDefault="005308B5">
      <w:pPr>
        <w:pStyle w:val="Prrafodelista"/>
        <w:numPr>
          <w:ilvl w:val="0"/>
          <w:numId w:val="48"/>
        </w:numPr>
        <w:rPr>
          <w:b/>
          <w:bCs/>
          <w:lang w:eastAsia="es-ES"/>
        </w:rPr>
      </w:pPr>
      <w:proofErr w:type="spellStart"/>
      <w:r w:rsidRPr="001E5D9C">
        <w:rPr>
          <w:b/>
          <w:bCs/>
          <w:lang w:eastAsia="es-ES"/>
        </w:rPr>
        <w:t>Elasticsearch</w:t>
      </w:r>
      <w:proofErr w:type="spellEnd"/>
      <w:r w:rsidR="00A95B9B" w:rsidRPr="001E5D9C">
        <w:rPr>
          <w:lang w:eastAsia="es-ES"/>
        </w:rPr>
        <w:t xml:space="preserve">: </w:t>
      </w:r>
      <w:r w:rsidR="00801AD4" w:rsidRPr="001E5D9C">
        <w:rPr>
          <w:lang w:eastAsia="es-ES"/>
        </w:rPr>
        <w:t xml:space="preserve">es un servidor con </w:t>
      </w:r>
      <w:r w:rsidR="00CF7B53" w:rsidRPr="001E5D9C">
        <w:rPr>
          <w:lang w:eastAsia="es-ES"/>
        </w:rPr>
        <w:t>un motor de búsqueda de texto</w:t>
      </w:r>
      <w:r w:rsidR="00671FA4">
        <w:rPr>
          <w:lang w:eastAsia="es-ES"/>
        </w:rPr>
        <w:t xml:space="preserve"> y de registros</w:t>
      </w:r>
      <w:sdt>
        <w:sdtPr>
          <w:rPr>
            <w:lang w:eastAsia="es-ES"/>
          </w:rPr>
          <w:id w:val="-214662383"/>
          <w:citation/>
        </w:sdtPr>
        <w:sdtContent>
          <w:r w:rsidR="001E5D9C" w:rsidRPr="001E5D9C">
            <w:rPr>
              <w:lang w:eastAsia="es-ES"/>
            </w:rPr>
            <w:fldChar w:fldCharType="begin"/>
          </w:r>
          <w:r w:rsidR="001E5D9C" w:rsidRPr="001E5D9C">
            <w:rPr>
              <w:lang w:eastAsia="es-ES"/>
            </w:rPr>
            <w:instrText xml:space="preserve"> CITATION Wik202 \l 3082 </w:instrText>
          </w:r>
          <w:r w:rsidR="001E5D9C" w:rsidRPr="001E5D9C">
            <w:rPr>
              <w:lang w:eastAsia="es-ES"/>
            </w:rPr>
            <w:fldChar w:fldCharType="separate"/>
          </w:r>
          <w:r w:rsidR="004937E5">
            <w:rPr>
              <w:noProof/>
              <w:lang w:eastAsia="es-ES"/>
            </w:rPr>
            <w:t xml:space="preserve"> </w:t>
          </w:r>
          <w:r w:rsidR="004937E5" w:rsidRPr="004937E5">
            <w:rPr>
              <w:noProof/>
              <w:lang w:eastAsia="es-ES"/>
            </w:rPr>
            <w:t>[26]</w:t>
          </w:r>
          <w:r w:rsidR="001E5D9C" w:rsidRPr="001E5D9C">
            <w:rPr>
              <w:lang w:eastAsia="es-ES"/>
            </w:rPr>
            <w:fldChar w:fldCharType="end"/>
          </w:r>
        </w:sdtContent>
      </w:sdt>
      <w:r w:rsidR="00CF7B53" w:rsidRPr="001E5D9C">
        <w:rPr>
          <w:lang w:eastAsia="es-ES"/>
        </w:rPr>
        <w:t xml:space="preserve"> que además dispone de interfaz que procesa ficheros con formato JSON.</w:t>
      </w:r>
      <w:r w:rsidR="002978BE" w:rsidRPr="001E5D9C">
        <w:rPr>
          <w:lang w:eastAsia="es-ES"/>
        </w:rPr>
        <w:t xml:space="preserve"> Se utiliza para poder </w:t>
      </w:r>
      <w:r w:rsidR="008716D6">
        <w:rPr>
          <w:lang w:eastAsia="es-ES"/>
        </w:rPr>
        <w:t>localizar</w:t>
      </w:r>
      <w:r w:rsidR="002978BE" w:rsidRPr="001E5D9C">
        <w:rPr>
          <w:lang w:eastAsia="es-ES"/>
        </w:rPr>
        <w:t xml:space="preserve"> </w:t>
      </w:r>
      <w:r w:rsidR="008716D6">
        <w:rPr>
          <w:lang w:eastAsia="es-ES"/>
        </w:rPr>
        <w:t>e interpretar</w:t>
      </w:r>
      <w:r w:rsidR="002978BE" w:rsidRPr="001E5D9C">
        <w:rPr>
          <w:lang w:eastAsia="es-ES"/>
        </w:rPr>
        <w:t xml:space="preserve"> resultados de logs obtenidos a partir de </w:t>
      </w:r>
      <w:r w:rsidR="006720A5">
        <w:rPr>
          <w:lang w:eastAsia="es-ES"/>
        </w:rPr>
        <w:t xml:space="preserve">herramientas como </w:t>
      </w:r>
      <w:proofErr w:type="spellStart"/>
      <w:r w:rsidR="002978BE" w:rsidRPr="001E5D9C">
        <w:rPr>
          <w:lang w:eastAsia="es-ES"/>
        </w:rPr>
        <w:t>Filebeat</w:t>
      </w:r>
      <w:proofErr w:type="spellEnd"/>
      <w:r w:rsidR="002978BE" w:rsidRPr="001E5D9C">
        <w:rPr>
          <w:lang w:eastAsia="es-ES"/>
        </w:rPr>
        <w:t xml:space="preserve"> o </w:t>
      </w:r>
      <w:proofErr w:type="spellStart"/>
      <w:r w:rsidR="002978BE" w:rsidRPr="001E5D9C">
        <w:rPr>
          <w:lang w:eastAsia="es-ES"/>
        </w:rPr>
        <w:t>Logstash</w:t>
      </w:r>
      <w:proofErr w:type="spellEnd"/>
      <w:r w:rsidR="002978BE" w:rsidRPr="001E5D9C">
        <w:rPr>
          <w:lang w:eastAsia="es-ES"/>
        </w:rPr>
        <w:t xml:space="preserve">. Además, envía estos resultados a la herramienta de visualización </w:t>
      </w:r>
      <w:proofErr w:type="spellStart"/>
      <w:r w:rsidR="002978BE" w:rsidRPr="001E5D9C">
        <w:rPr>
          <w:lang w:eastAsia="es-ES"/>
        </w:rPr>
        <w:t>Kibana</w:t>
      </w:r>
      <w:proofErr w:type="spellEnd"/>
      <w:r w:rsidR="002978BE" w:rsidRPr="001E5D9C">
        <w:rPr>
          <w:lang w:eastAsia="es-ES"/>
        </w:rPr>
        <w:t>.</w:t>
      </w:r>
    </w:p>
    <w:p w14:paraId="7F1D7FCD" w14:textId="1F24D11D" w:rsidR="005308B5" w:rsidRPr="00F60F3E" w:rsidRDefault="005308B5">
      <w:pPr>
        <w:pStyle w:val="Prrafodelista"/>
        <w:numPr>
          <w:ilvl w:val="0"/>
          <w:numId w:val="48"/>
        </w:numPr>
        <w:rPr>
          <w:b/>
          <w:bCs/>
          <w:lang w:eastAsia="es-ES"/>
        </w:rPr>
      </w:pPr>
      <w:proofErr w:type="spellStart"/>
      <w:r w:rsidRPr="00F60F3E">
        <w:rPr>
          <w:b/>
          <w:bCs/>
          <w:lang w:eastAsia="es-ES"/>
        </w:rPr>
        <w:t>Kibana</w:t>
      </w:r>
      <w:proofErr w:type="spellEnd"/>
      <w:r w:rsidR="00BC1A64" w:rsidRPr="00F60F3E">
        <w:rPr>
          <w:lang w:eastAsia="es-ES"/>
        </w:rPr>
        <w:t xml:space="preserve">: </w:t>
      </w:r>
      <w:r w:rsidR="00551495" w:rsidRPr="00F60F3E">
        <w:rPr>
          <w:lang w:eastAsia="es-ES"/>
        </w:rPr>
        <w:t xml:space="preserve">esta herramienta se emplea para </w:t>
      </w:r>
      <w:r w:rsidR="00405330" w:rsidRPr="00F60F3E">
        <w:rPr>
          <w:lang w:eastAsia="es-ES"/>
        </w:rPr>
        <w:t>buscar</w:t>
      </w:r>
      <w:r w:rsidR="00551495" w:rsidRPr="00F60F3E">
        <w:rPr>
          <w:lang w:eastAsia="es-ES"/>
        </w:rPr>
        <w:t xml:space="preserve"> y </w:t>
      </w:r>
      <w:r w:rsidR="00405330" w:rsidRPr="00F60F3E">
        <w:rPr>
          <w:lang w:eastAsia="es-ES"/>
        </w:rPr>
        <w:t>visualizar</w:t>
      </w:r>
      <w:r w:rsidR="00551495" w:rsidRPr="00F60F3E">
        <w:rPr>
          <w:lang w:eastAsia="es-ES"/>
        </w:rPr>
        <w:t xml:space="preserve"> datos</w:t>
      </w:r>
      <w:sdt>
        <w:sdtPr>
          <w:rPr>
            <w:lang w:eastAsia="es-ES"/>
          </w:rPr>
          <w:id w:val="-1406064167"/>
          <w:citation/>
        </w:sdtPr>
        <w:sdtContent>
          <w:r w:rsidR="0053701A" w:rsidRPr="00F60F3E">
            <w:rPr>
              <w:lang w:eastAsia="es-ES"/>
            </w:rPr>
            <w:fldChar w:fldCharType="begin"/>
          </w:r>
          <w:r w:rsidR="0053701A" w:rsidRPr="00F60F3E">
            <w:rPr>
              <w:lang w:eastAsia="es-ES"/>
            </w:rPr>
            <w:instrText xml:space="preserve"> CITATION Ela201 \l 3082 </w:instrText>
          </w:r>
          <w:r w:rsidR="0053701A" w:rsidRPr="00F60F3E">
            <w:rPr>
              <w:lang w:eastAsia="es-ES"/>
            </w:rPr>
            <w:fldChar w:fldCharType="separate"/>
          </w:r>
          <w:r w:rsidR="004937E5">
            <w:rPr>
              <w:noProof/>
              <w:lang w:eastAsia="es-ES"/>
            </w:rPr>
            <w:t xml:space="preserve"> </w:t>
          </w:r>
          <w:r w:rsidR="004937E5" w:rsidRPr="004937E5">
            <w:rPr>
              <w:noProof/>
              <w:lang w:eastAsia="es-ES"/>
            </w:rPr>
            <w:t>[27]</w:t>
          </w:r>
          <w:r w:rsidR="0053701A" w:rsidRPr="00F60F3E">
            <w:rPr>
              <w:lang w:eastAsia="es-ES"/>
            </w:rPr>
            <w:fldChar w:fldCharType="end"/>
          </w:r>
        </w:sdtContent>
      </w:sdt>
      <w:r w:rsidR="00551495" w:rsidRPr="00F60F3E">
        <w:rPr>
          <w:lang w:eastAsia="es-ES"/>
        </w:rPr>
        <w:t xml:space="preserve"> indexados por </w:t>
      </w:r>
      <w:proofErr w:type="spellStart"/>
      <w:r w:rsidR="00551495" w:rsidRPr="00F60F3E">
        <w:rPr>
          <w:lang w:eastAsia="es-ES"/>
        </w:rPr>
        <w:t>Elasticsearch</w:t>
      </w:r>
      <w:proofErr w:type="spellEnd"/>
      <w:r w:rsidR="00551495" w:rsidRPr="00F60F3E">
        <w:rPr>
          <w:lang w:eastAsia="es-ES"/>
        </w:rPr>
        <w:t xml:space="preserve">. Se encarga de analizar los datos que recibe de los índices </w:t>
      </w:r>
      <w:r w:rsidR="00C5749C" w:rsidRPr="00F60F3E">
        <w:rPr>
          <w:lang w:eastAsia="es-ES"/>
        </w:rPr>
        <w:t>proporcionados</w:t>
      </w:r>
      <w:r w:rsidR="00551495" w:rsidRPr="00F60F3E">
        <w:rPr>
          <w:lang w:eastAsia="es-ES"/>
        </w:rPr>
        <w:t xml:space="preserve"> por </w:t>
      </w:r>
      <w:proofErr w:type="spellStart"/>
      <w:r w:rsidR="00551495" w:rsidRPr="00F60F3E">
        <w:rPr>
          <w:lang w:eastAsia="es-ES"/>
        </w:rPr>
        <w:t>Elasticsearch</w:t>
      </w:r>
      <w:proofErr w:type="spellEnd"/>
      <w:r w:rsidR="00551495" w:rsidRPr="00F60F3E">
        <w:rPr>
          <w:lang w:eastAsia="es-ES"/>
        </w:rPr>
        <w:t xml:space="preserve"> mediante filtros y creaciones de gráficos. Es una herramienta de monitorización, administración y análisis de registros.</w:t>
      </w:r>
    </w:p>
    <w:p w14:paraId="10E54533" w14:textId="03350E90" w:rsidR="006B346C" w:rsidRDefault="00FB52BF">
      <w:pPr>
        <w:pStyle w:val="Ttulo2"/>
        <w:ind w:left="0" w:firstLine="0"/>
        <w:jc w:val="both"/>
        <w:rPr>
          <w:lang w:eastAsia="es-ES"/>
        </w:rPr>
        <w:pPrChange w:id="2157" w:author="Andrea del Nido García" w:date="2020-05-11T12:07:00Z">
          <w:pPr>
            <w:pStyle w:val="Ttulo2"/>
          </w:pPr>
        </w:pPrChange>
      </w:pPr>
      <w:bookmarkStart w:id="2158" w:name="_Toc37675378"/>
      <w:bookmarkStart w:id="2159" w:name="_Toc40202077"/>
      <w:commentRangeStart w:id="2160"/>
      <w:r>
        <w:rPr>
          <w:lang w:eastAsia="es-ES"/>
        </w:rPr>
        <w:t>Entorno</w:t>
      </w:r>
      <w:bookmarkEnd w:id="2158"/>
      <w:commentRangeEnd w:id="2160"/>
      <w:r w:rsidR="005F7257">
        <w:rPr>
          <w:rStyle w:val="Refdecomentario"/>
          <w:rFonts w:asciiTheme="minorHAnsi" w:eastAsiaTheme="minorHAnsi" w:hAnsiTheme="minorHAnsi" w:cstheme="minorBidi"/>
          <w:b w:val="0"/>
          <w:bCs w:val="0"/>
          <w:iCs w:val="0"/>
        </w:rPr>
        <w:commentReference w:id="2160"/>
      </w:r>
      <w:bookmarkEnd w:id="2159"/>
    </w:p>
    <w:p w14:paraId="716056FE" w14:textId="43D56CA0" w:rsidR="00604321" w:rsidRDefault="00FB52BF">
      <w:pPr>
        <w:rPr>
          <w:lang w:eastAsia="es-ES"/>
        </w:rPr>
      </w:pPr>
      <w:r>
        <w:rPr>
          <w:lang w:eastAsia="es-ES"/>
        </w:rPr>
        <w:t xml:space="preserve">A continuación, se explica y detalla </w:t>
      </w:r>
      <w:r w:rsidR="00373CCA">
        <w:rPr>
          <w:lang w:eastAsia="es-ES"/>
        </w:rPr>
        <w:t xml:space="preserve">el entorno que se ha levantado para poder llevar a cabo el proyecto. Además, se comentará </w:t>
      </w:r>
      <w:r w:rsidR="006C761A">
        <w:rPr>
          <w:lang w:eastAsia="es-ES"/>
        </w:rPr>
        <w:t>en qué consiste la plataforma</w:t>
      </w:r>
      <w:r w:rsidR="00CE0A3F">
        <w:rPr>
          <w:lang w:eastAsia="es-ES"/>
        </w:rPr>
        <w:t xml:space="preserve"> en la que se dispone todo el sistema</w:t>
      </w:r>
      <w:r w:rsidR="006C761A">
        <w:rPr>
          <w:lang w:eastAsia="es-ES"/>
        </w:rPr>
        <w:t xml:space="preserve">, </w:t>
      </w:r>
      <w:r w:rsidR="00CE0A3F">
        <w:rPr>
          <w:lang w:eastAsia="es-ES"/>
        </w:rPr>
        <w:t>cuáles</w:t>
      </w:r>
      <w:r w:rsidR="006C761A">
        <w:rPr>
          <w:lang w:eastAsia="es-ES"/>
        </w:rPr>
        <w:t xml:space="preserve"> son sus elementos, detallando más concretamente aquellos en los que se centra el desarrollo de este trabajo.</w:t>
      </w:r>
    </w:p>
    <w:p w14:paraId="6DB50360" w14:textId="00871DFA" w:rsidR="002041A9" w:rsidRPr="002041A9" w:rsidRDefault="001A2A0A" w:rsidP="002041A9">
      <w:pPr>
        <w:pStyle w:val="Ttulo3"/>
        <w:jc w:val="both"/>
        <w:rPr>
          <w:lang w:val="es-ES" w:eastAsia="es-ES"/>
        </w:rPr>
      </w:pPr>
      <w:bookmarkStart w:id="2161" w:name="_Toc40202078"/>
      <w:r>
        <w:rPr>
          <w:lang w:val="es-ES" w:eastAsia="es-ES"/>
        </w:rPr>
        <w:lastRenderedPageBreak/>
        <w:t>Sistemas operativos</w:t>
      </w:r>
      <w:r w:rsidR="002041A9">
        <w:rPr>
          <w:lang w:val="es-ES" w:eastAsia="es-ES"/>
        </w:rPr>
        <w:t xml:space="preserve"> </w:t>
      </w:r>
      <w:r w:rsidR="00766A23">
        <w:rPr>
          <w:lang w:val="es-ES" w:eastAsia="es-ES"/>
        </w:rPr>
        <w:t>y despliegue</w:t>
      </w:r>
      <w:bookmarkEnd w:id="2161"/>
      <w:del w:id="2162" w:author="jm.delalamo@upm.es" w:date="2020-04-21T11:48:00Z">
        <w:r w:rsidR="002041A9" w:rsidDel="00F3107C">
          <w:rPr>
            <w:lang w:val="es-ES" w:eastAsia="es-ES"/>
          </w:rPr>
          <w:delText>del programa</w:delText>
        </w:r>
      </w:del>
    </w:p>
    <w:p w14:paraId="0A8EDD73" w14:textId="0943AD62" w:rsidR="00EF7737" w:rsidRDefault="00EF7737">
      <w:pPr>
        <w:rPr>
          <w:lang w:eastAsia="es-ES"/>
        </w:rPr>
      </w:pPr>
      <w:r>
        <w:rPr>
          <w:lang w:eastAsia="es-ES"/>
        </w:rPr>
        <w:t>Se emplean dos sistemas operativos diferentes para el desarrollo de este proyecto. El primer sistema operativo que se utiliza es Parrot (Linux, de distribución Debian GNU),</w:t>
      </w:r>
      <w:r w:rsidR="00E3645B">
        <w:rPr>
          <w:lang w:eastAsia="es-ES"/>
        </w:rPr>
        <w:t xml:space="preserve"> este sistema juega el rol de proxy de intercepción por lo que alberga los componentes necesarios para interceptar mensajes. El segundo sistema operativo es Android x86</w:t>
      </w:r>
      <w:r w:rsidR="002B7136">
        <w:rPr>
          <w:lang w:eastAsia="es-ES"/>
        </w:rPr>
        <w:t>,</w:t>
      </w:r>
      <w:r w:rsidR="00E3645B">
        <w:rPr>
          <w:lang w:eastAsia="es-ES"/>
        </w:rPr>
        <w:t xml:space="preserve"> que </w:t>
      </w:r>
      <w:r w:rsidR="002B7136">
        <w:rPr>
          <w:lang w:eastAsia="es-ES"/>
        </w:rPr>
        <w:t>es</w:t>
      </w:r>
      <w:r w:rsidR="00E3645B">
        <w:rPr>
          <w:lang w:eastAsia="es-ES"/>
        </w:rPr>
        <w:t xml:space="preserve"> el entorno de ejecución de las aplicaciones</w:t>
      </w:r>
      <w:r w:rsidR="002B7136">
        <w:rPr>
          <w:lang w:eastAsia="es-ES"/>
        </w:rPr>
        <w:t>, las cuales serán analizadas y su tráfico será interceptado por el servidor proxy de la máquina Parrot.</w:t>
      </w:r>
      <w:r w:rsidR="00B537F7">
        <w:rPr>
          <w:lang w:eastAsia="es-ES"/>
        </w:rPr>
        <w:t xml:space="preserve"> En las siguientes líneas de esta sección se explican las configuraciones iniciales para poder desplegar el entorno de trabajo.</w:t>
      </w:r>
    </w:p>
    <w:p w14:paraId="3C25984E" w14:textId="4A5A1D05" w:rsidR="00BB4057" w:rsidRDefault="00A92BD4">
      <w:pPr>
        <w:rPr>
          <w:lang w:eastAsia="es-ES"/>
        </w:rPr>
      </w:pPr>
      <w:r>
        <w:rPr>
          <w:lang w:eastAsia="es-ES"/>
        </w:rPr>
        <w:t xml:space="preserve">En la </w:t>
      </w:r>
      <w:r w:rsidR="00D65C9A">
        <w:rPr>
          <w:lang w:eastAsia="es-ES"/>
        </w:rPr>
        <w:t>figura</w:t>
      </w:r>
      <w:r>
        <w:rPr>
          <w:lang w:eastAsia="es-ES"/>
        </w:rPr>
        <w:t xml:space="preserve"> que se muestra a continuación</w:t>
      </w:r>
      <w:r w:rsidR="00B27433">
        <w:rPr>
          <w:lang w:eastAsia="es-ES"/>
        </w:rPr>
        <w:t>,</w:t>
      </w:r>
      <w:r>
        <w:rPr>
          <w:lang w:eastAsia="es-ES"/>
        </w:rPr>
        <w:t xml:space="preserve"> se </w:t>
      </w:r>
      <w:r w:rsidR="00B27433">
        <w:rPr>
          <w:lang w:eastAsia="es-ES"/>
        </w:rPr>
        <w:t>detalla el entorno de trabajo establecido.</w:t>
      </w:r>
      <w:r w:rsidR="00406916">
        <w:rPr>
          <w:lang w:eastAsia="es-ES"/>
        </w:rPr>
        <w:t xml:space="preserve"> El entorno de trabajo se desarrolla bajo el uso de la aplicación Virtual Box</w:t>
      </w:r>
      <w:sdt>
        <w:sdtPr>
          <w:rPr>
            <w:lang w:eastAsia="es-ES"/>
          </w:rPr>
          <w:id w:val="-832752303"/>
          <w:citation/>
        </w:sdtPr>
        <w:sdtContent>
          <w:r w:rsidR="00406916">
            <w:rPr>
              <w:lang w:eastAsia="es-ES"/>
            </w:rPr>
            <w:fldChar w:fldCharType="begin"/>
          </w:r>
          <w:r w:rsidR="00406916">
            <w:rPr>
              <w:lang w:eastAsia="es-ES"/>
            </w:rPr>
            <w:instrText xml:space="preserve"> CITATION Vir20 \l 3082 </w:instrText>
          </w:r>
          <w:r w:rsidR="00406916">
            <w:rPr>
              <w:lang w:eastAsia="es-ES"/>
            </w:rPr>
            <w:fldChar w:fldCharType="separate"/>
          </w:r>
          <w:r w:rsidR="004937E5">
            <w:rPr>
              <w:noProof/>
              <w:lang w:eastAsia="es-ES"/>
            </w:rPr>
            <w:t xml:space="preserve"> </w:t>
          </w:r>
          <w:r w:rsidR="004937E5" w:rsidRPr="004937E5">
            <w:rPr>
              <w:noProof/>
              <w:lang w:eastAsia="es-ES"/>
            </w:rPr>
            <w:t>[17]</w:t>
          </w:r>
          <w:r w:rsidR="00406916">
            <w:rPr>
              <w:lang w:eastAsia="es-ES"/>
            </w:rPr>
            <w:fldChar w:fldCharType="end"/>
          </w:r>
        </w:sdtContent>
      </w:sdt>
      <w:r w:rsidR="00406916">
        <w:rPr>
          <w:lang w:eastAsia="es-ES"/>
        </w:rPr>
        <w:t>, a partir de</w:t>
      </w:r>
      <w:r w:rsidR="00BB2192">
        <w:rPr>
          <w:lang w:eastAsia="es-ES"/>
        </w:rPr>
        <w:t>l</w:t>
      </w:r>
      <w:r w:rsidR="00406916">
        <w:rPr>
          <w:lang w:eastAsia="es-ES"/>
        </w:rPr>
        <w:t xml:space="preserve"> </w:t>
      </w:r>
      <w:r w:rsidR="004177D1">
        <w:rPr>
          <w:lang w:eastAsia="es-ES"/>
        </w:rPr>
        <w:t>cual</w:t>
      </w:r>
      <w:r w:rsidR="00406916">
        <w:rPr>
          <w:lang w:eastAsia="es-ES"/>
        </w:rPr>
        <w:t xml:space="preserve"> se han instalado por un lado el sistema operativo Parrot, que será el </w:t>
      </w:r>
      <w:r w:rsidR="0001304D">
        <w:rPr>
          <w:lang w:eastAsia="es-ES"/>
        </w:rPr>
        <w:t xml:space="preserve">proxy de intercepción o servidor </w:t>
      </w:r>
      <w:proofErr w:type="spellStart"/>
      <w:r w:rsidR="0001304D">
        <w:rPr>
          <w:lang w:eastAsia="es-ES"/>
        </w:rPr>
        <w:t>MiTM</w:t>
      </w:r>
      <w:commentRangeStart w:id="2163"/>
      <w:proofErr w:type="spellEnd"/>
      <w:r w:rsidR="00406916">
        <w:rPr>
          <w:lang w:eastAsia="es-ES"/>
        </w:rPr>
        <w:t xml:space="preserve"> </w:t>
      </w:r>
      <w:commentRangeEnd w:id="2163"/>
      <w:r w:rsidR="005F7257">
        <w:rPr>
          <w:rStyle w:val="Refdecomentario"/>
          <w:rFonts w:asciiTheme="minorHAnsi" w:eastAsiaTheme="minorHAnsi" w:hAnsiTheme="minorHAnsi" w:cstheme="minorBidi"/>
        </w:rPr>
        <w:commentReference w:id="2163"/>
      </w:r>
      <w:r w:rsidR="00406916">
        <w:rPr>
          <w:lang w:eastAsia="es-ES"/>
        </w:rPr>
        <w:t>y, por otro lado, se ha instalado el sistema Android x86</w:t>
      </w:r>
      <w:sdt>
        <w:sdtPr>
          <w:rPr>
            <w:lang w:eastAsia="es-ES"/>
          </w:rPr>
          <w:id w:val="1705209460"/>
          <w:citation/>
        </w:sdtPr>
        <w:sdtContent>
          <w:r w:rsidR="006408BE">
            <w:rPr>
              <w:lang w:eastAsia="es-ES"/>
            </w:rPr>
            <w:fldChar w:fldCharType="begin"/>
          </w:r>
          <w:r w:rsidR="006408BE">
            <w:rPr>
              <w:lang w:eastAsia="es-ES"/>
            </w:rPr>
            <w:instrText xml:space="preserve"> CITATION And20 \l 3082 </w:instrText>
          </w:r>
          <w:r w:rsidR="006408BE">
            <w:rPr>
              <w:lang w:eastAsia="es-ES"/>
            </w:rPr>
            <w:fldChar w:fldCharType="separate"/>
          </w:r>
          <w:r w:rsidR="004937E5">
            <w:rPr>
              <w:noProof/>
              <w:lang w:eastAsia="es-ES"/>
            </w:rPr>
            <w:t xml:space="preserve"> </w:t>
          </w:r>
          <w:r w:rsidR="004937E5" w:rsidRPr="004937E5">
            <w:rPr>
              <w:noProof/>
              <w:lang w:eastAsia="es-ES"/>
            </w:rPr>
            <w:t>[19]</w:t>
          </w:r>
          <w:r w:rsidR="006408BE">
            <w:rPr>
              <w:lang w:eastAsia="es-ES"/>
            </w:rPr>
            <w:fldChar w:fldCharType="end"/>
          </w:r>
        </w:sdtContent>
      </w:sdt>
      <w:r w:rsidR="006408BE">
        <w:rPr>
          <w:lang w:eastAsia="es-ES"/>
        </w:rPr>
        <w:t>, que es un emulador del sistema Android</w:t>
      </w:r>
      <w:r w:rsidR="00D342B4">
        <w:rPr>
          <w:lang w:eastAsia="es-ES"/>
        </w:rPr>
        <w:t xml:space="preserve"> y que se utilizará como sistema de pruebas en lugar de un terminal móvil físico.</w:t>
      </w:r>
    </w:p>
    <w:p w14:paraId="06923E6C" w14:textId="2C0F8D50" w:rsidR="00BB4057" w:rsidRDefault="00BB4057">
      <w:pPr>
        <w:rPr>
          <w:lang w:eastAsia="es-ES"/>
        </w:rPr>
      </w:pPr>
      <w:r>
        <w:rPr>
          <w:lang w:eastAsia="es-ES"/>
        </w:rPr>
        <w:t xml:space="preserve">La única parte que cabe remarcar sobre la instalación de los dos sistemas en Virtual Box, son las configuraciones de red ya que como se aprecia en la figura de abajo, </w:t>
      </w:r>
      <w:r w:rsidR="006A79FA">
        <w:rPr>
          <w:lang w:eastAsia="es-ES"/>
        </w:rPr>
        <w:t xml:space="preserve">es necesario disponer de una red interna y </w:t>
      </w:r>
      <w:r w:rsidR="006529E6">
        <w:rPr>
          <w:lang w:eastAsia="es-ES"/>
        </w:rPr>
        <w:t xml:space="preserve">de </w:t>
      </w:r>
      <w:r w:rsidR="006A79FA">
        <w:rPr>
          <w:lang w:eastAsia="es-ES"/>
        </w:rPr>
        <w:t xml:space="preserve">otra externa. </w:t>
      </w:r>
      <w:r w:rsidR="00F92226">
        <w:rPr>
          <w:lang w:eastAsia="es-ES"/>
        </w:rPr>
        <w:t>La red interna se utilizará para la comunicación entre las máquinas de Parrot y Android x86</w:t>
      </w:r>
      <w:r w:rsidR="005111B2">
        <w:rPr>
          <w:lang w:eastAsia="es-ES"/>
        </w:rPr>
        <w:t xml:space="preserve">, por tanto, es necesario establecer direcciones </w:t>
      </w:r>
      <w:r w:rsidR="00340A87">
        <w:rPr>
          <w:lang w:eastAsia="es-ES"/>
        </w:rPr>
        <w:t>IP</w:t>
      </w:r>
      <w:r w:rsidR="005111B2">
        <w:rPr>
          <w:lang w:eastAsia="es-ES"/>
        </w:rPr>
        <w:t xml:space="preserve"> de las máquinas en la misma subred. Por otro lado, la red externa se empleará para conectar a Internet las máquinas. Tal y como se observa en la figura, la máquina Parrot es la que dispondrá de otro adaptador más a partir del cual se conectará a internet. Este adaptador tiene que ser del tipo puente, para permitir comunicaciones entre las máquinas virtuales a la vez que se permite la comunicación con internet.</w:t>
      </w:r>
      <w:r w:rsidR="00B37A01">
        <w:rPr>
          <w:lang w:eastAsia="es-ES"/>
        </w:rPr>
        <w:t xml:space="preserve"> En la máquina Parrot se establecerá el proxy (</w:t>
      </w:r>
      <w:proofErr w:type="spellStart"/>
      <w:r w:rsidR="00B37A01">
        <w:rPr>
          <w:lang w:eastAsia="es-ES"/>
        </w:rPr>
        <w:t>mitmproxy</w:t>
      </w:r>
      <w:proofErr w:type="spellEnd"/>
      <w:sdt>
        <w:sdtPr>
          <w:rPr>
            <w:lang w:eastAsia="es-ES"/>
          </w:rPr>
          <w:id w:val="-189230096"/>
          <w:citation/>
        </w:sdtPr>
        <w:sdtContent>
          <w:r w:rsidR="00B37A01">
            <w:rPr>
              <w:lang w:eastAsia="es-ES"/>
            </w:rPr>
            <w:fldChar w:fldCharType="begin"/>
          </w:r>
          <w:r w:rsidR="00B37A01">
            <w:rPr>
              <w:lang w:eastAsia="es-ES"/>
            </w:rPr>
            <w:instrText xml:space="preserve"> CITATION mit20 \l 3082 </w:instrText>
          </w:r>
          <w:r w:rsidR="00B37A01">
            <w:rPr>
              <w:lang w:eastAsia="es-ES"/>
            </w:rPr>
            <w:fldChar w:fldCharType="separate"/>
          </w:r>
          <w:r w:rsidR="004937E5">
            <w:rPr>
              <w:noProof/>
              <w:lang w:eastAsia="es-ES"/>
            </w:rPr>
            <w:t xml:space="preserve"> </w:t>
          </w:r>
          <w:r w:rsidR="004937E5" w:rsidRPr="004937E5">
            <w:rPr>
              <w:noProof/>
              <w:lang w:eastAsia="es-ES"/>
            </w:rPr>
            <w:t>[13]</w:t>
          </w:r>
          <w:r w:rsidR="00B37A01">
            <w:rPr>
              <w:lang w:eastAsia="es-ES"/>
            </w:rPr>
            <w:fldChar w:fldCharType="end"/>
          </w:r>
        </w:sdtContent>
      </w:sdt>
      <w:r w:rsidR="00B37A01">
        <w:rPr>
          <w:lang w:eastAsia="es-ES"/>
        </w:rPr>
        <w:t>)</w:t>
      </w:r>
      <w:r w:rsidR="00616F1F">
        <w:rPr>
          <w:lang w:eastAsia="es-ES"/>
        </w:rPr>
        <w:t xml:space="preserve"> a través del </w:t>
      </w:r>
      <w:r w:rsidR="00BC5399">
        <w:rPr>
          <w:lang w:eastAsia="es-ES"/>
        </w:rPr>
        <w:t>cual</w:t>
      </w:r>
      <w:r w:rsidR="00616F1F">
        <w:rPr>
          <w:lang w:eastAsia="es-ES"/>
        </w:rPr>
        <w:t xml:space="preserve"> se conectará la máquina Android x86 de forma que tendrá acceso a Internet y así, desde el sistema Parrot se captura el tráfico.</w:t>
      </w:r>
    </w:p>
    <w:p w14:paraId="3D78D8D2" w14:textId="29843BF7" w:rsidR="0005713E" w:rsidRDefault="0005713E">
      <w:pPr>
        <w:rPr>
          <w:lang w:eastAsia="es-ES"/>
        </w:rPr>
      </w:pPr>
      <w:r>
        <w:rPr>
          <w:lang w:eastAsia="es-ES"/>
        </w:rPr>
        <w:t xml:space="preserve">Es necesario tener en cuenta que la máquina </w:t>
      </w:r>
      <w:r w:rsidR="005F300F">
        <w:rPr>
          <w:lang w:eastAsia="es-ES"/>
        </w:rPr>
        <w:t xml:space="preserve">servidor </w:t>
      </w:r>
      <w:proofErr w:type="spellStart"/>
      <w:r w:rsidR="005F300F">
        <w:rPr>
          <w:lang w:eastAsia="es-ES"/>
        </w:rPr>
        <w:t>MiTM</w:t>
      </w:r>
      <w:proofErr w:type="spellEnd"/>
      <w:r>
        <w:rPr>
          <w:lang w:eastAsia="es-ES"/>
        </w:rPr>
        <w:t xml:space="preserve">, en este caso </w:t>
      </w:r>
      <w:ins w:id="2164" w:author="jm.delalamo@upm.es" w:date="2020-04-21T11:26:00Z">
        <w:r w:rsidR="005F7257">
          <w:rPr>
            <w:lang w:eastAsia="es-ES"/>
          </w:rPr>
          <w:t>c</w:t>
        </w:r>
      </w:ins>
      <w:del w:id="2165" w:author="jm.delalamo@upm.es" w:date="2020-04-21T11:26:00Z">
        <w:r w:rsidDel="005F7257">
          <w:rPr>
            <w:lang w:eastAsia="es-ES"/>
          </w:rPr>
          <w:delText>s</w:delText>
        </w:r>
      </w:del>
      <w:r>
        <w:rPr>
          <w:lang w:eastAsia="es-ES"/>
        </w:rPr>
        <w:t>on sistema operativo Parrot, dispondrá de dos interfaces de red. Uno en modo puente y otro en modo red interna. La interfaz de red en modo puente tendrá asignada una dirección IP por DHCP</w:t>
      </w:r>
      <w:r w:rsidR="003D0AE4">
        <w:rPr>
          <w:lang w:eastAsia="es-ES"/>
        </w:rPr>
        <w:t>, en cuanto a la otra interfaz de red, la interna, del sistema base, tendremos que asignarle una dirección IP estática</w:t>
      </w:r>
      <w:r w:rsidR="00844418">
        <w:rPr>
          <w:lang w:eastAsia="es-ES"/>
        </w:rPr>
        <w:t xml:space="preserve">, cuya subred sea diferente a la de la otra interfaz. En cuanto a la máquina Android x86, al arrancar la máquina hay que verificar que la conexión a Internet se produce a través de una interfaz de red en modo DHCP. Para asignar la dirección IP a esta máquina, se utilizará un fichero de </w:t>
      </w:r>
      <w:r w:rsidR="00844418">
        <w:rPr>
          <w:lang w:eastAsia="es-ES"/>
        </w:rPr>
        <w:lastRenderedPageBreak/>
        <w:t xml:space="preserve">configuración </w:t>
      </w:r>
      <w:del w:id="2166" w:author="jm.delalamo@upm.es" w:date="2020-04-21T11:28:00Z">
        <w:r w:rsidR="0046280D" w:rsidRPr="0046280D" w:rsidDel="005F7257">
          <w:rPr>
            <w:highlight w:val="yellow"/>
            <w:lang w:eastAsia="es-ES"/>
          </w:rPr>
          <w:delText>diseñado por el departamento de … ETSIT</w:delText>
        </w:r>
        <w:r w:rsidR="005D7116" w:rsidDel="005F7257">
          <w:rPr>
            <w:lang w:eastAsia="es-ES"/>
          </w:rPr>
          <w:delText xml:space="preserve">, </w:delText>
        </w:r>
      </w:del>
      <w:r w:rsidR="005D7116">
        <w:rPr>
          <w:lang w:eastAsia="es-ES"/>
        </w:rPr>
        <w:t xml:space="preserve">el cual hace uso del servicio </w:t>
      </w:r>
      <w:proofErr w:type="spellStart"/>
      <w:r w:rsidR="005D7116">
        <w:rPr>
          <w:lang w:eastAsia="es-ES"/>
        </w:rPr>
        <w:t>dnsmasq</w:t>
      </w:r>
      <w:proofErr w:type="spellEnd"/>
      <w:sdt>
        <w:sdtPr>
          <w:rPr>
            <w:lang w:eastAsia="es-ES"/>
          </w:rPr>
          <w:id w:val="-455407810"/>
          <w:citation/>
        </w:sdtPr>
        <w:sdtContent>
          <w:r w:rsidR="00547069">
            <w:rPr>
              <w:lang w:eastAsia="es-ES"/>
            </w:rPr>
            <w:fldChar w:fldCharType="begin"/>
          </w:r>
          <w:r w:rsidR="00547069">
            <w:rPr>
              <w:lang w:eastAsia="es-ES"/>
            </w:rPr>
            <w:instrText xml:space="preserve"> CITATION Arc20 \l 3082 </w:instrText>
          </w:r>
          <w:r w:rsidR="00547069">
            <w:rPr>
              <w:lang w:eastAsia="es-ES"/>
            </w:rPr>
            <w:fldChar w:fldCharType="separate"/>
          </w:r>
          <w:r w:rsidR="004937E5">
            <w:rPr>
              <w:noProof/>
              <w:lang w:eastAsia="es-ES"/>
            </w:rPr>
            <w:t xml:space="preserve"> </w:t>
          </w:r>
          <w:r w:rsidR="004937E5" w:rsidRPr="004937E5">
            <w:rPr>
              <w:noProof/>
              <w:lang w:eastAsia="es-ES"/>
            </w:rPr>
            <w:t>[28]</w:t>
          </w:r>
          <w:r w:rsidR="00547069">
            <w:rPr>
              <w:lang w:eastAsia="es-ES"/>
            </w:rPr>
            <w:fldChar w:fldCharType="end"/>
          </w:r>
        </w:sdtContent>
      </w:sdt>
      <w:r w:rsidR="005D7116">
        <w:rPr>
          <w:lang w:eastAsia="es-ES"/>
        </w:rPr>
        <w:t xml:space="preserve">. </w:t>
      </w:r>
      <w:r w:rsidR="005D7116" w:rsidRPr="00177A01">
        <w:rPr>
          <w:highlight w:val="yellow"/>
          <w:lang w:eastAsia="es-ES"/>
        </w:rPr>
        <w:t>Se puede encontrar más información acerca de este servicio y configuración en el Anexo de este documento.</w:t>
      </w:r>
    </w:p>
    <w:p w14:paraId="6B2EC4CB" w14:textId="5A9B9421" w:rsidR="00664579" w:rsidRDefault="00732BA7" w:rsidP="00726BDA">
      <w:pPr>
        <w:rPr>
          <w:ins w:id="2167" w:author="Andrea del Nido García" w:date="2020-05-11T17:30:00Z"/>
          <w:lang w:eastAsia="es-ES"/>
        </w:rPr>
      </w:pPr>
      <w:r>
        <w:rPr>
          <w:lang w:eastAsia="es-ES"/>
        </w:rPr>
        <w:t xml:space="preserve">Por otro lado, para poder hacer uso </w:t>
      </w:r>
      <w:r w:rsidR="00384E86">
        <w:rPr>
          <w:lang w:eastAsia="es-ES"/>
        </w:rPr>
        <w:t>de los diferentes componentes que permiten analizar el tráfico de las aplicaciones,</w:t>
      </w:r>
      <w:r>
        <w:rPr>
          <w:lang w:eastAsia="es-ES"/>
        </w:rPr>
        <w:t xml:space="preserve"> </w:t>
      </w:r>
      <w:del w:id="2168" w:author="Andrea del Nido García" w:date="2020-05-11T11:50:00Z">
        <w:r w:rsidRPr="00732BA7" w:rsidDel="00191243">
          <w:rPr>
            <w:highlight w:val="yellow"/>
            <w:lang w:eastAsia="es-ES"/>
          </w:rPr>
          <w:delText>(referencia</w:delText>
        </w:r>
        <w:r w:rsidR="00D53E81" w:rsidDel="00191243">
          <w:rPr>
            <w:highlight w:val="yellow"/>
            <w:lang w:eastAsia="es-ES"/>
          </w:rPr>
          <w:delText xml:space="preserve"> TFM y TFG</w:delText>
        </w:r>
        <w:r w:rsidRPr="00732BA7" w:rsidDel="00191243">
          <w:rPr>
            <w:highlight w:val="yellow"/>
            <w:lang w:eastAsia="es-ES"/>
          </w:rPr>
          <w:delText>)</w:delText>
        </w:r>
        <w:r w:rsidR="00D70E8F" w:rsidDel="00191243">
          <w:rPr>
            <w:lang w:eastAsia="es-ES"/>
          </w:rPr>
          <w:delText xml:space="preserve">, </w:delText>
        </w:r>
      </w:del>
      <w:r w:rsidR="00D70E8F">
        <w:rPr>
          <w:lang w:eastAsia="es-ES"/>
        </w:rPr>
        <w:t xml:space="preserve">es necesario </w:t>
      </w:r>
      <w:commentRangeStart w:id="2169"/>
      <w:r w:rsidR="00D70E8F">
        <w:rPr>
          <w:lang w:eastAsia="es-ES"/>
        </w:rPr>
        <w:t>acceder a</w:t>
      </w:r>
      <w:ins w:id="2170" w:author="Andrea del Nido García" w:date="2020-05-11T11:50:00Z">
        <w:r w:rsidR="00191243">
          <w:rPr>
            <w:lang w:eastAsia="es-ES"/>
          </w:rPr>
          <w:t>l contenedor en el que se ha</w:t>
        </w:r>
      </w:ins>
      <w:r w:rsidR="00384E86">
        <w:rPr>
          <w:lang w:eastAsia="es-ES"/>
        </w:rPr>
        <w:t>n</w:t>
      </w:r>
      <w:ins w:id="2171" w:author="Andrea del Nido García" w:date="2020-05-11T11:50:00Z">
        <w:r w:rsidR="00191243">
          <w:rPr>
            <w:lang w:eastAsia="es-ES"/>
          </w:rPr>
          <w:t xml:space="preserve"> desarrollado,</w:t>
        </w:r>
      </w:ins>
      <w:del w:id="2172" w:author="Andrea del Nido García" w:date="2020-05-11T11:50:00Z">
        <w:r w:rsidR="00D70E8F" w:rsidDel="00191243">
          <w:rPr>
            <w:lang w:eastAsia="es-ES"/>
          </w:rPr>
          <w:delText xml:space="preserve"> Docker</w:delText>
        </w:r>
      </w:del>
      <w:r w:rsidR="00D70E8F">
        <w:rPr>
          <w:lang w:eastAsia="es-ES"/>
        </w:rPr>
        <w:t xml:space="preserve"> </w:t>
      </w:r>
      <w:commentRangeEnd w:id="2169"/>
      <w:r w:rsidR="005F7257">
        <w:rPr>
          <w:rStyle w:val="Refdecomentario"/>
          <w:rFonts w:asciiTheme="minorHAnsi" w:eastAsiaTheme="minorHAnsi" w:hAnsiTheme="minorHAnsi" w:cstheme="minorBidi"/>
        </w:rPr>
        <w:commentReference w:id="2169"/>
      </w:r>
      <w:r w:rsidR="00D70E8F">
        <w:rPr>
          <w:lang w:eastAsia="es-ES"/>
        </w:rPr>
        <w:t xml:space="preserve">desde la máquina virtual Parrot ya que es en esta donde se </w:t>
      </w:r>
      <w:r w:rsidR="005D61B5">
        <w:rPr>
          <w:lang w:eastAsia="es-ES"/>
        </w:rPr>
        <w:t>desarrolla e implementan los métodos para anular</w:t>
      </w:r>
      <w:r w:rsidR="00D70E8F">
        <w:rPr>
          <w:lang w:eastAsia="es-ES"/>
        </w:rPr>
        <w:t xml:space="preserve"> la fijación de certificados de las aplicaciones Android que estarán situadas en la </w:t>
      </w:r>
      <w:r w:rsidR="00384E86">
        <w:rPr>
          <w:lang w:eastAsia="es-ES"/>
        </w:rPr>
        <w:t>máquina del entorno de ejecución</w:t>
      </w:r>
      <w:r w:rsidR="00D70E8F">
        <w:rPr>
          <w:lang w:eastAsia="es-ES"/>
        </w:rPr>
        <w:t xml:space="preserve"> (Android x86)</w:t>
      </w:r>
      <w:r w:rsidR="00B82EA2">
        <w:rPr>
          <w:lang w:eastAsia="es-ES"/>
        </w:rPr>
        <w:t>.</w:t>
      </w:r>
    </w:p>
    <w:p w14:paraId="19C113D0" w14:textId="675AF14D" w:rsidR="00C35EE2" w:rsidDel="003703DD" w:rsidRDefault="00C35EE2">
      <w:pPr>
        <w:ind w:firstLine="0"/>
        <w:rPr>
          <w:del w:id="2173" w:author="Andrea del Nido García" w:date="2020-05-12T16:47:00Z"/>
          <w:lang w:eastAsia="es-ES"/>
        </w:rPr>
        <w:pPrChange w:id="2174" w:author="Andrea del Nido García" w:date="2020-05-12T16:47:00Z">
          <w:pPr/>
        </w:pPrChange>
      </w:pPr>
    </w:p>
    <w:p w14:paraId="6A9635DE" w14:textId="36F8EB52" w:rsidR="00640DAE" w:rsidRDefault="00D020C7">
      <w:pPr>
        <w:ind w:firstLine="0"/>
        <w:rPr>
          <w:lang w:eastAsia="es-ES"/>
        </w:rPr>
        <w:pPrChange w:id="2175" w:author="Andrea del Nido García" w:date="2020-05-12T16:47:00Z">
          <w:pPr/>
        </w:pPrChange>
      </w:pPr>
      <w:r>
        <w:rPr>
          <w:noProof/>
        </w:rPr>
        <w:drawing>
          <wp:anchor distT="0" distB="0" distL="114300" distR="114300" simplePos="0" relativeHeight="251728896" behindDoc="1" locked="0" layoutInCell="1" allowOverlap="1" wp14:anchorId="567C9618" wp14:editId="255512CD">
            <wp:simplePos x="0" y="0"/>
            <wp:positionH relativeFrom="margin">
              <wp:posOffset>4472940</wp:posOffset>
            </wp:positionH>
            <wp:positionV relativeFrom="paragraph">
              <wp:posOffset>10795</wp:posOffset>
            </wp:positionV>
            <wp:extent cx="1130844" cy="657225"/>
            <wp:effectExtent l="0" t="0" r="0" b="0"/>
            <wp:wrapNone/>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5" cstate="print">
                      <a:biLevel thresh="50000"/>
                      <a:extLst>
                        <a:ext uri="{28A0092B-C50C-407E-A947-70E740481C1C}">
                          <a14:useLocalDpi xmlns:a14="http://schemas.microsoft.com/office/drawing/2010/main" val="0"/>
                        </a:ext>
                      </a:extLst>
                    </a:blip>
                    <a:srcRect b="30760"/>
                    <a:stretch/>
                  </pic:blipFill>
                  <pic:spPr bwMode="auto">
                    <a:xfrm>
                      <a:off x="0" y="0"/>
                      <a:ext cx="1130844" cy="657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084EF2" w14:textId="42FD710A" w:rsidR="008E3CC6" w:rsidRDefault="00D020C7">
      <w:pPr>
        <w:ind w:firstLine="0"/>
        <w:rPr>
          <w:lang w:eastAsia="es-ES"/>
        </w:rPr>
      </w:pPr>
      <w:r>
        <w:rPr>
          <w:noProof/>
          <w:lang w:eastAsia="es-ES"/>
        </w:rPr>
        <mc:AlternateContent>
          <mc:Choice Requires="wps">
            <w:drawing>
              <wp:anchor distT="0" distB="0" distL="114300" distR="114300" simplePos="0" relativeHeight="251731968" behindDoc="1" locked="0" layoutInCell="1" allowOverlap="1" wp14:anchorId="3A8716A2" wp14:editId="4BBEFE44">
                <wp:simplePos x="0" y="0"/>
                <wp:positionH relativeFrom="margin">
                  <wp:posOffset>4552950</wp:posOffset>
                </wp:positionH>
                <wp:positionV relativeFrom="paragraph">
                  <wp:posOffset>332740</wp:posOffset>
                </wp:positionV>
                <wp:extent cx="942975" cy="276225"/>
                <wp:effectExtent l="0" t="0" r="9525" b="9525"/>
                <wp:wrapNone/>
                <wp:docPr id="69" name="Cuadro de texto 69"/>
                <wp:cNvGraphicFramePr/>
                <a:graphic xmlns:a="http://schemas.openxmlformats.org/drawingml/2006/main">
                  <a:graphicData uri="http://schemas.microsoft.com/office/word/2010/wordprocessingShape">
                    <wps:wsp>
                      <wps:cNvSpPr txBox="1"/>
                      <wps:spPr>
                        <a:xfrm>
                          <a:off x="0" y="0"/>
                          <a:ext cx="942975" cy="276225"/>
                        </a:xfrm>
                        <a:prstGeom prst="rect">
                          <a:avLst/>
                        </a:prstGeom>
                        <a:solidFill>
                          <a:schemeClr val="lt1"/>
                        </a:solidFill>
                        <a:ln w="6350">
                          <a:noFill/>
                        </a:ln>
                      </wps:spPr>
                      <wps:txbx>
                        <w:txbxContent>
                          <w:p w14:paraId="18B0FBFD" w14:textId="5C677F6E" w:rsidR="007D13AF" w:rsidRPr="00274E66" w:rsidRDefault="007D13AF" w:rsidP="00A93CB7">
                            <w:pPr>
                              <w:spacing w:line="240" w:lineRule="auto"/>
                              <w:ind w:firstLine="0"/>
                              <w:jc w:val="center"/>
                              <w:rPr>
                                <w:b/>
                                <w:bCs/>
                              </w:rPr>
                            </w:pPr>
                            <w:r>
                              <w:rPr>
                                <w:b/>
                                <w:bCs/>
                              </w:rPr>
                              <w:t>Docker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8716A2" id="Cuadro de texto 69" o:spid="_x0000_s1097" type="#_x0000_t202" style="position:absolute;left:0;text-align:left;margin-left:358.5pt;margin-top:26.2pt;width:74.25pt;height:21.75pt;z-index:-251584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" fillcolor="white [3201]" stroked="f" strokeweight=".5pt">
                <v:textbox>
                  <w:txbxContent>
                    <w:p w14:paraId="18B0FBFD" w14:textId="5C677F6E" w:rsidR="007D13AF" w:rsidRPr="00274E66" w:rsidRDefault="007D13AF" w:rsidP="00A93CB7">
                      <w:pPr>
                        <w:spacing w:line="240" w:lineRule="auto"/>
                        <w:ind w:firstLine="0"/>
                        <w:jc w:val="center"/>
                        <w:rPr>
                          <w:b/>
                          <w:bCs/>
                        </w:rPr>
                      </w:pPr>
                      <w:r>
                        <w:rPr>
                          <w:b/>
                          <w:bCs/>
                        </w:rPr>
                        <w:t>Docker</w:t>
                      </w:r>
                    </w:p>
                  </w:txbxContent>
                </v:textbox>
                <w10:wrap anchorx="margin"/>
              </v:shape>
            </w:pict>
          </mc:Fallback>
        </mc:AlternateContent>
      </w:r>
      <w:r>
        <w:rPr>
          <w:noProof/>
          <w:lang w:eastAsia="es-ES"/>
        </w:rPr>
        <mc:AlternateContent>
          <mc:Choice Requires="wps">
            <w:drawing>
              <wp:anchor distT="0" distB="0" distL="114300" distR="114300" simplePos="0" relativeHeight="251729920" behindDoc="0" locked="0" layoutInCell="1" allowOverlap="1" wp14:anchorId="39D6C430" wp14:editId="66AA10D8">
                <wp:simplePos x="0" y="0"/>
                <wp:positionH relativeFrom="column">
                  <wp:posOffset>3063240</wp:posOffset>
                </wp:positionH>
                <wp:positionV relativeFrom="paragraph">
                  <wp:posOffset>106044</wp:posOffset>
                </wp:positionV>
                <wp:extent cx="1362075" cy="800100"/>
                <wp:effectExtent l="38100" t="95250" r="0" b="95250"/>
                <wp:wrapNone/>
                <wp:docPr id="67" name="Conector: angular 67"/>
                <wp:cNvGraphicFramePr/>
                <a:graphic xmlns:a="http://schemas.openxmlformats.org/drawingml/2006/main">
                  <a:graphicData uri="http://schemas.microsoft.com/office/word/2010/wordprocessingShape">
                    <wps:wsp>
                      <wps:cNvCnPr/>
                      <wps:spPr>
                        <a:xfrm flipV="1">
                          <a:off x="0" y="0"/>
                          <a:ext cx="1362075" cy="800100"/>
                        </a:xfrm>
                        <a:prstGeom prst="bentConnector3">
                          <a:avLst/>
                        </a:prstGeom>
                        <a:ln w="38100">
                          <a:solidFill>
                            <a:schemeClr val="tx2"/>
                          </a:solidFill>
                          <a:prstDash val="sysDash"/>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C27F085"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67" o:spid="_x0000_s1026" type="#_x0000_t34" style="position:absolute;margin-left:241.2pt;margin-top:8.35pt;width:107.25pt;height:63pt;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" strokecolor="#44546a [3215]" strokeweight="3pt">
                <v:stroke dashstyle="3 1" startarrow="block" endarrow="block"/>
              </v:shape>
            </w:pict>
          </mc:Fallback>
        </mc:AlternateContent>
      </w:r>
    </w:p>
    <w:p w14:paraId="37D0E439" w14:textId="6BF6587E" w:rsidR="002241CB" w:rsidRDefault="002241CB">
      <w:pPr>
        <w:rPr>
          <w:lang w:eastAsia="es-ES"/>
        </w:rPr>
      </w:pPr>
    </w:p>
    <w:p w14:paraId="62F14625" w14:textId="0777021B" w:rsidR="002241CB" w:rsidRDefault="00346071">
      <w:pPr>
        <w:rPr>
          <w:lang w:eastAsia="es-ES"/>
        </w:rPr>
      </w:pPr>
      <w:r>
        <w:rPr>
          <w:noProof/>
        </w:rPr>
        <w:drawing>
          <wp:anchor distT="0" distB="0" distL="114300" distR="114300" simplePos="0" relativeHeight="251708416" behindDoc="1" locked="0" layoutInCell="1" allowOverlap="1" wp14:anchorId="6B6ED08F" wp14:editId="36EE3651">
            <wp:simplePos x="0" y="0"/>
            <wp:positionH relativeFrom="margin">
              <wp:posOffset>2244090</wp:posOffset>
            </wp:positionH>
            <wp:positionV relativeFrom="paragraph">
              <wp:posOffset>6985</wp:posOffset>
            </wp:positionV>
            <wp:extent cx="704850" cy="704850"/>
            <wp:effectExtent l="0" t="0" r="0" b="0"/>
            <wp:wrapNone/>
            <wp:docPr id="48" name="Imagen 48" descr="Parrot Security (@ParrotSec)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arrot Security (@ParrotSec) | Twitter"/>
                    <pic:cNvPicPr>
                      <a:picLocks noChangeAspect="1" noChangeArrowheads="1"/>
                    </pic:cNvPicPr>
                  </pic:nvPicPr>
                  <pic:blipFill>
                    <a:blip r:embed="rId26" cstate="print">
                      <a:biLevel thresh="75000"/>
                      <a:extLst>
                        <a:ext uri="{28A0092B-C50C-407E-A947-70E740481C1C}">
                          <a14:useLocalDpi xmlns:a14="http://schemas.microsoft.com/office/drawing/2010/main" val="0"/>
                        </a:ext>
                      </a:extLst>
                    </a:blip>
                    <a:srcRect/>
                    <a:stretch>
                      <a:fillRect/>
                    </a:stretch>
                  </pic:blipFill>
                  <pic:spPr bwMode="auto">
                    <a:xfrm>
                      <a:off x="0" y="0"/>
                      <a:ext cx="704850" cy="704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B41B4A" w14:textId="47D97E33" w:rsidR="002241CB" w:rsidRDefault="00091944">
      <w:pPr>
        <w:rPr>
          <w:lang w:eastAsia="es-ES"/>
        </w:rPr>
      </w:pPr>
      <w:r>
        <w:rPr>
          <w:noProof/>
          <w:lang w:eastAsia="es-ES"/>
        </w:rPr>
        <mc:AlternateContent>
          <mc:Choice Requires="wps">
            <w:drawing>
              <wp:anchor distT="0" distB="0" distL="114300" distR="114300" simplePos="0" relativeHeight="251722752" behindDoc="1" locked="0" layoutInCell="1" allowOverlap="1" wp14:anchorId="50695C2D" wp14:editId="749DD966">
                <wp:simplePos x="0" y="0"/>
                <wp:positionH relativeFrom="margin">
                  <wp:posOffset>3657600</wp:posOffset>
                </wp:positionH>
                <wp:positionV relativeFrom="paragraph">
                  <wp:posOffset>276225</wp:posOffset>
                </wp:positionV>
                <wp:extent cx="914400" cy="504825"/>
                <wp:effectExtent l="0" t="0" r="0" b="9525"/>
                <wp:wrapNone/>
                <wp:docPr id="60" name="Cuadro de texto 60"/>
                <wp:cNvGraphicFramePr/>
                <a:graphic xmlns:a="http://schemas.openxmlformats.org/drawingml/2006/main">
                  <a:graphicData uri="http://schemas.microsoft.com/office/word/2010/wordprocessingShape">
                    <wps:wsp>
                      <wps:cNvSpPr txBox="1"/>
                      <wps:spPr>
                        <a:xfrm>
                          <a:off x="0" y="0"/>
                          <a:ext cx="914400" cy="504825"/>
                        </a:xfrm>
                        <a:prstGeom prst="rect">
                          <a:avLst/>
                        </a:prstGeom>
                        <a:solidFill>
                          <a:schemeClr val="lt1"/>
                        </a:solidFill>
                        <a:ln w="6350">
                          <a:noFill/>
                        </a:ln>
                      </wps:spPr>
                      <wps:txbx>
                        <w:txbxContent>
                          <w:p w14:paraId="1DADC860" w14:textId="1172B0E9" w:rsidR="007D13AF" w:rsidRPr="00274E66" w:rsidRDefault="007D13AF" w:rsidP="0093142D">
                            <w:pPr>
                              <w:spacing w:line="240" w:lineRule="auto"/>
                              <w:ind w:firstLine="0"/>
                              <w:jc w:val="center"/>
                              <w:rPr>
                                <w:b/>
                                <w:bCs/>
                              </w:rPr>
                            </w:pPr>
                            <w:r>
                              <w:rPr>
                                <w:b/>
                                <w:bCs/>
                              </w:rPr>
                              <w:t>Red externa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695C2D" id="Cuadro de texto 60" o:spid="_x0000_s1098" type="#_x0000_t202" style="position:absolute;left:0;text-align:left;margin-left:4in;margin-top:21.75pt;width:1in;height:39.75pt;z-index:-251593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" fillcolor="white [3201]" stroked="f" strokeweight=".5pt">
                <v:textbox>
                  <w:txbxContent>
                    <w:p w14:paraId="1DADC860" w14:textId="1172B0E9" w:rsidR="007D13AF" w:rsidRPr="00274E66" w:rsidRDefault="007D13AF" w:rsidP="0093142D">
                      <w:pPr>
                        <w:spacing w:line="240" w:lineRule="auto"/>
                        <w:ind w:firstLine="0"/>
                        <w:jc w:val="center"/>
                        <w:rPr>
                          <w:b/>
                          <w:bCs/>
                        </w:rPr>
                      </w:pPr>
                      <w:r>
                        <w:rPr>
                          <w:b/>
                          <w:bCs/>
                        </w:rPr>
                        <w:t>Red externa</w:t>
                      </w:r>
                    </w:p>
                  </w:txbxContent>
                </v:textbox>
                <w10:wrap anchorx="margin"/>
              </v:shape>
            </w:pict>
          </mc:Fallback>
        </mc:AlternateContent>
      </w:r>
      <w:r>
        <w:rPr>
          <w:noProof/>
        </w:rPr>
        <mc:AlternateContent>
          <mc:Choice Requires="wps">
            <w:drawing>
              <wp:anchor distT="0" distB="0" distL="114300" distR="114300" simplePos="0" relativeHeight="251716608" behindDoc="0" locked="0" layoutInCell="1" allowOverlap="1" wp14:anchorId="7E68E918" wp14:editId="147C0378">
                <wp:simplePos x="0" y="0"/>
                <wp:positionH relativeFrom="column">
                  <wp:posOffset>3044190</wp:posOffset>
                </wp:positionH>
                <wp:positionV relativeFrom="paragraph">
                  <wp:posOffset>183515</wp:posOffset>
                </wp:positionV>
                <wp:extent cx="1495425" cy="828675"/>
                <wp:effectExtent l="0" t="95250" r="47625" b="104775"/>
                <wp:wrapNone/>
                <wp:docPr id="56" name="Conector: angular 56"/>
                <wp:cNvGraphicFramePr/>
                <a:graphic xmlns:a="http://schemas.openxmlformats.org/drawingml/2006/main">
                  <a:graphicData uri="http://schemas.microsoft.com/office/word/2010/wordprocessingShape">
                    <wps:wsp>
                      <wps:cNvCnPr/>
                      <wps:spPr>
                        <a:xfrm>
                          <a:off x="0" y="0"/>
                          <a:ext cx="1495425" cy="828675"/>
                        </a:xfrm>
                        <a:prstGeom prst="bentConnector3">
                          <a:avLst/>
                        </a:prstGeom>
                        <a:ln w="38100">
                          <a:solidFill>
                            <a:schemeClr val="tx2"/>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22FC35" id="Conector: angular 56" o:spid="_x0000_s1026" type="#_x0000_t34" style="position:absolute;margin-left:239.7pt;margin-top:14.45pt;width:117.75pt;height:65.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" strokecolor="#44546a [3215]" strokeweight="3pt">
                <v:stroke startarrow="block" endarrow="block"/>
              </v:shape>
            </w:pict>
          </mc:Fallback>
        </mc:AlternateContent>
      </w:r>
      <w:r w:rsidR="00755D62">
        <w:rPr>
          <w:noProof/>
        </w:rPr>
        <mc:AlternateContent>
          <mc:Choice Requires="wps">
            <w:drawing>
              <wp:anchor distT="0" distB="0" distL="114300" distR="114300" simplePos="0" relativeHeight="251706368" behindDoc="0" locked="0" layoutInCell="1" allowOverlap="1" wp14:anchorId="497B68D6" wp14:editId="6DC197EC">
                <wp:simplePos x="0" y="0"/>
                <wp:positionH relativeFrom="column">
                  <wp:posOffset>767715</wp:posOffset>
                </wp:positionH>
                <wp:positionV relativeFrom="paragraph">
                  <wp:posOffset>21590</wp:posOffset>
                </wp:positionV>
                <wp:extent cx="1390650" cy="1181100"/>
                <wp:effectExtent l="0" t="95250" r="0" b="19050"/>
                <wp:wrapNone/>
                <wp:docPr id="45" name="Conector: angular 45"/>
                <wp:cNvGraphicFramePr/>
                <a:graphic xmlns:a="http://schemas.openxmlformats.org/drawingml/2006/main">
                  <a:graphicData uri="http://schemas.microsoft.com/office/word/2010/wordprocessingShape">
                    <wps:wsp>
                      <wps:cNvCnPr/>
                      <wps:spPr>
                        <a:xfrm flipV="1">
                          <a:off x="0" y="0"/>
                          <a:ext cx="1390650" cy="1181100"/>
                        </a:xfrm>
                        <a:prstGeom prst="bentConnector3">
                          <a:avLst/>
                        </a:prstGeom>
                        <a:ln w="38100">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7F67F7" id="Conector: angular 45" o:spid="_x0000_s1026" type="#_x0000_t34" style="position:absolute;margin-left:60.45pt;margin-top:1.7pt;width:109.5pt;height:93pt;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" strokecolor="#44546a [3215]" strokeweight="3pt">
                <v:stroke endarrow="block"/>
              </v:shape>
            </w:pict>
          </mc:Fallback>
        </mc:AlternateContent>
      </w:r>
    </w:p>
    <w:p w14:paraId="3371D73F" w14:textId="7763CB92" w:rsidR="002241CB" w:rsidRDefault="00091944">
      <w:pPr>
        <w:rPr>
          <w:lang w:eastAsia="es-ES"/>
        </w:rPr>
      </w:pPr>
      <w:r>
        <w:rPr>
          <w:noProof/>
        </w:rPr>
        <w:drawing>
          <wp:anchor distT="0" distB="0" distL="114300" distR="114300" simplePos="0" relativeHeight="251720704" behindDoc="1" locked="0" layoutInCell="1" allowOverlap="1" wp14:anchorId="618C15A8" wp14:editId="792D4E97">
            <wp:simplePos x="0" y="0"/>
            <wp:positionH relativeFrom="margin">
              <wp:posOffset>4628515</wp:posOffset>
            </wp:positionH>
            <wp:positionV relativeFrom="paragraph">
              <wp:posOffset>236855</wp:posOffset>
            </wp:positionV>
            <wp:extent cx="771525" cy="771525"/>
            <wp:effectExtent l="0" t="0" r="9525" b="9525"/>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64F0">
        <w:rPr>
          <w:noProof/>
        </w:rPr>
        <w:drawing>
          <wp:anchor distT="0" distB="0" distL="114300" distR="114300" simplePos="0" relativeHeight="251705344" behindDoc="1" locked="0" layoutInCell="1" allowOverlap="1" wp14:anchorId="3E0929DA" wp14:editId="34B05B0B">
            <wp:simplePos x="0" y="0"/>
            <wp:positionH relativeFrom="column">
              <wp:posOffset>-260985</wp:posOffset>
            </wp:positionH>
            <wp:positionV relativeFrom="paragraph">
              <wp:posOffset>350520</wp:posOffset>
            </wp:positionV>
            <wp:extent cx="885825" cy="885825"/>
            <wp:effectExtent l="0" t="0" r="9525" b="9525"/>
            <wp:wrapNone/>
            <wp:docPr id="44" name="Imagen 44" descr="Hi tech Icons - Download for Free at Icon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i tech Icons - Download for Free at Icons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85825" cy="885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4E66">
        <w:rPr>
          <w:noProof/>
          <w:lang w:eastAsia="es-ES"/>
        </w:rPr>
        <mc:AlternateContent>
          <mc:Choice Requires="wps">
            <w:drawing>
              <wp:anchor distT="0" distB="0" distL="114300" distR="114300" simplePos="0" relativeHeight="251711488" behindDoc="0" locked="0" layoutInCell="1" allowOverlap="1" wp14:anchorId="4B06B4A0" wp14:editId="6BA68562">
                <wp:simplePos x="0" y="0"/>
                <wp:positionH relativeFrom="margin">
                  <wp:posOffset>2147570</wp:posOffset>
                </wp:positionH>
                <wp:positionV relativeFrom="paragraph">
                  <wp:posOffset>83820</wp:posOffset>
                </wp:positionV>
                <wp:extent cx="914400" cy="504825"/>
                <wp:effectExtent l="0" t="0" r="0" b="9525"/>
                <wp:wrapNone/>
                <wp:docPr id="51" name="Cuadro de texto 51"/>
                <wp:cNvGraphicFramePr/>
                <a:graphic xmlns:a="http://schemas.openxmlformats.org/drawingml/2006/main">
                  <a:graphicData uri="http://schemas.microsoft.com/office/word/2010/wordprocessingShape">
                    <wps:wsp>
                      <wps:cNvSpPr txBox="1"/>
                      <wps:spPr>
                        <a:xfrm>
                          <a:off x="0" y="0"/>
                          <a:ext cx="914400" cy="504825"/>
                        </a:xfrm>
                        <a:prstGeom prst="rect">
                          <a:avLst/>
                        </a:prstGeom>
                        <a:solidFill>
                          <a:schemeClr val="lt1"/>
                        </a:solidFill>
                        <a:ln w="6350">
                          <a:noFill/>
                        </a:ln>
                      </wps:spPr>
                      <wps:txbx>
                        <w:txbxContent>
                          <w:p w14:paraId="600E9FC3" w14:textId="5B50136B" w:rsidR="007D13AF" w:rsidRPr="00274E66" w:rsidRDefault="007D13AF" w:rsidP="00EA3B74">
                            <w:pPr>
                              <w:spacing w:line="240" w:lineRule="auto"/>
                              <w:ind w:firstLine="0"/>
                              <w:jc w:val="center"/>
                              <w:rPr>
                                <w:b/>
                                <w:bCs/>
                              </w:rPr>
                            </w:pPr>
                            <w:r w:rsidRPr="00274E66">
                              <w:rPr>
                                <w:b/>
                                <w:bCs/>
                              </w:rPr>
                              <w:t xml:space="preserve">Parrot </w:t>
                            </w:r>
                            <w:r>
                              <w:rPr>
                                <w:b/>
                                <w:bCs/>
                              </w:rPr>
                              <w:t>(proxy)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06B4A0" id="Cuadro de texto 51" o:spid="_x0000_s1099" type="#_x0000_t202" style="position:absolute;left:0;text-align:left;margin-left:169.1pt;margin-top:6.6pt;width:1in;height:39.7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" fillcolor="white [3201]" stroked="f" strokeweight=".5pt">
                <v:textbox>
                  <w:txbxContent>
                    <w:p w14:paraId="600E9FC3" w14:textId="5B50136B" w:rsidR="007D13AF" w:rsidRPr="00274E66" w:rsidRDefault="007D13AF" w:rsidP="00EA3B74">
                      <w:pPr>
                        <w:spacing w:line="240" w:lineRule="auto"/>
                        <w:ind w:firstLine="0"/>
                        <w:jc w:val="center"/>
                        <w:rPr>
                          <w:b/>
                          <w:bCs/>
                        </w:rPr>
                      </w:pPr>
                      <w:r w:rsidRPr="00274E66">
                        <w:rPr>
                          <w:b/>
                          <w:bCs/>
                        </w:rPr>
                        <w:t xml:space="preserve">Parrot </w:t>
                      </w:r>
                      <w:r>
                        <w:rPr>
                          <w:b/>
                          <w:bCs/>
                        </w:rPr>
                        <w:t>(proxy)</w:t>
                      </w:r>
                    </w:p>
                  </w:txbxContent>
                </v:textbox>
                <w10:wrap anchorx="margin"/>
              </v:shape>
            </w:pict>
          </mc:Fallback>
        </mc:AlternateContent>
      </w:r>
    </w:p>
    <w:p w14:paraId="399827CF" w14:textId="58FF6D1D" w:rsidR="002241CB" w:rsidRDefault="004F11D0">
      <w:pPr>
        <w:rPr>
          <w:lang w:eastAsia="es-ES"/>
        </w:rPr>
      </w:pPr>
      <w:r>
        <w:rPr>
          <w:noProof/>
        </w:rPr>
        <mc:AlternateContent>
          <mc:Choice Requires="wps">
            <w:drawing>
              <wp:anchor distT="0" distB="0" distL="114300" distR="114300" simplePos="0" relativeHeight="251725824" behindDoc="0" locked="0" layoutInCell="1" allowOverlap="1" wp14:anchorId="580C8881" wp14:editId="6E57F723">
                <wp:simplePos x="0" y="0"/>
                <wp:positionH relativeFrom="column">
                  <wp:posOffset>2577465</wp:posOffset>
                </wp:positionH>
                <wp:positionV relativeFrom="paragraph">
                  <wp:posOffset>208280</wp:posOffset>
                </wp:positionV>
                <wp:extent cx="9525" cy="762000"/>
                <wp:effectExtent l="57150" t="38100" r="66675" b="38100"/>
                <wp:wrapNone/>
                <wp:docPr id="62" name="Conector recto de flecha 62"/>
                <wp:cNvGraphicFramePr/>
                <a:graphic xmlns:a="http://schemas.openxmlformats.org/drawingml/2006/main">
                  <a:graphicData uri="http://schemas.microsoft.com/office/word/2010/wordprocessingShape">
                    <wps:wsp>
                      <wps:cNvCnPr/>
                      <wps:spPr>
                        <a:xfrm>
                          <a:off x="0" y="0"/>
                          <a:ext cx="9525" cy="762000"/>
                        </a:xfrm>
                        <a:prstGeom prst="straightConnector1">
                          <a:avLst/>
                        </a:prstGeom>
                        <a:ln w="38100">
                          <a:solidFill>
                            <a:schemeClr val="tx2"/>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098ABE5" id="_x0000_t32" coordsize="21600,21600" o:spt="32" o:oned="t" path="m,l21600,21600e" filled="f">
                <v:path arrowok="t" fillok="f" o:connecttype="none"/>
                <o:lock v:ext="edit" shapetype="t"/>
              </v:shapetype>
              <v:shape id="Conector recto de flecha 62" o:spid="_x0000_s1026" type="#_x0000_t32" style="position:absolute;margin-left:202.95pt;margin-top:16.4pt;width:.75pt;height:60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" strokecolor="#44546a [3215]" strokeweight="3pt">
                <v:stroke startarrow="block" endarrow="block" joinstyle="miter"/>
              </v:shape>
            </w:pict>
          </mc:Fallback>
        </mc:AlternateContent>
      </w:r>
    </w:p>
    <w:p w14:paraId="01DE34E5" w14:textId="522041BD" w:rsidR="002241CB" w:rsidRDefault="004F11D0">
      <w:pPr>
        <w:rPr>
          <w:lang w:eastAsia="es-ES"/>
        </w:rPr>
      </w:pPr>
      <w:r>
        <w:rPr>
          <w:noProof/>
          <w:lang w:eastAsia="es-ES"/>
        </w:rPr>
        <mc:AlternateContent>
          <mc:Choice Requires="wps">
            <w:drawing>
              <wp:anchor distT="0" distB="0" distL="114300" distR="114300" simplePos="0" relativeHeight="251719680" behindDoc="1" locked="0" layoutInCell="1" allowOverlap="1" wp14:anchorId="09D7D98C" wp14:editId="3FB0E157">
                <wp:simplePos x="0" y="0"/>
                <wp:positionH relativeFrom="margin">
                  <wp:posOffset>2415540</wp:posOffset>
                </wp:positionH>
                <wp:positionV relativeFrom="paragraph">
                  <wp:posOffset>8255</wp:posOffset>
                </wp:positionV>
                <wp:extent cx="914400" cy="504825"/>
                <wp:effectExtent l="0" t="0" r="0" b="9525"/>
                <wp:wrapNone/>
                <wp:docPr id="58" name="Cuadro de texto 58"/>
                <wp:cNvGraphicFramePr/>
                <a:graphic xmlns:a="http://schemas.openxmlformats.org/drawingml/2006/main">
                  <a:graphicData uri="http://schemas.microsoft.com/office/word/2010/wordprocessingShape">
                    <wps:wsp>
                      <wps:cNvSpPr txBox="1"/>
                      <wps:spPr>
                        <a:xfrm>
                          <a:off x="0" y="0"/>
                          <a:ext cx="914400" cy="504825"/>
                        </a:xfrm>
                        <a:prstGeom prst="rect">
                          <a:avLst/>
                        </a:prstGeom>
                        <a:solidFill>
                          <a:schemeClr val="lt1"/>
                        </a:solidFill>
                        <a:ln w="6350">
                          <a:noFill/>
                        </a:ln>
                      </wps:spPr>
                      <wps:txbx>
                        <w:txbxContent>
                          <w:p w14:paraId="42D52F83" w14:textId="2AFB3901" w:rsidR="007D13AF" w:rsidRPr="00274E66" w:rsidRDefault="007D13AF" w:rsidP="00D25EB9">
                            <w:pPr>
                              <w:spacing w:line="240" w:lineRule="auto"/>
                              <w:ind w:firstLine="0"/>
                              <w:jc w:val="center"/>
                              <w:rPr>
                                <w:b/>
                                <w:bCs/>
                              </w:rPr>
                            </w:pPr>
                            <w:r>
                              <w:rPr>
                                <w:b/>
                                <w:bCs/>
                              </w:rPr>
                              <w:t>Red interna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7D98C" id="Cuadro de texto 58" o:spid="_x0000_s1100" type="#_x0000_t202" style="position:absolute;left:0;text-align:left;margin-left:190.2pt;margin-top:.65pt;width:1in;height:39.75pt;z-index:-251596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" fillcolor="white [3201]" stroked="f" strokeweight=".5pt">
                <v:textbox>
                  <w:txbxContent>
                    <w:p w14:paraId="42D52F83" w14:textId="2AFB3901" w:rsidR="007D13AF" w:rsidRPr="00274E66" w:rsidRDefault="007D13AF" w:rsidP="00D25EB9">
                      <w:pPr>
                        <w:spacing w:line="240" w:lineRule="auto"/>
                        <w:ind w:firstLine="0"/>
                        <w:jc w:val="center"/>
                        <w:rPr>
                          <w:b/>
                          <w:bCs/>
                        </w:rPr>
                      </w:pPr>
                      <w:r>
                        <w:rPr>
                          <w:b/>
                          <w:bCs/>
                        </w:rPr>
                        <w:t>Red interna</w:t>
                      </w:r>
                    </w:p>
                  </w:txbxContent>
                </v:textbox>
                <w10:wrap anchorx="margin"/>
              </v:shape>
            </w:pict>
          </mc:Fallback>
        </mc:AlternateContent>
      </w:r>
      <w:r w:rsidR="00C764F0">
        <w:rPr>
          <w:noProof/>
          <w:lang w:eastAsia="es-ES"/>
        </w:rPr>
        <mc:AlternateContent>
          <mc:Choice Requires="wps">
            <w:drawing>
              <wp:anchor distT="0" distB="0" distL="114300" distR="114300" simplePos="0" relativeHeight="251707392" behindDoc="0" locked="0" layoutInCell="1" allowOverlap="1" wp14:anchorId="1AF57A77" wp14:editId="0C888E23">
                <wp:simplePos x="0" y="0"/>
                <wp:positionH relativeFrom="column">
                  <wp:posOffset>777240</wp:posOffset>
                </wp:positionH>
                <wp:positionV relativeFrom="paragraph">
                  <wp:posOffset>170181</wp:posOffset>
                </wp:positionV>
                <wp:extent cx="1371600" cy="1028700"/>
                <wp:effectExtent l="0" t="19050" r="57150" b="95250"/>
                <wp:wrapNone/>
                <wp:docPr id="46" name="Conector: angular 46"/>
                <wp:cNvGraphicFramePr/>
                <a:graphic xmlns:a="http://schemas.openxmlformats.org/drawingml/2006/main">
                  <a:graphicData uri="http://schemas.microsoft.com/office/word/2010/wordprocessingShape">
                    <wps:wsp>
                      <wps:cNvCnPr/>
                      <wps:spPr>
                        <a:xfrm>
                          <a:off x="0" y="0"/>
                          <a:ext cx="1371600" cy="1028700"/>
                        </a:xfrm>
                        <a:prstGeom prst="bentConnector3">
                          <a:avLst/>
                        </a:prstGeom>
                        <a:ln w="38100">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FBE98A" id="Conector: angular 46" o:spid="_x0000_s1026" type="#_x0000_t34" style="position:absolute;margin-left:61.2pt;margin-top:13.4pt;width:108pt;height:81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" strokecolor="#44546a [3215]" strokeweight="3pt">
                <v:stroke endarrow="block"/>
              </v:shape>
            </w:pict>
          </mc:Fallback>
        </mc:AlternateContent>
      </w:r>
    </w:p>
    <w:p w14:paraId="2C8D32D5" w14:textId="3A86D929" w:rsidR="002241CB" w:rsidRDefault="00091944">
      <w:pPr>
        <w:rPr>
          <w:lang w:eastAsia="es-ES"/>
        </w:rPr>
      </w:pPr>
      <w:r>
        <w:rPr>
          <w:noProof/>
          <w:lang w:eastAsia="es-ES"/>
        </w:rPr>
        <mc:AlternateContent>
          <mc:Choice Requires="wps">
            <w:drawing>
              <wp:anchor distT="0" distB="0" distL="114300" distR="114300" simplePos="0" relativeHeight="251724800" behindDoc="1" locked="0" layoutInCell="1" allowOverlap="1" wp14:anchorId="6828EA70" wp14:editId="5A2CF987">
                <wp:simplePos x="0" y="0"/>
                <wp:positionH relativeFrom="margin">
                  <wp:posOffset>4568190</wp:posOffset>
                </wp:positionH>
                <wp:positionV relativeFrom="paragraph">
                  <wp:posOffset>8890</wp:posOffset>
                </wp:positionV>
                <wp:extent cx="942975" cy="276225"/>
                <wp:effectExtent l="0" t="0" r="9525" b="9525"/>
                <wp:wrapNone/>
                <wp:docPr id="61" name="Cuadro de texto 61"/>
                <wp:cNvGraphicFramePr/>
                <a:graphic xmlns:a="http://schemas.openxmlformats.org/drawingml/2006/main">
                  <a:graphicData uri="http://schemas.microsoft.com/office/word/2010/wordprocessingShape">
                    <wps:wsp>
                      <wps:cNvSpPr txBox="1"/>
                      <wps:spPr>
                        <a:xfrm>
                          <a:off x="0" y="0"/>
                          <a:ext cx="942975" cy="276225"/>
                        </a:xfrm>
                        <a:prstGeom prst="rect">
                          <a:avLst/>
                        </a:prstGeom>
                        <a:solidFill>
                          <a:schemeClr val="lt1"/>
                        </a:solidFill>
                        <a:ln w="6350">
                          <a:noFill/>
                        </a:ln>
                      </wps:spPr>
                      <wps:txbx>
                        <w:txbxContent>
                          <w:p w14:paraId="49461AA1" w14:textId="280D1544" w:rsidR="007D13AF" w:rsidRPr="00274E66" w:rsidRDefault="007D13AF" w:rsidP="00B17D2B">
                            <w:pPr>
                              <w:spacing w:line="240" w:lineRule="auto"/>
                              <w:ind w:firstLine="0"/>
                              <w:jc w:val="center"/>
                              <w:rPr>
                                <w:b/>
                                <w:bCs/>
                              </w:rPr>
                            </w:pPr>
                            <w:r>
                              <w:rPr>
                                <w:b/>
                                <w:bCs/>
                              </w:rPr>
                              <w:t>Internet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28EA70" id="Cuadro de texto 61" o:spid="_x0000_s1101" type="#_x0000_t202" style="position:absolute;left:0;text-align:left;margin-left:359.7pt;margin-top:.7pt;width:74.25pt;height:21.75pt;z-index:-251591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" fillcolor="white [3201]" stroked="f" strokeweight=".5pt">
                <v:textbox>
                  <w:txbxContent>
                    <w:p w14:paraId="49461AA1" w14:textId="280D1544" w:rsidR="007D13AF" w:rsidRPr="00274E66" w:rsidRDefault="007D13AF" w:rsidP="00B17D2B">
                      <w:pPr>
                        <w:spacing w:line="240" w:lineRule="auto"/>
                        <w:ind w:firstLine="0"/>
                        <w:jc w:val="center"/>
                        <w:rPr>
                          <w:b/>
                          <w:bCs/>
                        </w:rPr>
                      </w:pPr>
                      <w:r>
                        <w:rPr>
                          <w:b/>
                          <w:bCs/>
                        </w:rPr>
                        <w:t>Internet</w:t>
                      </w:r>
                    </w:p>
                  </w:txbxContent>
                </v:textbox>
                <w10:wrap anchorx="margin"/>
              </v:shape>
            </w:pict>
          </mc:Fallback>
        </mc:AlternateContent>
      </w:r>
      <w:r w:rsidR="00C764F0">
        <w:rPr>
          <w:noProof/>
          <w:lang w:eastAsia="es-ES"/>
        </w:rPr>
        <mc:AlternateContent>
          <mc:Choice Requires="wps">
            <w:drawing>
              <wp:anchor distT="0" distB="0" distL="114300" distR="114300" simplePos="0" relativeHeight="251715584" behindDoc="0" locked="0" layoutInCell="1" allowOverlap="1" wp14:anchorId="3D2DFC29" wp14:editId="6CA18C19">
                <wp:simplePos x="0" y="0"/>
                <wp:positionH relativeFrom="margin">
                  <wp:posOffset>-490220</wp:posOffset>
                </wp:positionH>
                <wp:positionV relativeFrom="paragraph">
                  <wp:posOffset>237490</wp:posOffset>
                </wp:positionV>
                <wp:extent cx="1209675" cy="257175"/>
                <wp:effectExtent l="0" t="0" r="9525" b="9525"/>
                <wp:wrapNone/>
                <wp:docPr id="53" name="Cuadro de texto 53"/>
                <wp:cNvGraphicFramePr/>
                <a:graphic xmlns:a="http://schemas.openxmlformats.org/drawingml/2006/main">
                  <a:graphicData uri="http://schemas.microsoft.com/office/word/2010/wordprocessingShape">
                    <wps:wsp>
                      <wps:cNvSpPr txBox="1"/>
                      <wps:spPr>
                        <a:xfrm>
                          <a:off x="0" y="0"/>
                          <a:ext cx="1209675" cy="257175"/>
                        </a:xfrm>
                        <a:prstGeom prst="rect">
                          <a:avLst/>
                        </a:prstGeom>
                        <a:solidFill>
                          <a:schemeClr val="lt1"/>
                        </a:solidFill>
                        <a:ln w="6350">
                          <a:noFill/>
                        </a:ln>
                      </wps:spPr>
                      <wps:txbx>
                        <w:txbxContent>
                          <w:p w14:paraId="59688DA0" w14:textId="4FF595ED" w:rsidR="007D13AF" w:rsidRPr="00274E66" w:rsidRDefault="007D13AF" w:rsidP="00370E69">
                            <w:pPr>
                              <w:rPr>
                                <w:b/>
                                <w:bCs/>
                              </w:rPr>
                            </w:pPr>
                            <w:r>
                              <w:rPr>
                                <w:b/>
                                <w:bCs/>
                              </w:rPr>
                              <w:t>Virtual Box</w:t>
                            </w:r>
                            <w:r w:rsidRPr="00274E66">
                              <w:rPr>
                                <w:b/>
                                <w:bC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DFC29" id="Cuadro de texto 53" o:spid="_x0000_s1102" type="#_x0000_t202" style="position:absolute;left:0;text-align:left;margin-left:-38.6pt;margin-top:18.7pt;width:95.25pt;height:20.2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" fillcolor="white [3201]" stroked="f" strokeweight=".5pt">
                <v:textbox>
                  <w:txbxContent>
                    <w:p w14:paraId="59688DA0" w14:textId="4FF595ED" w:rsidR="007D13AF" w:rsidRPr="00274E66" w:rsidRDefault="007D13AF" w:rsidP="00370E69">
                      <w:pPr>
                        <w:rPr>
                          <w:b/>
                          <w:bCs/>
                        </w:rPr>
                      </w:pPr>
                      <w:r>
                        <w:rPr>
                          <w:b/>
                          <w:bCs/>
                        </w:rPr>
                        <w:t>Virtual Box</w:t>
                      </w:r>
                      <w:r w:rsidRPr="00274E66">
                        <w:rPr>
                          <w:b/>
                          <w:bCs/>
                        </w:rPr>
                        <w:t xml:space="preserve"> </w:t>
                      </w:r>
                    </w:p>
                  </w:txbxContent>
                </v:textbox>
                <w10:wrap anchorx="margin"/>
              </v:shape>
            </w:pict>
          </mc:Fallback>
        </mc:AlternateContent>
      </w:r>
    </w:p>
    <w:p w14:paraId="69277F2D" w14:textId="7607059D" w:rsidR="002241CB" w:rsidRDefault="00C764F0">
      <w:pPr>
        <w:rPr>
          <w:lang w:eastAsia="es-ES"/>
        </w:rPr>
      </w:pPr>
      <w:r>
        <w:rPr>
          <w:noProof/>
        </w:rPr>
        <w:drawing>
          <wp:anchor distT="0" distB="0" distL="114300" distR="114300" simplePos="0" relativeHeight="251710464" behindDoc="1" locked="0" layoutInCell="1" allowOverlap="1" wp14:anchorId="41FB1833" wp14:editId="436B791E">
            <wp:simplePos x="0" y="0"/>
            <wp:positionH relativeFrom="column">
              <wp:posOffset>2196465</wp:posOffset>
            </wp:positionH>
            <wp:positionV relativeFrom="paragraph">
              <wp:posOffset>18415</wp:posOffset>
            </wp:positionV>
            <wp:extent cx="857250" cy="857250"/>
            <wp:effectExtent l="0" t="0" r="0" b="0"/>
            <wp:wrapNone/>
            <wp:docPr id="50" name="Imagen 50" descr="Android OS Icon - Free Download at Icon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ndroid OS Icon - Free Download at Icons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E2B63B" w14:textId="099F5001" w:rsidR="002241CB" w:rsidRDefault="00C764F0">
      <w:pPr>
        <w:tabs>
          <w:tab w:val="right" w:pos="8504"/>
        </w:tabs>
        <w:rPr>
          <w:lang w:eastAsia="es-ES"/>
        </w:rPr>
      </w:pPr>
      <w:r>
        <w:rPr>
          <w:noProof/>
        </w:rPr>
        <w:drawing>
          <wp:anchor distT="0" distB="0" distL="114300" distR="114300" simplePos="0" relativeHeight="251709440" behindDoc="1" locked="0" layoutInCell="1" allowOverlap="1" wp14:anchorId="0B47A5CC" wp14:editId="0D125CBA">
            <wp:simplePos x="0" y="0"/>
            <wp:positionH relativeFrom="column">
              <wp:posOffset>1977390</wp:posOffset>
            </wp:positionH>
            <wp:positionV relativeFrom="paragraph">
              <wp:posOffset>256540</wp:posOffset>
            </wp:positionV>
            <wp:extent cx="409575" cy="409575"/>
            <wp:effectExtent l="0" t="0" r="0" b="9525"/>
            <wp:wrapNone/>
            <wp:docPr id="49" name="Imagen 49" descr="X86 Icon - Free Download at Icon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X86 Icon - Free Download at Icons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7D2B">
        <w:rPr>
          <w:lang w:eastAsia="es-ES"/>
        </w:rPr>
        <w:tab/>
      </w:r>
    </w:p>
    <w:p w14:paraId="4FD03732" w14:textId="0A08AB7D" w:rsidR="002241CB" w:rsidRDefault="00C764F0">
      <w:pPr>
        <w:rPr>
          <w:lang w:eastAsia="es-ES"/>
        </w:rPr>
      </w:pPr>
      <w:r>
        <w:rPr>
          <w:noProof/>
          <w:lang w:eastAsia="es-ES"/>
        </w:rPr>
        <mc:AlternateContent>
          <mc:Choice Requires="wps">
            <w:drawing>
              <wp:anchor distT="0" distB="0" distL="114300" distR="114300" simplePos="0" relativeHeight="251713536" behindDoc="0" locked="0" layoutInCell="1" allowOverlap="1" wp14:anchorId="7889A3CD" wp14:editId="7FC1A888">
                <wp:simplePos x="0" y="0"/>
                <wp:positionH relativeFrom="margin">
                  <wp:posOffset>1928495</wp:posOffset>
                </wp:positionH>
                <wp:positionV relativeFrom="paragraph">
                  <wp:posOffset>295275</wp:posOffset>
                </wp:positionV>
                <wp:extent cx="1247775" cy="257175"/>
                <wp:effectExtent l="0" t="0" r="9525" b="9525"/>
                <wp:wrapNone/>
                <wp:docPr id="52" name="Cuadro de texto 52"/>
                <wp:cNvGraphicFramePr/>
                <a:graphic xmlns:a="http://schemas.openxmlformats.org/drawingml/2006/main">
                  <a:graphicData uri="http://schemas.microsoft.com/office/word/2010/wordprocessingShape">
                    <wps:wsp>
                      <wps:cNvSpPr txBox="1"/>
                      <wps:spPr>
                        <a:xfrm>
                          <a:off x="0" y="0"/>
                          <a:ext cx="1247775" cy="257175"/>
                        </a:xfrm>
                        <a:prstGeom prst="rect">
                          <a:avLst/>
                        </a:prstGeom>
                        <a:solidFill>
                          <a:schemeClr val="lt1"/>
                        </a:solidFill>
                        <a:ln w="6350">
                          <a:noFill/>
                        </a:ln>
                      </wps:spPr>
                      <wps:txbx>
                        <w:txbxContent>
                          <w:p w14:paraId="55B25743" w14:textId="457AD68A" w:rsidR="007D13AF" w:rsidRPr="00274E66" w:rsidRDefault="007D13AF" w:rsidP="00274E66">
                            <w:pPr>
                              <w:rPr>
                                <w:b/>
                                <w:bCs/>
                              </w:rPr>
                            </w:pPr>
                            <w:r w:rsidRPr="00274E66">
                              <w:rPr>
                                <w:b/>
                                <w:bCs/>
                              </w:rPr>
                              <w:t>Android x86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9A3CD" id="Cuadro de texto 52" o:spid="_x0000_s1103" type="#_x0000_t202" style="position:absolute;left:0;text-align:left;margin-left:151.85pt;margin-top:23.25pt;width:98.25pt;height:20.2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" fillcolor="white [3201]" stroked="f" strokeweight=".5pt">
                <v:textbox>
                  <w:txbxContent>
                    <w:p w14:paraId="55B25743" w14:textId="457AD68A" w:rsidR="007D13AF" w:rsidRPr="00274E66" w:rsidRDefault="007D13AF" w:rsidP="00274E66">
                      <w:pPr>
                        <w:rPr>
                          <w:b/>
                          <w:bCs/>
                        </w:rPr>
                      </w:pPr>
                      <w:r w:rsidRPr="00274E66">
                        <w:rPr>
                          <w:b/>
                          <w:bCs/>
                        </w:rPr>
                        <w:t>Android x86</w:t>
                      </w:r>
                    </w:p>
                  </w:txbxContent>
                </v:textbox>
                <w10:wrap anchorx="margin"/>
              </v:shape>
            </w:pict>
          </mc:Fallback>
        </mc:AlternateContent>
      </w:r>
    </w:p>
    <w:p w14:paraId="134648FB" w14:textId="6538DBEE" w:rsidR="002241CB" w:rsidRDefault="002241CB">
      <w:pPr>
        <w:rPr>
          <w:lang w:eastAsia="es-ES"/>
        </w:rPr>
      </w:pPr>
    </w:p>
    <w:p w14:paraId="59E2A1B4" w14:textId="515A30F9" w:rsidR="002241CB" w:rsidRDefault="00792A38">
      <w:pPr>
        <w:rPr>
          <w:lang w:eastAsia="es-ES"/>
        </w:rPr>
      </w:pPr>
      <w:r>
        <w:rPr>
          <w:noProof/>
        </w:rPr>
        <mc:AlternateContent>
          <mc:Choice Requires="wps">
            <w:drawing>
              <wp:anchor distT="0" distB="0" distL="114300" distR="114300" simplePos="0" relativeHeight="251727872" behindDoc="1" locked="0" layoutInCell="1" allowOverlap="1" wp14:anchorId="1367F71D" wp14:editId="75F3D3A9">
                <wp:simplePos x="0" y="0"/>
                <wp:positionH relativeFrom="margin">
                  <wp:align>center</wp:align>
                </wp:positionH>
                <wp:positionV relativeFrom="paragraph">
                  <wp:posOffset>105853</wp:posOffset>
                </wp:positionV>
                <wp:extent cx="1733550" cy="635"/>
                <wp:effectExtent l="0" t="0" r="0" b="6985"/>
                <wp:wrapNone/>
                <wp:docPr id="63" name="Cuadro de texto 63"/>
                <wp:cNvGraphicFramePr/>
                <a:graphic xmlns:a="http://schemas.openxmlformats.org/drawingml/2006/main">
                  <a:graphicData uri="http://schemas.microsoft.com/office/word/2010/wordprocessingShape">
                    <wps:wsp>
                      <wps:cNvSpPr txBox="1"/>
                      <wps:spPr>
                        <a:xfrm>
                          <a:off x="0" y="0"/>
                          <a:ext cx="1733550" cy="635"/>
                        </a:xfrm>
                        <a:prstGeom prst="rect">
                          <a:avLst/>
                        </a:prstGeom>
                        <a:solidFill>
                          <a:prstClr val="white"/>
                        </a:solidFill>
                        <a:ln>
                          <a:noFill/>
                        </a:ln>
                      </wps:spPr>
                      <wps:txbx>
                        <w:txbxContent>
                          <w:p w14:paraId="7E938902" w14:textId="3E1ED9D5" w:rsidR="007D13AF" w:rsidRPr="004176C0" w:rsidRDefault="007D13AF" w:rsidP="00792A38">
                            <w:pPr>
                              <w:pStyle w:val="Descripcin"/>
                              <w:rPr>
                                <w:rFonts w:ascii="Arial" w:hAnsi="Arial"/>
                                <w:noProof/>
                              </w:rPr>
                            </w:pPr>
                            <w:bookmarkStart w:id="2176" w:name="_Toc40179346"/>
                            <w:r>
                              <w:t xml:space="preserve">Figura </w:t>
                            </w:r>
                            <w:ins w:id="2177" w:author="Andrea del Nido García" w:date="2020-05-12T16:45:00Z">
                              <w:r>
                                <w:fldChar w:fldCharType="begin"/>
                              </w:r>
                              <w:r>
                                <w:instrText xml:space="preserve"> STYLEREF 1 \s </w:instrText>
                              </w:r>
                            </w:ins>
                            <w:r>
                              <w:fldChar w:fldCharType="separate"/>
                            </w:r>
                            <w:r>
                              <w:rPr>
                                <w:noProof/>
                              </w:rPr>
                              <w:t>3</w:t>
                            </w:r>
                            <w:ins w:id="2178" w:author="Andrea del Nido García" w:date="2020-05-12T16:45:00Z">
                              <w:r>
                                <w:fldChar w:fldCharType="end"/>
                              </w:r>
                              <w:r>
                                <w:t>.</w:t>
                              </w:r>
                              <w:r>
                                <w:fldChar w:fldCharType="begin"/>
                              </w:r>
                              <w:r>
                                <w:instrText xml:space="preserve"> SEQ Figura \* ARABIC \s 1 </w:instrText>
                              </w:r>
                            </w:ins>
                            <w:r>
                              <w:fldChar w:fldCharType="separate"/>
                            </w:r>
                            <w:ins w:id="2179" w:author="Andrea del Nido García" w:date="2020-05-12T16:45:00Z">
                              <w:r>
                                <w:rPr>
                                  <w:noProof/>
                                </w:rPr>
                                <w:t>1</w:t>
                              </w:r>
                              <w:r>
                                <w:fldChar w:fldCharType="end"/>
                              </w:r>
                            </w:ins>
                            <w:del w:id="2180" w:author="Andrea del Nido García" w:date="2020-05-11T20:38:00Z">
                              <w:r w:rsidDel="00EF6854">
                                <w:fldChar w:fldCharType="begin"/>
                              </w:r>
                              <w:r w:rsidDel="00EF6854">
                                <w:delInstrText xml:space="preserve"> STYLEREF 1 \s </w:delInstrText>
                              </w:r>
                              <w:r w:rsidDel="00EF6854">
                                <w:fldChar w:fldCharType="separate"/>
                              </w:r>
                              <w:r w:rsidDel="00EF6854">
                                <w:rPr>
                                  <w:noProof/>
                                </w:rPr>
                                <w:delText>3</w:delText>
                              </w:r>
                              <w:r w:rsidDel="00EF6854">
                                <w:rPr>
                                  <w:noProof/>
                                </w:rPr>
                                <w:fldChar w:fldCharType="end"/>
                              </w:r>
                              <w:r w:rsidDel="00EF6854">
                                <w:delText>.</w:delText>
                              </w:r>
                              <w:r w:rsidDel="00EF6854">
                                <w:fldChar w:fldCharType="begin"/>
                              </w:r>
                              <w:r w:rsidDel="00EF6854">
                                <w:delInstrText xml:space="preserve"> SEQ Figura \* ARABIC \s 1 </w:delInstrText>
                              </w:r>
                              <w:r w:rsidDel="00EF6854">
                                <w:fldChar w:fldCharType="separate"/>
                              </w:r>
                              <w:r w:rsidDel="00EF6854">
                                <w:rPr>
                                  <w:noProof/>
                                </w:rPr>
                                <w:delText>1</w:delText>
                              </w:r>
                              <w:r w:rsidDel="00EF6854">
                                <w:rPr>
                                  <w:noProof/>
                                </w:rPr>
                                <w:fldChar w:fldCharType="end"/>
                              </w:r>
                            </w:del>
                            <w:r>
                              <w:t>. Esquema del entorno de trabajo</w:t>
                            </w:r>
                            <w:bookmarkEnd w:id="21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67F71D" id="Cuadro de texto 63" o:spid="_x0000_s1104" type="#_x0000_t202" style="position:absolute;left:0;text-align:left;margin-left:0;margin-top:8.35pt;width:136.5pt;height:.05pt;z-index:-2515886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" stroked="f">
                <v:textbox style="mso-fit-shape-to-text:t" inset="0,0,0,0">
                  <w:txbxContent>
                    <w:p w14:paraId="7E938902" w14:textId="3E1ED9D5" w:rsidR="007D13AF" w:rsidRPr="004176C0" w:rsidRDefault="007D13AF" w:rsidP="00792A38">
                      <w:pPr>
                        <w:pStyle w:val="Descripcin"/>
                        <w:rPr>
                          <w:rFonts w:ascii="Arial" w:hAnsi="Arial"/>
                          <w:noProof/>
                        </w:rPr>
                      </w:pPr>
                      <w:bookmarkStart w:id="2181" w:name="_Toc40179346"/>
                      <w:r>
                        <w:t xml:space="preserve">Figura </w:t>
                      </w:r>
                      <w:ins w:id="2182" w:author="Andrea del Nido García" w:date="2020-05-12T16:45:00Z">
                        <w:r>
                          <w:fldChar w:fldCharType="begin"/>
                        </w:r>
                        <w:r>
                          <w:instrText xml:space="preserve"> STYLEREF 1 \s </w:instrText>
                        </w:r>
                      </w:ins>
                      <w:r>
                        <w:fldChar w:fldCharType="separate"/>
                      </w:r>
                      <w:r>
                        <w:rPr>
                          <w:noProof/>
                        </w:rPr>
                        <w:t>3</w:t>
                      </w:r>
                      <w:ins w:id="2183" w:author="Andrea del Nido García" w:date="2020-05-12T16:45:00Z">
                        <w:r>
                          <w:fldChar w:fldCharType="end"/>
                        </w:r>
                        <w:r>
                          <w:t>.</w:t>
                        </w:r>
                        <w:r>
                          <w:fldChar w:fldCharType="begin"/>
                        </w:r>
                        <w:r>
                          <w:instrText xml:space="preserve"> SEQ Figura \* ARABIC \s 1 </w:instrText>
                        </w:r>
                      </w:ins>
                      <w:r>
                        <w:fldChar w:fldCharType="separate"/>
                      </w:r>
                      <w:ins w:id="2184" w:author="Andrea del Nido García" w:date="2020-05-12T16:45:00Z">
                        <w:r>
                          <w:rPr>
                            <w:noProof/>
                          </w:rPr>
                          <w:t>1</w:t>
                        </w:r>
                        <w:r>
                          <w:fldChar w:fldCharType="end"/>
                        </w:r>
                      </w:ins>
                      <w:del w:id="2185" w:author="Andrea del Nido García" w:date="2020-05-11T20:38:00Z">
                        <w:r w:rsidDel="00EF6854">
                          <w:fldChar w:fldCharType="begin"/>
                        </w:r>
                        <w:r w:rsidDel="00EF6854">
                          <w:delInstrText xml:space="preserve"> STYLEREF 1 \s </w:delInstrText>
                        </w:r>
                        <w:r w:rsidDel="00EF6854">
                          <w:fldChar w:fldCharType="separate"/>
                        </w:r>
                        <w:r w:rsidDel="00EF6854">
                          <w:rPr>
                            <w:noProof/>
                          </w:rPr>
                          <w:delText>3</w:delText>
                        </w:r>
                        <w:r w:rsidDel="00EF6854">
                          <w:rPr>
                            <w:noProof/>
                          </w:rPr>
                          <w:fldChar w:fldCharType="end"/>
                        </w:r>
                        <w:r w:rsidDel="00EF6854">
                          <w:delText>.</w:delText>
                        </w:r>
                        <w:r w:rsidDel="00EF6854">
                          <w:fldChar w:fldCharType="begin"/>
                        </w:r>
                        <w:r w:rsidDel="00EF6854">
                          <w:delInstrText xml:space="preserve"> SEQ Figura \* ARABIC \s 1 </w:delInstrText>
                        </w:r>
                        <w:r w:rsidDel="00EF6854">
                          <w:fldChar w:fldCharType="separate"/>
                        </w:r>
                        <w:r w:rsidDel="00EF6854">
                          <w:rPr>
                            <w:noProof/>
                          </w:rPr>
                          <w:delText>1</w:delText>
                        </w:r>
                        <w:r w:rsidDel="00EF6854">
                          <w:rPr>
                            <w:noProof/>
                          </w:rPr>
                          <w:fldChar w:fldCharType="end"/>
                        </w:r>
                      </w:del>
                      <w:r>
                        <w:t>. Esquema del entorno de trabajo</w:t>
                      </w:r>
                      <w:bookmarkEnd w:id="2181"/>
                    </w:p>
                  </w:txbxContent>
                </v:textbox>
                <w10:wrap anchorx="margin"/>
              </v:shape>
            </w:pict>
          </mc:Fallback>
        </mc:AlternateContent>
      </w:r>
    </w:p>
    <w:p w14:paraId="4B5E28CF" w14:textId="5F6436E0" w:rsidR="002241CB" w:rsidRDefault="002241CB">
      <w:pPr>
        <w:rPr>
          <w:lang w:eastAsia="es-ES"/>
        </w:rPr>
      </w:pPr>
    </w:p>
    <w:p w14:paraId="540E7FBC" w14:textId="12572D99" w:rsidR="001A2A0A" w:rsidRDefault="001A2A0A" w:rsidP="001A2A0A">
      <w:pPr>
        <w:pStyle w:val="Ttulo3"/>
        <w:jc w:val="both"/>
        <w:rPr>
          <w:lang w:val="es-ES" w:eastAsia="es-ES"/>
        </w:rPr>
      </w:pPr>
      <w:bookmarkStart w:id="2186" w:name="_Toc40202079"/>
      <w:r>
        <w:rPr>
          <w:lang w:val="es-ES" w:eastAsia="es-ES"/>
        </w:rPr>
        <w:t>Componentes de las máquinas</w:t>
      </w:r>
      <w:bookmarkEnd w:id="2186"/>
      <w:del w:id="2187" w:author="jm.delalamo@upm.es" w:date="2020-04-21T11:48:00Z">
        <w:r w:rsidDel="00F3107C">
          <w:rPr>
            <w:lang w:val="es-ES" w:eastAsia="es-ES"/>
          </w:rPr>
          <w:delText>del programa</w:delText>
        </w:r>
      </w:del>
    </w:p>
    <w:p w14:paraId="059DCD30" w14:textId="1D8EA4CF" w:rsidR="001A2A0A" w:rsidRDefault="00720568" w:rsidP="001A2A0A">
      <w:pPr>
        <w:rPr>
          <w:lang w:eastAsia="es-ES"/>
        </w:rPr>
      </w:pPr>
      <w:r>
        <w:rPr>
          <w:lang w:eastAsia="es-ES"/>
        </w:rPr>
        <w:t>Cada una de las dos máquinas descritas en el apartado anterior (el proxy de intercepción y el entorno de ejecución), disponen de componentes para poder realizar sus funciones. A continuación, se enumeran y explican los componentes de cada parte indicando de qué manera se comunican el proxy y el entorno de ejecución.</w:t>
      </w:r>
    </w:p>
    <w:p w14:paraId="0455657B" w14:textId="77777777" w:rsidR="00726BDA" w:rsidRDefault="00726BDA" w:rsidP="001A2A0A">
      <w:pPr>
        <w:rPr>
          <w:lang w:eastAsia="es-ES"/>
        </w:rPr>
      </w:pPr>
    </w:p>
    <w:p w14:paraId="1971528F" w14:textId="1970F419" w:rsidR="001C0729" w:rsidRDefault="006C5089" w:rsidP="00996B50">
      <w:pPr>
        <w:pStyle w:val="Ttulo4"/>
        <w:numPr>
          <w:ilvl w:val="3"/>
          <w:numId w:val="55"/>
        </w:numPr>
        <w:ind w:left="0" w:firstLine="0"/>
      </w:pPr>
      <w:bookmarkStart w:id="2188" w:name="_Toc40202080"/>
      <w:r>
        <w:lastRenderedPageBreak/>
        <w:t>Proxy de intercepción</w:t>
      </w:r>
      <w:bookmarkEnd w:id="2188"/>
    </w:p>
    <w:p w14:paraId="1D510F5E" w14:textId="6907E785" w:rsidR="00B54FB8" w:rsidRDefault="00B54FB8" w:rsidP="00B54FB8">
      <w:pPr>
        <w:rPr>
          <w:lang w:eastAsia="es-ES"/>
        </w:rPr>
      </w:pPr>
      <w:r>
        <w:rPr>
          <w:lang w:eastAsia="es-ES"/>
        </w:rPr>
        <w:t>Tal y como se ha explicado en el apartado previo, el proxy de intercepción tiene como principal objetivo interferir en la comunicación entre las aplicaciones y los servidores a lo que realiza peticiones.</w:t>
      </w:r>
      <w:r w:rsidR="00AD10D2">
        <w:rPr>
          <w:lang w:eastAsia="es-ES"/>
        </w:rPr>
        <w:t xml:space="preserve"> Además, este proxy se encargará de realizar modificaciones de forma dinámica en la aplicación</w:t>
      </w:r>
      <w:r w:rsidR="00F259B9">
        <w:rPr>
          <w:lang w:eastAsia="es-ES"/>
        </w:rPr>
        <w:t xml:space="preserve">. Hay que destacar que todo este sistema está </w:t>
      </w:r>
      <w:r w:rsidR="00C85635">
        <w:rPr>
          <w:lang w:eastAsia="es-ES"/>
        </w:rPr>
        <w:t>desarrollado</w:t>
      </w:r>
      <w:r w:rsidR="00F259B9">
        <w:rPr>
          <w:lang w:eastAsia="es-ES"/>
        </w:rPr>
        <w:t xml:space="preserve"> como se comenta previamente, en un contenedor</w:t>
      </w:r>
      <w:r w:rsidR="009732EA">
        <w:rPr>
          <w:lang w:eastAsia="es-ES"/>
        </w:rPr>
        <w:t>, el cual se divide en componentes. Los componentes que se utilizan en este proyecto son: tráfico, análisis, registro</w:t>
      </w:r>
      <w:r w:rsidR="002441B1">
        <w:rPr>
          <w:lang w:eastAsia="es-ES"/>
        </w:rPr>
        <w:t>s</w:t>
      </w:r>
      <w:r w:rsidR="009732EA">
        <w:rPr>
          <w:lang w:eastAsia="es-ES"/>
        </w:rPr>
        <w:t xml:space="preserve"> e intercepción (fijación de certificados).</w:t>
      </w:r>
    </w:p>
    <w:p w14:paraId="530A0ED1" w14:textId="1C431A71" w:rsidR="00545662" w:rsidRDefault="00545662" w:rsidP="00545662">
      <w:pPr>
        <w:pStyle w:val="Prrafodelista"/>
        <w:numPr>
          <w:ilvl w:val="0"/>
          <w:numId w:val="57"/>
        </w:numPr>
        <w:rPr>
          <w:lang w:eastAsia="es-ES"/>
        </w:rPr>
      </w:pPr>
      <w:proofErr w:type="spellStart"/>
      <w:r w:rsidRPr="008C684A">
        <w:rPr>
          <w:b/>
          <w:bCs/>
          <w:lang w:eastAsia="es-ES"/>
        </w:rPr>
        <w:t>Mitmproxy</w:t>
      </w:r>
      <w:proofErr w:type="spellEnd"/>
      <w:r w:rsidR="00D5598B">
        <w:rPr>
          <w:lang w:eastAsia="es-ES"/>
        </w:rPr>
        <w:t>:</w:t>
      </w:r>
      <w:r w:rsidR="009872B1">
        <w:rPr>
          <w:lang w:eastAsia="es-ES"/>
        </w:rPr>
        <w:t xml:space="preserve"> es el proxy que se utiliza para poder interceptar las comunicaciones de las aplicaciones.</w:t>
      </w:r>
    </w:p>
    <w:p w14:paraId="2168097D" w14:textId="30CE3790" w:rsidR="00545662" w:rsidRDefault="00545662" w:rsidP="00545662">
      <w:pPr>
        <w:pStyle w:val="Prrafodelista"/>
        <w:numPr>
          <w:ilvl w:val="0"/>
          <w:numId w:val="57"/>
        </w:numPr>
        <w:rPr>
          <w:lang w:eastAsia="es-ES"/>
        </w:rPr>
      </w:pPr>
      <w:r w:rsidRPr="008C684A">
        <w:rPr>
          <w:b/>
          <w:bCs/>
          <w:lang w:eastAsia="es-ES"/>
        </w:rPr>
        <w:t>Frida</w:t>
      </w:r>
      <w:r w:rsidR="00D5598B">
        <w:rPr>
          <w:lang w:eastAsia="es-ES"/>
        </w:rPr>
        <w:t>:</w:t>
      </w:r>
      <w:r w:rsidR="006E36A5">
        <w:rPr>
          <w:lang w:eastAsia="es-ES"/>
        </w:rPr>
        <w:t xml:space="preserve"> esta herramienta se utiliza para poder inyectar código modificado de las aplicaciones. Lógicamente, se modificará código de las aplicaciones para lograr la ruptura de la fijación de certificado de la aplicación.</w:t>
      </w:r>
    </w:p>
    <w:p w14:paraId="67D88FA0" w14:textId="7353BD92" w:rsidR="00545662" w:rsidRPr="00B54FB8" w:rsidRDefault="00D5598B" w:rsidP="00545662">
      <w:pPr>
        <w:pStyle w:val="Prrafodelista"/>
        <w:numPr>
          <w:ilvl w:val="0"/>
          <w:numId w:val="57"/>
        </w:numPr>
        <w:rPr>
          <w:lang w:eastAsia="es-ES"/>
        </w:rPr>
      </w:pPr>
      <w:r w:rsidRPr="008C684A">
        <w:rPr>
          <w:b/>
          <w:bCs/>
          <w:lang w:eastAsia="es-ES"/>
        </w:rPr>
        <w:t>Sistema de logs</w:t>
      </w:r>
      <w:r>
        <w:rPr>
          <w:lang w:eastAsia="es-ES"/>
        </w:rPr>
        <w:t>:</w:t>
      </w:r>
      <w:r w:rsidR="008C684A">
        <w:rPr>
          <w:lang w:eastAsia="es-ES"/>
        </w:rPr>
        <w:t xml:space="preserve"> durante la ejecución de las aplicaciones y las fases de análisis e intercepción, se generan muchos registros con información relevante, tales como nombre APK, información sobre librerías de fijación de certificados, si se ha logrado </w:t>
      </w:r>
      <w:r w:rsidR="006732A6">
        <w:rPr>
          <w:lang w:eastAsia="es-ES"/>
        </w:rPr>
        <w:t>interceptar</w:t>
      </w:r>
      <w:r w:rsidR="008C684A">
        <w:rPr>
          <w:lang w:eastAsia="es-ES"/>
        </w:rPr>
        <w:t xml:space="preserve"> el certificado</w:t>
      </w:r>
      <w:r w:rsidR="006732A6">
        <w:rPr>
          <w:lang w:eastAsia="es-ES"/>
        </w:rPr>
        <w:t xml:space="preserve">, origen de comunicaciones de la aplicación, entre otros. Para gestionar estos registros se hace uso de las herramientas </w:t>
      </w:r>
      <w:proofErr w:type="spellStart"/>
      <w:r w:rsidR="00262A10">
        <w:rPr>
          <w:lang w:eastAsia="es-ES"/>
        </w:rPr>
        <w:t>Filebeat</w:t>
      </w:r>
      <w:proofErr w:type="spellEnd"/>
      <w:r w:rsidR="00383E87">
        <w:rPr>
          <w:lang w:eastAsia="es-ES"/>
        </w:rPr>
        <w:t xml:space="preserve">, </w:t>
      </w:r>
      <w:proofErr w:type="spellStart"/>
      <w:r w:rsidR="00383E87">
        <w:rPr>
          <w:lang w:eastAsia="es-ES"/>
        </w:rPr>
        <w:t>Elasicsearch</w:t>
      </w:r>
      <w:proofErr w:type="spellEnd"/>
      <w:r w:rsidR="00262A10">
        <w:rPr>
          <w:lang w:eastAsia="es-ES"/>
        </w:rPr>
        <w:t xml:space="preserve"> y </w:t>
      </w:r>
      <w:proofErr w:type="spellStart"/>
      <w:r w:rsidR="00262A10">
        <w:rPr>
          <w:lang w:eastAsia="es-ES"/>
        </w:rPr>
        <w:t>Kibana</w:t>
      </w:r>
      <w:proofErr w:type="spellEnd"/>
      <w:r w:rsidR="00262A10">
        <w:rPr>
          <w:lang w:eastAsia="es-ES"/>
        </w:rPr>
        <w:t xml:space="preserve">. Se explica este proceso con más detalle en la sección 4 de </w:t>
      </w:r>
      <w:r w:rsidR="008F1814">
        <w:rPr>
          <w:lang w:eastAsia="es-ES"/>
        </w:rPr>
        <w:t>“</w:t>
      </w:r>
      <w:r w:rsidR="00262A10">
        <w:rPr>
          <w:lang w:eastAsia="es-ES"/>
        </w:rPr>
        <w:t>Resultados</w:t>
      </w:r>
      <w:r w:rsidR="008F1814">
        <w:rPr>
          <w:lang w:eastAsia="es-ES"/>
        </w:rPr>
        <w:t>”</w:t>
      </w:r>
      <w:r w:rsidR="00262A10">
        <w:rPr>
          <w:lang w:eastAsia="es-ES"/>
        </w:rPr>
        <w:t>.</w:t>
      </w:r>
    </w:p>
    <w:p w14:paraId="65719B39" w14:textId="080AC48F" w:rsidR="001C0729" w:rsidRDefault="006C5089" w:rsidP="009148EE">
      <w:pPr>
        <w:pStyle w:val="Ttulo4"/>
        <w:numPr>
          <w:ilvl w:val="3"/>
          <w:numId w:val="55"/>
        </w:numPr>
        <w:ind w:left="0" w:firstLine="0"/>
      </w:pPr>
      <w:bookmarkStart w:id="2189" w:name="_Toc40202081"/>
      <w:r>
        <w:t>Entorno de ejecución</w:t>
      </w:r>
      <w:bookmarkEnd w:id="2189"/>
    </w:p>
    <w:p w14:paraId="2023579A" w14:textId="481F960C" w:rsidR="00AD10D2" w:rsidRDefault="00AD10D2" w:rsidP="00AD10D2">
      <w:pPr>
        <w:rPr>
          <w:lang w:eastAsia="es-ES"/>
        </w:rPr>
      </w:pPr>
      <w:r>
        <w:rPr>
          <w:lang w:eastAsia="es-ES"/>
        </w:rPr>
        <w:t xml:space="preserve">Este entorno </w:t>
      </w:r>
      <w:r w:rsidR="00FD1515">
        <w:rPr>
          <w:lang w:eastAsia="es-ES"/>
        </w:rPr>
        <w:t xml:space="preserve">de ejecución </w:t>
      </w:r>
      <w:r>
        <w:rPr>
          <w:lang w:eastAsia="es-ES"/>
        </w:rPr>
        <w:t>Android tiene como principal misión albergar las aplicaciones que serán objeto de análisis y estudio</w:t>
      </w:r>
      <w:r w:rsidR="00FD1515">
        <w:rPr>
          <w:lang w:eastAsia="es-ES"/>
        </w:rPr>
        <w:t>, además, debe ser capaz de comunicarse con el proxy y soportar las modificaciones que se realicen en las aplicaciones que se instalen. Los componentes necesarios para el entorno se indican a continuación.</w:t>
      </w:r>
    </w:p>
    <w:p w14:paraId="7ECC19B4" w14:textId="4821FA3C" w:rsidR="00FD1515" w:rsidRPr="00CB0390" w:rsidRDefault="00FD1515" w:rsidP="00FD1515">
      <w:pPr>
        <w:pStyle w:val="Prrafodelista"/>
        <w:numPr>
          <w:ilvl w:val="0"/>
          <w:numId w:val="56"/>
        </w:numPr>
        <w:rPr>
          <w:b/>
          <w:bCs/>
          <w:lang w:eastAsia="es-ES"/>
        </w:rPr>
      </w:pPr>
      <w:r w:rsidRPr="00CB0390">
        <w:rPr>
          <w:b/>
          <w:bCs/>
          <w:lang w:eastAsia="es-ES"/>
        </w:rPr>
        <w:t>Certificado del proxy</w:t>
      </w:r>
      <w:r w:rsidR="00C97620">
        <w:rPr>
          <w:lang w:eastAsia="es-ES"/>
        </w:rPr>
        <w:t xml:space="preserve">: </w:t>
      </w:r>
      <w:proofErr w:type="spellStart"/>
      <w:r w:rsidR="00C97620">
        <w:rPr>
          <w:lang w:eastAsia="es-ES"/>
        </w:rPr>
        <w:t>mitmproxy</w:t>
      </w:r>
      <w:proofErr w:type="spellEnd"/>
      <w:r w:rsidR="00C97620">
        <w:rPr>
          <w:lang w:eastAsia="es-ES"/>
        </w:rPr>
        <w:t xml:space="preserve"> dispone de certificados para poder interferir en las comunicaciones, es necesario que el entorno de ejecución incluya el certificado del proxy. Además de ser necesario para que funcione el proxy, también se utilizará para poder inyectar código mediante Frida como se explicará en los posteriores apartados.</w:t>
      </w:r>
    </w:p>
    <w:p w14:paraId="6057CB85" w14:textId="1AC39F66" w:rsidR="00D83395" w:rsidRPr="00D83395" w:rsidRDefault="00FD1515" w:rsidP="00D83395">
      <w:pPr>
        <w:pStyle w:val="Prrafodelista"/>
        <w:numPr>
          <w:ilvl w:val="0"/>
          <w:numId w:val="56"/>
        </w:numPr>
        <w:spacing w:after="0"/>
        <w:rPr>
          <w:b/>
          <w:bCs/>
          <w:lang w:eastAsia="es-ES"/>
        </w:rPr>
      </w:pPr>
      <w:r w:rsidRPr="00CB0390">
        <w:rPr>
          <w:b/>
          <w:bCs/>
          <w:lang w:eastAsia="es-ES"/>
        </w:rPr>
        <w:lastRenderedPageBreak/>
        <w:t>Frida</w:t>
      </w:r>
      <w:r w:rsidR="00991262">
        <w:rPr>
          <w:lang w:eastAsia="es-ES"/>
        </w:rPr>
        <w:t xml:space="preserve">: es necesario que esta herramienta esté instalada en el entorno de ejecución ya </w:t>
      </w:r>
      <w:r w:rsidR="00991262">
        <w:t>que permite la instrumentación de las aplicaciones y la suplantación de código.</w:t>
      </w:r>
      <w:r w:rsidR="00991262">
        <w:rPr>
          <w:lang w:eastAsia="es-ES"/>
        </w:rPr>
        <w:t xml:space="preserve"> </w:t>
      </w:r>
    </w:p>
    <w:p w14:paraId="6756C5F7" w14:textId="7E8D86C4" w:rsidR="00D33C88" w:rsidRPr="00640DAE" w:rsidDel="00E84739" w:rsidRDefault="00D33C88" w:rsidP="00D83395">
      <w:pPr>
        <w:spacing w:after="0"/>
        <w:ind w:firstLine="0"/>
        <w:rPr>
          <w:del w:id="2190" w:author="Andrea del Nido García" w:date="2020-04-27T19:21:00Z"/>
          <w:lang w:eastAsia="es-ES"/>
        </w:rPr>
      </w:pPr>
    </w:p>
    <w:p w14:paraId="6B641300" w14:textId="16781A98" w:rsidR="00E71830" w:rsidRPr="00DC2F79" w:rsidDel="00E84739" w:rsidRDefault="00E71830" w:rsidP="00D83395">
      <w:pPr>
        <w:spacing w:after="0"/>
        <w:ind w:firstLine="0"/>
        <w:rPr>
          <w:del w:id="2191" w:author="Andrea del Nido García" w:date="2020-04-27T19:21:00Z"/>
          <w:lang w:eastAsia="es-ES"/>
        </w:rPr>
      </w:pPr>
    </w:p>
    <w:p w14:paraId="0C323058" w14:textId="7C755637" w:rsidR="001F7C4B" w:rsidRDefault="001F7C4B">
      <w:pPr>
        <w:spacing w:after="0"/>
        <w:ind w:firstLine="0"/>
        <w:rPr>
          <w:lang w:eastAsia="es-ES"/>
        </w:rPr>
        <w:pPrChange w:id="2192" w:author="Andrea del Nido García" w:date="2020-05-12T09:22:00Z">
          <w:pPr>
            <w:ind w:firstLine="0"/>
          </w:pPr>
        </w:pPrChange>
      </w:pPr>
    </w:p>
    <w:p w14:paraId="036065CC" w14:textId="07621F2C" w:rsidR="001F7C4B" w:rsidRDefault="00F3107C">
      <w:pPr>
        <w:pStyle w:val="Ttulo2"/>
        <w:spacing w:after="0"/>
        <w:ind w:left="0" w:firstLine="0"/>
        <w:jc w:val="both"/>
        <w:rPr>
          <w:lang w:eastAsia="es-ES"/>
        </w:rPr>
        <w:pPrChange w:id="2193" w:author="Andrea del Nido García" w:date="2020-05-11T12:08:00Z">
          <w:pPr>
            <w:pStyle w:val="Ttulo2"/>
          </w:pPr>
        </w:pPrChange>
      </w:pPr>
      <w:bookmarkStart w:id="2194" w:name="_Toc40202082"/>
      <w:ins w:id="2195" w:author="jm.delalamo@upm.es" w:date="2020-04-21T11:47:00Z">
        <w:r>
          <w:rPr>
            <w:lang w:eastAsia="es-ES"/>
          </w:rPr>
          <w:t xml:space="preserve">Método de </w:t>
        </w:r>
      </w:ins>
      <w:ins w:id="2196" w:author="jm.delalamo@upm.es" w:date="2020-04-21T11:48:00Z">
        <w:r>
          <w:rPr>
            <w:lang w:eastAsia="es-ES"/>
          </w:rPr>
          <w:t>identificación</w:t>
        </w:r>
      </w:ins>
      <w:del w:id="2197" w:author="jm.delalamo@upm.es" w:date="2020-04-21T11:47:00Z">
        <w:r w:rsidR="001F7C4B" w:rsidDel="00F3107C">
          <w:rPr>
            <w:lang w:eastAsia="es-ES"/>
          </w:rPr>
          <w:delText>B</w:delText>
        </w:r>
      </w:del>
      <w:del w:id="2198" w:author="jm.delalamo@upm.es" w:date="2020-04-21T11:48:00Z">
        <w:r w:rsidR="001F7C4B" w:rsidDel="00F3107C">
          <w:rPr>
            <w:lang w:eastAsia="es-ES"/>
          </w:rPr>
          <w:delText>úsqueda</w:delText>
        </w:r>
      </w:del>
      <w:r w:rsidR="001F7C4B">
        <w:rPr>
          <w:lang w:eastAsia="es-ES"/>
        </w:rPr>
        <w:t xml:space="preserve"> de bibliotecas </w:t>
      </w:r>
      <w:r w:rsidR="009148F6">
        <w:rPr>
          <w:lang w:eastAsia="es-ES"/>
        </w:rPr>
        <w:t>de</w:t>
      </w:r>
      <w:r w:rsidR="001F7C4B">
        <w:rPr>
          <w:lang w:eastAsia="es-ES"/>
        </w:rPr>
        <w:t xml:space="preserve"> </w:t>
      </w:r>
      <w:del w:id="2199" w:author="Andrea del Nido García" w:date="2020-05-11T09:59:00Z">
        <w:r w:rsidR="001F7C4B" w:rsidDel="0017688C">
          <w:rPr>
            <w:lang w:eastAsia="es-ES"/>
          </w:rPr>
          <w:delText>certificate pinning</w:delText>
        </w:r>
      </w:del>
      <w:ins w:id="2200" w:author="Andrea del Nido García" w:date="2020-05-11T09:59:00Z">
        <w:r w:rsidR="0017688C">
          <w:rPr>
            <w:lang w:eastAsia="es-ES"/>
          </w:rPr>
          <w:t>fijación de certificados</w:t>
        </w:r>
      </w:ins>
      <w:bookmarkEnd w:id="2194"/>
    </w:p>
    <w:p w14:paraId="27277B37" w14:textId="53E85CF9" w:rsidR="00997D08" w:rsidRDefault="00997D08">
      <w:pPr>
        <w:rPr>
          <w:lang w:eastAsia="es-ES"/>
        </w:rPr>
      </w:pPr>
      <w:r>
        <w:rPr>
          <w:lang w:eastAsia="es-ES"/>
        </w:rPr>
        <w:t xml:space="preserve">Uno de los </w:t>
      </w:r>
      <w:r w:rsidR="00742E1A">
        <w:rPr>
          <w:lang w:eastAsia="es-ES"/>
        </w:rPr>
        <w:t>primeros problemas</w:t>
      </w:r>
      <w:r>
        <w:rPr>
          <w:lang w:eastAsia="es-ES"/>
        </w:rPr>
        <w:t xml:space="preserve"> que surgen al comienzo de este proyecto es saber qué librerías son las que implementan algún tipo de mecanismo de fijación de certificados. </w:t>
      </w:r>
      <w:r w:rsidR="00742E1A">
        <w:rPr>
          <w:lang w:eastAsia="es-ES"/>
        </w:rPr>
        <w:t>Con varias búsquedas</w:t>
      </w:r>
      <w:r w:rsidR="00B121BD">
        <w:rPr>
          <w:lang w:eastAsia="es-ES"/>
        </w:rPr>
        <w:t xml:space="preserve"> se encontraron bastantes librerías que </w:t>
      </w:r>
      <w:del w:id="2201" w:author="Andrea del Nido García" w:date="2020-05-12T09:25:00Z">
        <w:r w:rsidR="00B121BD" w:rsidDel="0051027A">
          <w:rPr>
            <w:lang w:eastAsia="es-ES"/>
          </w:rPr>
          <w:delText>lo implementan</w:delText>
        </w:r>
      </w:del>
      <w:ins w:id="2202" w:author="Andrea del Nido García" w:date="2020-05-12T09:25:00Z">
        <w:r w:rsidR="0051027A">
          <w:rPr>
            <w:lang w:eastAsia="es-ES"/>
          </w:rPr>
          <w:t>trata el problema comentado</w:t>
        </w:r>
      </w:ins>
      <w:r w:rsidR="00B121BD">
        <w:rPr>
          <w:lang w:eastAsia="es-ES"/>
        </w:rPr>
        <w:t xml:space="preserve">, como se puede consultar en </w:t>
      </w:r>
      <w:sdt>
        <w:sdtPr>
          <w:rPr>
            <w:lang w:eastAsia="es-ES"/>
          </w:rPr>
          <w:id w:val="-1699238129"/>
          <w:citation/>
        </w:sdtPr>
        <w:sdtContent>
          <w:r w:rsidR="00B121BD">
            <w:rPr>
              <w:lang w:eastAsia="es-ES"/>
            </w:rPr>
            <w:fldChar w:fldCharType="begin"/>
          </w:r>
          <w:r w:rsidR="00B121BD">
            <w:rPr>
              <w:lang w:eastAsia="es-ES"/>
            </w:rPr>
            <w:instrText xml:space="preserve"> CITATION aka20 \l 3082 </w:instrText>
          </w:r>
          <w:r w:rsidR="00B121BD">
            <w:rPr>
              <w:lang w:eastAsia="es-ES"/>
            </w:rPr>
            <w:fldChar w:fldCharType="separate"/>
          </w:r>
          <w:r w:rsidR="004937E5" w:rsidRPr="004937E5">
            <w:rPr>
              <w:noProof/>
              <w:lang w:eastAsia="es-ES"/>
            </w:rPr>
            <w:t>[11]</w:t>
          </w:r>
          <w:r w:rsidR="00B121BD">
            <w:rPr>
              <w:lang w:eastAsia="es-ES"/>
            </w:rPr>
            <w:fldChar w:fldCharType="end"/>
          </w:r>
        </w:sdtContent>
      </w:sdt>
      <w:r w:rsidR="00B121BD">
        <w:rPr>
          <w:lang w:eastAsia="es-ES"/>
        </w:rPr>
        <w:t xml:space="preserve">, pero entonces, es necesario averiguar si realmente hay aplicaciones Android que hacen uso de estas librerías. </w:t>
      </w:r>
      <w:ins w:id="2203" w:author="Andrea del Nido García" w:date="2020-05-12T09:26:00Z">
        <w:r w:rsidR="0051027A">
          <w:rPr>
            <w:lang w:eastAsia="es-ES"/>
          </w:rPr>
          <w:t xml:space="preserve">En el capítulo 2 de este documento, “Estado del </w:t>
        </w:r>
      </w:ins>
      <w:ins w:id="2204" w:author="Andrea del Nido García" w:date="2020-05-12T09:27:00Z">
        <w:r w:rsidR="0051027A">
          <w:rPr>
            <w:lang w:eastAsia="es-ES"/>
          </w:rPr>
          <w:t>a</w:t>
        </w:r>
      </w:ins>
      <w:ins w:id="2205" w:author="Andrea del Nido García" w:date="2020-05-12T09:26:00Z">
        <w:r w:rsidR="0051027A">
          <w:rPr>
            <w:lang w:eastAsia="es-ES"/>
          </w:rPr>
          <w:t>rte”, se puede ver una tabla que contiene las librerías encontradas durante el proceso de búsqueda.</w:t>
        </w:r>
      </w:ins>
    </w:p>
    <w:p w14:paraId="1F4B155E" w14:textId="21A4D770" w:rsidR="00F45C7A" w:rsidDel="0051027A" w:rsidRDefault="00C11176">
      <w:pPr>
        <w:rPr>
          <w:del w:id="2206" w:author="Andrea del Nido García" w:date="2020-05-12T09:27:00Z"/>
          <w:lang w:eastAsia="es-ES"/>
        </w:rPr>
      </w:pPr>
      <w:commentRangeStart w:id="2207"/>
      <w:del w:id="2208" w:author="Andrea del Nido García" w:date="2020-05-12T09:27:00Z">
        <w:r w:rsidRPr="00A96090" w:rsidDel="0051027A">
          <w:rPr>
            <w:highlight w:val="yellow"/>
            <w:lang w:eastAsia="es-ES"/>
          </w:rPr>
          <w:delText>¿Tabla con las librerías encontradas?</w:delText>
        </w:r>
        <w:commentRangeEnd w:id="2207"/>
        <w:r w:rsidR="00F64F5D" w:rsidDel="0051027A">
          <w:rPr>
            <w:rStyle w:val="Refdecomentario"/>
            <w:rFonts w:asciiTheme="minorHAnsi" w:eastAsiaTheme="minorHAnsi" w:hAnsiTheme="minorHAnsi" w:cstheme="minorBidi"/>
          </w:rPr>
          <w:commentReference w:id="2207"/>
        </w:r>
      </w:del>
    </w:p>
    <w:p w14:paraId="05204BF6" w14:textId="6DC4B81D" w:rsidR="00AF6251" w:rsidDel="00035764" w:rsidRDefault="00C11176">
      <w:pPr>
        <w:rPr>
          <w:del w:id="2209" w:author="Andrea del Nido García" w:date="2020-05-12T09:20:00Z"/>
          <w:lang w:eastAsia="es-ES"/>
        </w:rPr>
      </w:pPr>
      <w:r>
        <w:rPr>
          <w:lang w:eastAsia="es-ES"/>
        </w:rPr>
        <w:t>Para poder establecer si realmente</w:t>
      </w:r>
      <w:r w:rsidR="00311CE1">
        <w:rPr>
          <w:lang w:eastAsia="es-ES"/>
        </w:rPr>
        <w:t xml:space="preserve"> las librerías encontradas son utilizadas en el desarrollo de las aplicaciones, se diseñan unos scripts que serán capaces de identificar si se hace uso de alguna de estas librerías en el código de </w:t>
      </w:r>
      <w:r w:rsidR="00F42D70">
        <w:rPr>
          <w:lang w:eastAsia="es-ES"/>
        </w:rPr>
        <w:t xml:space="preserve">cada aplicación que se quiera analizar. Para poder realizar este proceso, en primer lugar, es necesario disponer de varios </w:t>
      </w:r>
      <w:proofErr w:type="spellStart"/>
      <w:r w:rsidR="00F42D70">
        <w:rPr>
          <w:lang w:eastAsia="es-ES"/>
        </w:rPr>
        <w:t>APKs</w:t>
      </w:r>
      <w:proofErr w:type="spellEnd"/>
      <w:r w:rsidR="00F42D70">
        <w:rPr>
          <w:lang w:eastAsia="es-ES"/>
        </w:rPr>
        <w:t xml:space="preserve"> y no solamente esto, también hay que disponer del código de cada APK. Para ello, se utilizarán técnicas de ingeniería inversa y mediante el uso de la herramienta </w:t>
      </w:r>
      <w:proofErr w:type="spellStart"/>
      <w:r w:rsidR="00F42D70">
        <w:rPr>
          <w:lang w:eastAsia="es-ES"/>
        </w:rPr>
        <w:t>Apktool</w:t>
      </w:r>
      <w:proofErr w:type="spellEnd"/>
      <w:r w:rsidR="00F42D70">
        <w:rPr>
          <w:lang w:eastAsia="es-ES"/>
        </w:rPr>
        <w:t xml:space="preserve"> </w:t>
      </w:r>
      <w:sdt>
        <w:sdtPr>
          <w:rPr>
            <w:lang w:eastAsia="es-ES"/>
          </w:rPr>
          <w:id w:val="-2025395650"/>
          <w:citation/>
        </w:sdtPr>
        <w:sdtContent>
          <w:r w:rsidR="00F42D70">
            <w:rPr>
              <w:lang w:eastAsia="es-ES"/>
            </w:rPr>
            <w:fldChar w:fldCharType="begin"/>
          </w:r>
          <w:r w:rsidR="00F42D70">
            <w:rPr>
              <w:lang w:eastAsia="es-ES"/>
            </w:rPr>
            <w:instrText xml:space="preserve"> CITATION Apk20 \l 3082 </w:instrText>
          </w:r>
          <w:r w:rsidR="00F42D70">
            <w:rPr>
              <w:lang w:eastAsia="es-ES"/>
            </w:rPr>
            <w:fldChar w:fldCharType="separate"/>
          </w:r>
          <w:r w:rsidR="004937E5" w:rsidRPr="004937E5">
            <w:rPr>
              <w:noProof/>
              <w:lang w:eastAsia="es-ES"/>
            </w:rPr>
            <w:t>[15]</w:t>
          </w:r>
          <w:r w:rsidR="00F42D70">
            <w:rPr>
              <w:lang w:eastAsia="es-ES"/>
            </w:rPr>
            <w:fldChar w:fldCharType="end"/>
          </w:r>
        </w:sdtContent>
      </w:sdt>
      <w:r w:rsidR="00F42D70">
        <w:rPr>
          <w:lang w:eastAsia="es-ES"/>
        </w:rPr>
        <w:t xml:space="preserve">, se obtendrá de cada APK el código </w:t>
      </w:r>
      <w:proofErr w:type="spellStart"/>
      <w:r w:rsidR="00F42D70">
        <w:rPr>
          <w:lang w:eastAsia="es-ES"/>
        </w:rPr>
        <w:t>smali</w:t>
      </w:r>
      <w:proofErr w:type="spellEnd"/>
      <w:r w:rsidR="00F42D70">
        <w:rPr>
          <w:lang w:eastAsia="es-ES"/>
        </w:rPr>
        <w:t>. Una vez obtenido el código, simplemente será necesario realizar una búsqueda</w:t>
      </w:r>
      <w:r w:rsidR="0042232A">
        <w:rPr>
          <w:lang w:eastAsia="es-ES"/>
        </w:rPr>
        <w:t xml:space="preserve"> en el código</w:t>
      </w:r>
      <w:r w:rsidR="00F42D70">
        <w:rPr>
          <w:lang w:eastAsia="es-ES"/>
        </w:rPr>
        <w:t xml:space="preserve"> de cada una de las librerías que son conocidas por implementar </w:t>
      </w:r>
      <w:proofErr w:type="spellStart"/>
      <w:r w:rsidR="00F42D70">
        <w:rPr>
          <w:lang w:eastAsia="es-ES"/>
        </w:rPr>
        <w:t>certificate</w:t>
      </w:r>
      <w:proofErr w:type="spellEnd"/>
      <w:r w:rsidR="00F42D70">
        <w:rPr>
          <w:lang w:eastAsia="es-ES"/>
        </w:rPr>
        <w:t xml:space="preserve"> </w:t>
      </w:r>
      <w:proofErr w:type="spellStart"/>
      <w:r w:rsidR="00F42D70">
        <w:rPr>
          <w:lang w:eastAsia="es-ES"/>
        </w:rPr>
        <w:t>pinning</w:t>
      </w:r>
      <w:proofErr w:type="spellEnd"/>
      <w:r w:rsidR="00F42D70">
        <w:rPr>
          <w:lang w:eastAsia="es-ES"/>
        </w:rPr>
        <w:t>.</w:t>
      </w:r>
    </w:p>
    <w:p w14:paraId="2AF4DB62" w14:textId="77777777" w:rsidR="00AF6251" w:rsidRDefault="00AF6251" w:rsidP="0051027A">
      <w:pPr>
        <w:rPr>
          <w:lang w:eastAsia="es-ES"/>
        </w:rPr>
      </w:pPr>
    </w:p>
    <w:p w14:paraId="7C7F1931" w14:textId="2D10718D" w:rsidR="00C11176" w:rsidRPr="00FC3B3F" w:rsidRDefault="00AF6251">
      <w:pPr>
        <w:rPr>
          <w:lang w:eastAsia="es-ES"/>
        </w:rPr>
      </w:pPr>
      <w:r>
        <w:rPr>
          <w:lang w:eastAsia="es-ES"/>
        </w:rPr>
        <w:t>El funcionamiento de los scripts es el que se relata a continuación. Por cada APK se crea un directorio el cual contiene el código de dicha APK. A partir de estos directorios se crean otro nuevos en los que se almacenarán ficheros</w:t>
      </w:r>
      <w:r w:rsidR="000A64FF">
        <w:rPr>
          <w:lang w:eastAsia="es-ES"/>
        </w:rPr>
        <w:t xml:space="preserve"> en formato </w:t>
      </w:r>
      <w:proofErr w:type="spellStart"/>
      <w:r w:rsidR="000A64FF">
        <w:rPr>
          <w:lang w:eastAsia="es-ES"/>
        </w:rPr>
        <w:t>json</w:t>
      </w:r>
      <w:proofErr w:type="spellEnd"/>
      <w:r w:rsidR="00AF703B">
        <w:rPr>
          <w:lang w:eastAsia="es-ES"/>
        </w:rPr>
        <w:t xml:space="preserve"> cuyo nombre será el de la librería que se está buscando y</w:t>
      </w:r>
      <w:r>
        <w:rPr>
          <w:lang w:eastAsia="es-ES"/>
        </w:rPr>
        <w:t xml:space="preserve"> </w:t>
      </w:r>
      <w:r w:rsidR="00AF703B">
        <w:rPr>
          <w:lang w:eastAsia="es-ES"/>
        </w:rPr>
        <w:t>que contendrán los resultados de las búsquedas. Es decir, habrá f</w:t>
      </w:r>
      <w:r w:rsidR="006D0E40">
        <w:rPr>
          <w:lang w:eastAsia="es-ES"/>
        </w:rPr>
        <w:t>icheros que si no han encontrado ningún resultado de la búsqueda estarán vacíos.</w:t>
      </w:r>
      <w:r w:rsidR="00192E5F">
        <w:rPr>
          <w:lang w:eastAsia="es-ES"/>
        </w:rPr>
        <w:t xml:space="preserve"> Este proceso lo realizará un fichero en </w:t>
      </w:r>
      <w:proofErr w:type="spellStart"/>
      <w:r w:rsidR="003D2C6F" w:rsidRPr="003D2C6F">
        <w:rPr>
          <w:u w:val="single"/>
          <w:lang w:eastAsia="es-ES"/>
        </w:rPr>
        <w:t>b</w:t>
      </w:r>
      <w:r w:rsidR="00192E5F" w:rsidRPr="003D2C6F">
        <w:rPr>
          <w:u w:val="single"/>
          <w:lang w:eastAsia="es-ES"/>
        </w:rPr>
        <w:t>ash</w:t>
      </w:r>
      <w:proofErr w:type="spellEnd"/>
      <w:r w:rsidR="00192E5F">
        <w:rPr>
          <w:lang w:eastAsia="es-ES"/>
        </w:rPr>
        <w:t xml:space="preserve"> llamado </w:t>
      </w:r>
      <w:r w:rsidR="00192E5F">
        <w:rPr>
          <w:i/>
          <w:iCs/>
          <w:lang w:eastAsia="es-ES"/>
        </w:rPr>
        <w:t>find_libraries_pinning.sh</w:t>
      </w:r>
      <w:r w:rsidR="000A64FF">
        <w:rPr>
          <w:lang w:eastAsia="es-ES"/>
        </w:rPr>
        <w:t>.</w:t>
      </w:r>
      <w:r w:rsidR="006D0E40">
        <w:rPr>
          <w:lang w:eastAsia="es-ES"/>
        </w:rPr>
        <w:t xml:space="preserve"> Posteriormente, mediante otro script</w:t>
      </w:r>
      <w:r w:rsidR="000A64FF">
        <w:rPr>
          <w:lang w:eastAsia="es-ES"/>
        </w:rPr>
        <w:t xml:space="preserve"> en Python llamado </w:t>
      </w:r>
      <w:r w:rsidR="000A64FF">
        <w:rPr>
          <w:i/>
          <w:iCs/>
          <w:lang w:eastAsia="es-ES"/>
        </w:rPr>
        <w:t>check_pinning_library.py</w:t>
      </w:r>
      <w:r w:rsidR="006D0E40">
        <w:rPr>
          <w:lang w:eastAsia="es-ES"/>
        </w:rPr>
        <w:t xml:space="preserve"> se analizarán </w:t>
      </w:r>
      <w:r w:rsidR="000A64FF">
        <w:rPr>
          <w:lang w:eastAsia="es-ES"/>
        </w:rPr>
        <w:t xml:space="preserve">los ficheros </w:t>
      </w:r>
      <w:proofErr w:type="spellStart"/>
      <w:r w:rsidR="000A64FF">
        <w:rPr>
          <w:lang w:eastAsia="es-ES"/>
        </w:rPr>
        <w:t>json</w:t>
      </w:r>
      <w:proofErr w:type="spellEnd"/>
      <w:r w:rsidR="000A64FF">
        <w:rPr>
          <w:lang w:eastAsia="es-ES"/>
        </w:rPr>
        <w:t xml:space="preserve"> anteriormente creados.</w:t>
      </w:r>
      <w:r w:rsidR="003D2C6F">
        <w:rPr>
          <w:lang w:eastAsia="es-ES"/>
        </w:rPr>
        <w:t xml:space="preserve"> Este script de Python verifica si están vacíos o no, en base a esta comprobación se generan ficheros en formato CSV que incluyen toda la información acerca de las </w:t>
      </w:r>
      <w:proofErr w:type="spellStart"/>
      <w:r w:rsidR="003D2C6F">
        <w:rPr>
          <w:lang w:eastAsia="es-ES"/>
        </w:rPr>
        <w:t>APKs</w:t>
      </w:r>
      <w:proofErr w:type="spellEnd"/>
      <w:r w:rsidR="003D2C6F">
        <w:rPr>
          <w:lang w:eastAsia="es-ES"/>
        </w:rPr>
        <w:t xml:space="preserve"> analizadas con sus respectivas librerías y si se ha encontrado algún indicio de que</w:t>
      </w:r>
      <w:r w:rsidR="002A4F4E">
        <w:rPr>
          <w:lang w:eastAsia="es-ES"/>
        </w:rPr>
        <w:t xml:space="preserve"> el código </w:t>
      </w:r>
      <w:proofErr w:type="spellStart"/>
      <w:r w:rsidR="002A4F4E">
        <w:rPr>
          <w:lang w:eastAsia="es-ES"/>
        </w:rPr>
        <w:t>smali</w:t>
      </w:r>
      <w:proofErr w:type="spellEnd"/>
      <w:r w:rsidR="002A4F4E">
        <w:rPr>
          <w:lang w:eastAsia="es-ES"/>
        </w:rPr>
        <w:t xml:space="preserve"> de cada APK tiene alguna de las librerías se indica en el CSV mediante la </w:t>
      </w:r>
      <w:r w:rsidR="002A4F4E">
        <w:rPr>
          <w:lang w:eastAsia="es-ES"/>
        </w:rPr>
        <w:lastRenderedPageBreak/>
        <w:t>palabra clave “True”, si por el contrario no se ha encontrado nada entonces se indicará con “False”.</w:t>
      </w:r>
      <w:r w:rsidR="00FC3B3F">
        <w:rPr>
          <w:lang w:eastAsia="es-ES"/>
        </w:rPr>
        <w:t xml:space="preserve"> Para unificar estos dos scripts, se ha implementado un script en </w:t>
      </w:r>
      <w:proofErr w:type="spellStart"/>
      <w:r w:rsidR="00FC3B3F">
        <w:rPr>
          <w:lang w:eastAsia="es-ES"/>
        </w:rPr>
        <w:t>bash</w:t>
      </w:r>
      <w:proofErr w:type="spellEnd"/>
      <w:r w:rsidR="00FC3B3F">
        <w:rPr>
          <w:lang w:eastAsia="es-ES"/>
        </w:rPr>
        <w:t xml:space="preserve">, llamado </w:t>
      </w:r>
      <w:r w:rsidR="00FC3B3F">
        <w:rPr>
          <w:i/>
          <w:iCs/>
          <w:lang w:eastAsia="es-ES"/>
        </w:rPr>
        <w:t>pinnin</w:t>
      </w:r>
      <w:r w:rsidR="00563F19">
        <w:rPr>
          <w:i/>
          <w:iCs/>
          <w:lang w:eastAsia="es-ES"/>
        </w:rPr>
        <w:t>g</w:t>
      </w:r>
      <w:r w:rsidR="00FC3B3F">
        <w:rPr>
          <w:i/>
          <w:iCs/>
          <w:lang w:eastAsia="es-ES"/>
        </w:rPr>
        <w:t>_libraries.sh</w:t>
      </w:r>
      <w:r w:rsidR="00FC3B3F">
        <w:rPr>
          <w:lang w:eastAsia="es-ES"/>
        </w:rPr>
        <w:t>. Este script tiene como función llamar a los dos anteriores para así simplemente tener que ejecutar este y que realice todas las operaciones.</w:t>
      </w:r>
    </w:p>
    <w:p w14:paraId="01B25F1B" w14:textId="6F5289DC" w:rsidR="00DE7D6E" w:rsidRDefault="004066FB" w:rsidP="00A84F6F">
      <w:pPr>
        <w:rPr>
          <w:lang w:eastAsia="es-ES"/>
        </w:rPr>
      </w:pPr>
      <w:r w:rsidRPr="0048444F">
        <w:rPr>
          <w:noProof/>
        </w:rPr>
        <w:drawing>
          <wp:anchor distT="0" distB="0" distL="114300" distR="114300" simplePos="0" relativeHeight="251740160" behindDoc="1" locked="0" layoutInCell="1" allowOverlap="1" wp14:anchorId="05E0AA8A" wp14:editId="242ABB6A">
            <wp:simplePos x="0" y="0"/>
            <wp:positionH relativeFrom="margin">
              <wp:posOffset>2110740</wp:posOffset>
            </wp:positionH>
            <wp:positionV relativeFrom="paragraph">
              <wp:posOffset>760730</wp:posOffset>
            </wp:positionV>
            <wp:extent cx="904875" cy="904875"/>
            <wp:effectExtent l="0" t="0" r="9525" b="9525"/>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904875" cy="904875"/>
                    </a:xfrm>
                    <a:prstGeom prst="rect">
                      <a:avLst/>
                    </a:prstGeom>
                  </pic:spPr>
                </pic:pic>
              </a:graphicData>
            </a:graphic>
            <wp14:sizeRelH relativeFrom="margin">
              <wp14:pctWidth>0</wp14:pctWidth>
            </wp14:sizeRelH>
            <wp14:sizeRelV relativeFrom="margin">
              <wp14:pctHeight>0</wp14:pctHeight>
            </wp14:sizeRelV>
          </wp:anchor>
        </w:drawing>
      </w:r>
      <w:commentRangeStart w:id="2210"/>
      <w:commentRangeStart w:id="2211"/>
      <w:r w:rsidR="00225BD3">
        <w:rPr>
          <w:lang w:eastAsia="es-ES"/>
        </w:rPr>
        <w:t xml:space="preserve">En el siguiente esquema </w:t>
      </w:r>
      <w:commentRangeEnd w:id="2210"/>
      <w:r w:rsidR="00F3107C">
        <w:rPr>
          <w:rStyle w:val="Refdecomentario"/>
          <w:rFonts w:asciiTheme="minorHAnsi" w:eastAsiaTheme="minorHAnsi" w:hAnsiTheme="minorHAnsi" w:cstheme="minorBidi"/>
        </w:rPr>
        <w:commentReference w:id="2210"/>
      </w:r>
      <w:commentRangeEnd w:id="2211"/>
      <w:r w:rsidR="002676A0">
        <w:rPr>
          <w:rStyle w:val="Refdecomentario"/>
          <w:rFonts w:asciiTheme="minorHAnsi" w:eastAsiaTheme="minorHAnsi" w:hAnsiTheme="minorHAnsi" w:cstheme="minorBidi"/>
        </w:rPr>
        <w:commentReference w:id="2211"/>
      </w:r>
      <w:r w:rsidR="00225BD3">
        <w:rPr>
          <w:lang w:eastAsia="es-ES"/>
        </w:rPr>
        <w:t>se muestra gráficamente el funcionamiento</w:t>
      </w:r>
      <w:r w:rsidR="00C03C0C">
        <w:rPr>
          <w:lang w:eastAsia="es-ES"/>
        </w:rPr>
        <w:t xml:space="preserve"> general</w:t>
      </w:r>
      <w:r w:rsidR="00225BD3">
        <w:rPr>
          <w:lang w:eastAsia="es-ES"/>
        </w:rPr>
        <w:t xml:space="preserve"> de los s</w:t>
      </w:r>
      <w:ins w:id="2212" w:author="jm.delalamo@upm.es" w:date="2020-04-21T11:45:00Z">
        <w:r w:rsidR="00F64F5D">
          <w:rPr>
            <w:lang w:eastAsia="es-ES"/>
          </w:rPr>
          <w:t>c</w:t>
        </w:r>
      </w:ins>
      <w:r w:rsidR="00225BD3">
        <w:rPr>
          <w:lang w:eastAsia="es-ES"/>
        </w:rPr>
        <w:t>ripts explicados anteriormente para</w:t>
      </w:r>
      <w:del w:id="2213" w:author="jm.delalamo@upm.es" w:date="2020-04-21T11:45:00Z">
        <w:r w:rsidR="00225BD3" w:rsidDel="00F3107C">
          <w:rPr>
            <w:lang w:eastAsia="es-ES"/>
          </w:rPr>
          <w:delText>,</w:delText>
        </w:r>
      </w:del>
      <w:r w:rsidR="00225BD3">
        <w:rPr>
          <w:lang w:eastAsia="es-ES"/>
        </w:rPr>
        <w:t xml:space="preserve"> lograr identificar librerías que implementen mecanismos </w:t>
      </w:r>
      <w:r w:rsidR="007E3DE2">
        <w:rPr>
          <w:lang w:eastAsia="es-ES"/>
        </w:rPr>
        <w:t xml:space="preserve">de </w:t>
      </w:r>
      <w:proofErr w:type="spellStart"/>
      <w:r w:rsidR="00225BD3">
        <w:rPr>
          <w:lang w:eastAsia="es-ES"/>
        </w:rPr>
        <w:t>certificate</w:t>
      </w:r>
      <w:proofErr w:type="spellEnd"/>
      <w:r w:rsidR="00225BD3">
        <w:rPr>
          <w:lang w:eastAsia="es-ES"/>
        </w:rPr>
        <w:t xml:space="preserve"> </w:t>
      </w:r>
      <w:proofErr w:type="spellStart"/>
      <w:r w:rsidR="00225BD3">
        <w:rPr>
          <w:lang w:eastAsia="es-ES"/>
        </w:rPr>
        <w:t>pinning</w:t>
      </w:r>
      <w:proofErr w:type="spellEnd"/>
      <w:r w:rsidR="00225BD3">
        <w:rPr>
          <w:lang w:eastAsia="es-ES"/>
        </w:rPr>
        <w:t xml:space="preserve"> en el código </w:t>
      </w:r>
      <w:proofErr w:type="spellStart"/>
      <w:r w:rsidR="00225BD3">
        <w:rPr>
          <w:lang w:eastAsia="es-ES"/>
        </w:rPr>
        <w:t>smali</w:t>
      </w:r>
      <w:proofErr w:type="spellEnd"/>
      <w:r w:rsidR="00225BD3">
        <w:rPr>
          <w:lang w:eastAsia="es-ES"/>
        </w:rPr>
        <w:t xml:space="preserve"> obtenido mediante </w:t>
      </w:r>
      <w:proofErr w:type="spellStart"/>
      <w:r w:rsidR="00225BD3">
        <w:rPr>
          <w:lang w:eastAsia="es-ES"/>
        </w:rPr>
        <w:t>Apktool</w:t>
      </w:r>
      <w:proofErr w:type="spellEnd"/>
      <w:r w:rsidR="00225BD3">
        <w:rPr>
          <w:lang w:eastAsia="es-ES"/>
        </w:rPr>
        <w:t xml:space="preserve"> </w:t>
      </w:r>
      <w:sdt>
        <w:sdtPr>
          <w:rPr>
            <w:lang w:eastAsia="es-ES"/>
          </w:rPr>
          <w:id w:val="-41524903"/>
          <w:citation/>
        </w:sdtPr>
        <w:sdtContent>
          <w:r w:rsidR="00225BD3">
            <w:rPr>
              <w:lang w:eastAsia="es-ES"/>
            </w:rPr>
            <w:fldChar w:fldCharType="begin"/>
          </w:r>
          <w:r w:rsidR="00225BD3">
            <w:rPr>
              <w:lang w:eastAsia="es-ES"/>
            </w:rPr>
            <w:instrText xml:space="preserve"> CITATION Apk20 \l 3082 </w:instrText>
          </w:r>
          <w:r w:rsidR="00225BD3">
            <w:rPr>
              <w:lang w:eastAsia="es-ES"/>
            </w:rPr>
            <w:fldChar w:fldCharType="separate"/>
          </w:r>
          <w:r w:rsidR="004937E5" w:rsidRPr="004937E5">
            <w:rPr>
              <w:noProof/>
              <w:lang w:eastAsia="es-ES"/>
            </w:rPr>
            <w:t>[15]</w:t>
          </w:r>
          <w:r w:rsidR="00225BD3">
            <w:rPr>
              <w:lang w:eastAsia="es-ES"/>
            </w:rPr>
            <w:fldChar w:fldCharType="end"/>
          </w:r>
        </w:sdtContent>
      </w:sdt>
      <w:r w:rsidR="00225BD3">
        <w:rPr>
          <w:lang w:eastAsia="es-ES"/>
        </w:rPr>
        <w:t>.</w:t>
      </w:r>
    </w:p>
    <w:p w14:paraId="0901E4E1" w14:textId="79750D10" w:rsidR="00F04A0D" w:rsidRPr="00997D08" w:rsidRDefault="00BF0766">
      <w:pPr>
        <w:rPr>
          <w:lang w:eastAsia="es-ES"/>
        </w:rPr>
      </w:pPr>
      <w:r>
        <w:rPr>
          <w:noProof/>
          <w:lang w:eastAsia="es-ES"/>
        </w:rPr>
        <mc:AlternateContent>
          <mc:Choice Requires="wps">
            <w:drawing>
              <wp:anchor distT="0" distB="0" distL="114300" distR="114300" simplePos="0" relativeHeight="251971584" behindDoc="0" locked="0" layoutInCell="1" allowOverlap="1" wp14:anchorId="01F6C902" wp14:editId="737E9DDF">
                <wp:simplePos x="0" y="0"/>
                <wp:positionH relativeFrom="column">
                  <wp:posOffset>1795780</wp:posOffset>
                </wp:positionH>
                <wp:positionV relativeFrom="paragraph">
                  <wp:posOffset>94615</wp:posOffset>
                </wp:positionV>
                <wp:extent cx="276225" cy="257175"/>
                <wp:effectExtent l="0" t="0" r="28575" b="28575"/>
                <wp:wrapNone/>
                <wp:docPr id="206" name="Rectángulo: esquinas redondeadas 206"/>
                <wp:cNvGraphicFramePr/>
                <a:graphic xmlns:a="http://schemas.openxmlformats.org/drawingml/2006/main">
                  <a:graphicData uri="http://schemas.microsoft.com/office/word/2010/wordprocessingShape">
                    <wps:wsp>
                      <wps:cNvSpPr/>
                      <wps:spPr>
                        <a:xfrm>
                          <a:off x="0" y="0"/>
                          <a:ext cx="276225" cy="257175"/>
                        </a:xfrm>
                        <a:prstGeom prst="roundRect">
                          <a:avLst/>
                        </a:prstGeom>
                        <a:solidFill>
                          <a:schemeClr val="tx2">
                            <a:lumMod val="50000"/>
                          </a:schemeClr>
                        </a:solidFill>
                        <a:ln w="19050">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431B29" w14:textId="77777777" w:rsidR="007D13AF" w:rsidRPr="00B31B31" w:rsidRDefault="007D13AF" w:rsidP="00BF0766">
                            <w:pPr>
                              <w:ind w:firstLine="0"/>
                              <w:jc w:val="center"/>
                              <w:rPr>
                                <w:sz w:val="16"/>
                                <w:szCs w:val="16"/>
                              </w:rPr>
                            </w:pPr>
                            <w:r w:rsidRPr="00B31B31">
                              <w:rPr>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F6C902" id="Rectángulo: esquinas redondeadas 206" o:spid="_x0000_s1105" style="position:absolute;left:0;text-align:left;margin-left:141.4pt;margin-top:7.45pt;width:21.75pt;height:20.25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" fillcolor="#212934 [1615]" strokecolor="#44546a [3215]" strokeweight="1.5pt">
                <v:stroke joinstyle="miter"/>
                <v:textbox>
                  <w:txbxContent>
                    <w:p w14:paraId="56431B29" w14:textId="77777777" w:rsidR="007D13AF" w:rsidRPr="00B31B31" w:rsidRDefault="007D13AF" w:rsidP="00BF0766">
                      <w:pPr>
                        <w:ind w:firstLine="0"/>
                        <w:jc w:val="center"/>
                        <w:rPr>
                          <w:sz w:val="16"/>
                          <w:szCs w:val="16"/>
                        </w:rPr>
                      </w:pPr>
                      <w:r w:rsidRPr="00B31B31">
                        <w:rPr>
                          <w:sz w:val="20"/>
                          <w:szCs w:val="20"/>
                        </w:rPr>
                        <w:t>1</w:t>
                      </w:r>
                    </w:p>
                  </w:txbxContent>
                </v:textbox>
              </v:roundrect>
            </w:pict>
          </mc:Fallback>
        </mc:AlternateContent>
      </w:r>
    </w:p>
    <w:p w14:paraId="3C79694D" w14:textId="18D689E6" w:rsidR="001F7C4B" w:rsidRDefault="001F7C4B">
      <w:pPr>
        <w:rPr>
          <w:lang w:eastAsia="es-ES"/>
        </w:rPr>
      </w:pPr>
    </w:p>
    <w:p w14:paraId="62D1E948" w14:textId="21AC3D25" w:rsidR="001F7C4B" w:rsidRDefault="004066FB">
      <w:pPr>
        <w:rPr>
          <w:lang w:eastAsia="es-ES"/>
        </w:rPr>
      </w:pPr>
      <w:r>
        <w:rPr>
          <w:noProof/>
          <w:lang w:eastAsia="es-ES"/>
        </w:rPr>
        <mc:AlternateContent>
          <mc:Choice Requires="wps">
            <w:drawing>
              <wp:anchor distT="0" distB="0" distL="114300" distR="114300" simplePos="0" relativeHeight="251742208" behindDoc="1" locked="0" layoutInCell="1" allowOverlap="1" wp14:anchorId="7BE79C52" wp14:editId="23FDFA2A">
                <wp:simplePos x="0" y="0"/>
                <wp:positionH relativeFrom="margin">
                  <wp:posOffset>1615440</wp:posOffset>
                </wp:positionH>
                <wp:positionV relativeFrom="paragraph">
                  <wp:posOffset>49530</wp:posOffset>
                </wp:positionV>
                <wp:extent cx="1881505" cy="277495"/>
                <wp:effectExtent l="0" t="0" r="0" b="0"/>
                <wp:wrapNone/>
                <wp:docPr id="31" name="Cuadro de texto 31"/>
                <wp:cNvGraphicFramePr/>
                <a:graphic xmlns:a="http://schemas.openxmlformats.org/drawingml/2006/main">
                  <a:graphicData uri="http://schemas.microsoft.com/office/word/2010/wordprocessingShape">
                    <wps:wsp>
                      <wps:cNvSpPr txBox="1"/>
                      <wps:spPr>
                        <a:xfrm>
                          <a:off x="0" y="0"/>
                          <a:ext cx="1881505" cy="277495"/>
                        </a:xfrm>
                        <a:prstGeom prst="rect">
                          <a:avLst/>
                        </a:prstGeom>
                        <a:noFill/>
                        <a:ln w="6350">
                          <a:noFill/>
                        </a:ln>
                      </wps:spPr>
                      <wps:txbx>
                        <w:txbxContent>
                          <w:p w14:paraId="404908B2" w14:textId="583C2993" w:rsidR="007D13AF" w:rsidRPr="00B53404" w:rsidRDefault="007D13AF" w:rsidP="00563F19">
                            <w:pPr>
                              <w:spacing w:line="240" w:lineRule="auto"/>
                              <w:ind w:firstLine="0"/>
                              <w:jc w:val="center"/>
                              <w:rPr>
                                <w:b/>
                                <w:bCs/>
                              </w:rPr>
                            </w:pPr>
                            <w:r>
                              <w:rPr>
                                <w:b/>
                                <w:bCs/>
                                <w:lang w:eastAsia="es-ES"/>
                              </w:rPr>
                              <w:t>pinning_libraries</w:t>
                            </w:r>
                            <w:r w:rsidRPr="00B53404">
                              <w:rPr>
                                <w:b/>
                                <w:bCs/>
                                <w:lang w:eastAsia="es-ES"/>
                              </w:rPr>
                              <w:t>.sh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79C52" id="Cuadro de texto 31" o:spid="_x0000_s1106" type="#_x0000_t202" style="position:absolute;left:0;text-align:left;margin-left:127.2pt;margin-top:3.9pt;width:148.15pt;height:21.85pt;z-index:-251574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" filled="f" stroked="f" strokeweight=".5pt">
                <v:textbox>
                  <w:txbxContent>
                    <w:p w14:paraId="404908B2" w14:textId="583C2993" w:rsidR="007D13AF" w:rsidRPr="00B53404" w:rsidRDefault="007D13AF" w:rsidP="00563F19">
                      <w:pPr>
                        <w:spacing w:line="240" w:lineRule="auto"/>
                        <w:ind w:firstLine="0"/>
                        <w:jc w:val="center"/>
                        <w:rPr>
                          <w:b/>
                          <w:bCs/>
                        </w:rPr>
                      </w:pPr>
                      <w:r>
                        <w:rPr>
                          <w:b/>
                          <w:bCs/>
                          <w:lang w:eastAsia="es-ES"/>
                        </w:rPr>
                        <w:t>pinning_libraries</w:t>
                      </w:r>
                      <w:r w:rsidRPr="00B53404">
                        <w:rPr>
                          <w:b/>
                          <w:bCs/>
                          <w:lang w:eastAsia="es-ES"/>
                        </w:rPr>
                        <w:t>.sh</w:t>
                      </w:r>
                    </w:p>
                  </w:txbxContent>
                </v:textbox>
                <w10:wrap anchorx="margin"/>
              </v:shape>
            </w:pict>
          </mc:Fallback>
        </mc:AlternateContent>
      </w:r>
      <w:r>
        <w:rPr>
          <w:noProof/>
          <w:lang w:eastAsia="es-ES"/>
        </w:rPr>
        <mc:AlternateContent>
          <mc:Choice Requires="wps">
            <w:drawing>
              <wp:anchor distT="0" distB="0" distL="114300" distR="114300" simplePos="0" relativeHeight="251956224" behindDoc="0" locked="0" layoutInCell="1" allowOverlap="1" wp14:anchorId="40404961" wp14:editId="6F0967FF">
                <wp:simplePos x="0" y="0"/>
                <wp:positionH relativeFrom="column">
                  <wp:posOffset>2558415</wp:posOffset>
                </wp:positionH>
                <wp:positionV relativeFrom="paragraph">
                  <wp:posOffset>289560</wp:posOffset>
                </wp:positionV>
                <wp:extent cx="0" cy="190500"/>
                <wp:effectExtent l="19050" t="19050" r="19050" b="0"/>
                <wp:wrapNone/>
                <wp:docPr id="125" name="Conector recto 125"/>
                <wp:cNvGraphicFramePr/>
                <a:graphic xmlns:a="http://schemas.openxmlformats.org/drawingml/2006/main">
                  <a:graphicData uri="http://schemas.microsoft.com/office/word/2010/wordprocessingShape">
                    <wps:wsp>
                      <wps:cNvCnPr/>
                      <wps:spPr>
                        <a:xfrm flipV="1">
                          <a:off x="0" y="0"/>
                          <a:ext cx="0" cy="19050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C7B39B" id="Conector recto 125" o:spid="_x0000_s1026" style="position:absolute;flip:y;z-index:251956224;visibility:visible;mso-wrap-style:square;mso-wrap-distance-left:9pt;mso-wrap-distance-top:0;mso-wrap-distance-right:9pt;mso-wrap-distance-bottom:0;mso-position-horizontal:absolute;mso-position-horizontal-relative:text;mso-position-vertical:absolute;mso-position-vertical-relative:text" from="201.45pt,22.8pt" to="201.45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" strokecolor="#44546a [3215]" strokeweight="3pt">
                <v:stroke joinstyle="miter"/>
              </v:line>
            </w:pict>
          </mc:Fallback>
        </mc:AlternateContent>
      </w:r>
    </w:p>
    <w:p w14:paraId="6599DB11" w14:textId="29C9265F" w:rsidR="0048444F" w:rsidRDefault="004066FB">
      <w:pPr>
        <w:rPr>
          <w:lang w:eastAsia="es-ES"/>
        </w:rPr>
      </w:pPr>
      <w:r>
        <w:rPr>
          <w:noProof/>
          <w:lang w:eastAsia="es-ES"/>
        </w:rPr>
        <mc:AlternateContent>
          <mc:Choice Requires="wps">
            <w:drawing>
              <wp:anchor distT="0" distB="0" distL="114300" distR="114300" simplePos="0" relativeHeight="251957248" behindDoc="0" locked="0" layoutInCell="1" allowOverlap="1" wp14:anchorId="58885A2C" wp14:editId="205AE317">
                <wp:simplePos x="0" y="0"/>
                <wp:positionH relativeFrom="column">
                  <wp:posOffset>2558415</wp:posOffset>
                </wp:positionH>
                <wp:positionV relativeFrom="paragraph">
                  <wp:posOffset>137160</wp:posOffset>
                </wp:positionV>
                <wp:extent cx="1962150" cy="419100"/>
                <wp:effectExtent l="0" t="19050" r="76200" b="38100"/>
                <wp:wrapNone/>
                <wp:docPr id="144" name="Conector: angular 144"/>
                <wp:cNvGraphicFramePr/>
                <a:graphic xmlns:a="http://schemas.openxmlformats.org/drawingml/2006/main">
                  <a:graphicData uri="http://schemas.microsoft.com/office/word/2010/wordprocessingShape">
                    <wps:wsp>
                      <wps:cNvCnPr/>
                      <wps:spPr>
                        <a:xfrm>
                          <a:off x="0" y="0"/>
                          <a:ext cx="1962150" cy="419100"/>
                        </a:xfrm>
                        <a:prstGeom prst="bentConnector3">
                          <a:avLst>
                            <a:gd name="adj1" fmla="val 100000"/>
                          </a:avLst>
                        </a:prstGeom>
                        <a:ln w="38100">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0303A5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44" o:spid="_x0000_s1026" type="#_x0000_t34" style="position:absolute;margin-left:201.45pt;margin-top:10.8pt;width:154.5pt;height:33pt;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" adj="21600" strokecolor="#44546a [3215]" strokeweight="3pt">
                <v:stroke endarrow="block"/>
              </v:shape>
            </w:pict>
          </mc:Fallback>
        </mc:AlternateContent>
      </w:r>
      <w:r>
        <w:rPr>
          <w:noProof/>
          <w:lang w:eastAsia="es-ES"/>
        </w:rPr>
        <mc:AlternateContent>
          <mc:Choice Requires="wps">
            <w:drawing>
              <wp:anchor distT="0" distB="0" distL="114300" distR="114300" simplePos="0" relativeHeight="251955200" behindDoc="0" locked="0" layoutInCell="1" allowOverlap="1" wp14:anchorId="3A6C9988" wp14:editId="5CB10C29">
                <wp:simplePos x="0" y="0"/>
                <wp:positionH relativeFrom="column">
                  <wp:posOffset>1005840</wp:posOffset>
                </wp:positionH>
                <wp:positionV relativeFrom="paragraph">
                  <wp:posOffset>137159</wp:posOffset>
                </wp:positionV>
                <wp:extent cx="1552575" cy="370205"/>
                <wp:effectExtent l="95250" t="19050" r="9525" b="48895"/>
                <wp:wrapNone/>
                <wp:docPr id="99" name="Conector: angular 99"/>
                <wp:cNvGraphicFramePr/>
                <a:graphic xmlns:a="http://schemas.openxmlformats.org/drawingml/2006/main">
                  <a:graphicData uri="http://schemas.microsoft.com/office/word/2010/wordprocessingShape">
                    <wps:wsp>
                      <wps:cNvCnPr/>
                      <wps:spPr>
                        <a:xfrm flipH="1">
                          <a:off x="0" y="0"/>
                          <a:ext cx="1552575" cy="370205"/>
                        </a:xfrm>
                        <a:prstGeom prst="bentConnector3">
                          <a:avLst>
                            <a:gd name="adj1" fmla="val 100000"/>
                          </a:avLst>
                        </a:prstGeom>
                        <a:ln w="38100">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C6DABC" id="Conector: angular 99" o:spid="_x0000_s1026" type="#_x0000_t34" style="position:absolute;margin-left:79.2pt;margin-top:10.8pt;width:122.25pt;height:29.15pt;flip:x;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" adj="21600" strokecolor="#44546a [3215]" strokeweight="3pt">
                <v:stroke endarrow="block"/>
              </v:shape>
            </w:pict>
          </mc:Fallback>
        </mc:AlternateContent>
      </w:r>
    </w:p>
    <w:p w14:paraId="03C19E4E" w14:textId="2993008E" w:rsidR="0048444F" w:rsidRDefault="00BF0766">
      <w:pPr>
        <w:rPr>
          <w:lang w:eastAsia="es-ES"/>
        </w:rPr>
      </w:pPr>
      <w:r>
        <w:rPr>
          <w:noProof/>
          <w:lang w:eastAsia="es-ES"/>
        </w:rPr>
        <mc:AlternateContent>
          <mc:Choice Requires="wps">
            <w:drawing>
              <wp:anchor distT="0" distB="0" distL="114300" distR="114300" simplePos="0" relativeHeight="251963392" behindDoc="0" locked="0" layoutInCell="1" allowOverlap="1" wp14:anchorId="6386F6EB" wp14:editId="05F4EBEA">
                <wp:simplePos x="0" y="0"/>
                <wp:positionH relativeFrom="column">
                  <wp:posOffset>481965</wp:posOffset>
                </wp:positionH>
                <wp:positionV relativeFrom="paragraph">
                  <wp:posOffset>13970</wp:posOffset>
                </wp:positionV>
                <wp:extent cx="285750" cy="266700"/>
                <wp:effectExtent l="0" t="0" r="19050" b="19050"/>
                <wp:wrapNone/>
                <wp:docPr id="173" name="Rectángulo: esquinas redondeadas 173"/>
                <wp:cNvGraphicFramePr/>
                <a:graphic xmlns:a="http://schemas.openxmlformats.org/drawingml/2006/main">
                  <a:graphicData uri="http://schemas.microsoft.com/office/word/2010/wordprocessingShape">
                    <wps:wsp>
                      <wps:cNvSpPr/>
                      <wps:spPr>
                        <a:xfrm>
                          <a:off x="0" y="0"/>
                          <a:ext cx="285750" cy="266700"/>
                        </a:xfrm>
                        <a:prstGeom prst="roundRect">
                          <a:avLst/>
                        </a:prstGeom>
                        <a:solidFill>
                          <a:schemeClr val="tx2">
                            <a:lumMod val="50000"/>
                          </a:schemeClr>
                        </a:solidFill>
                        <a:ln w="19050">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06C676" w14:textId="316833D3" w:rsidR="007D13AF" w:rsidRPr="00B31B31" w:rsidRDefault="007D13AF" w:rsidP="008B1826">
                            <w:pPr>
                              <w:ind w:firstLine="0"/>
                              <w:jc w:val="center"/>
                              <w:rPr>
                                <w:sz w:val="16"/>
                                <w:szCs w:val="16"/>
                              </w:rPr>
                            </w:pPr>
                            <w:r>
                              <w:rPr>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86F6EB" id="Rectángulo: esquinas redondeadas 173" o:spid="_x0000_s1107" style="position:absolute;left:0;text-align:left;margin-left:37.95pt;margin-top:1.1pt;width:22.5pt;height:21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" fillcolor="#212934 [1615]" strokecolor="#44546a [3215]" strokeweight="1.5pt">
                <v:stroke joinstyle="miter"/>
                <v:textbox>
                  <w:txbxContent>
                    <w:p w14:paraId="0106C676" w14:textId="316833D3" w:rsidR="007D13AF" w:rsidRPr="00B31B31" w:rsidRDefault="007D13AF" w:rsidP="008B1826">
                      <w:pPr>
                        <w:ind w:firstLine="0"/>
                        <w:jc w:val="center"/>
                        <w:rPr>
                          <w:sz w:val="16"/>
                          <w:szCs w:val="16"/>
                        </w:rPr>
                      </w:pPr>
                      <w:r>
                        <w:rPr>
                          <w:sz w:val="20"/>
                          <w:szCs w:val="20"/>
                        </w:rPr>
                        <w:t>2</w:t>
                      </w:r>
                    </w:p>
                  </w:txbxContent>
                </v:textbox>
              </v:roundrect>
            </w:pict>
          </mc:Fallback>
        </mc:AlternateContent>
      </w:r>
      <w:r w:rsidR="008B1826">
        <w:rPr>
          <w:noProof/>
          <w:lang w:eastAsia="es-ES"/>
        </w:rPr>
        <mc:AlternateContent>
          <mc:Choice Requires="wps">
            <w:drawing>
              <wp:anchor distT="0" distB="0" distL="114300" distR="114300" simplePos="0" relativeHeight="251967488" behindDoc="0" locked="0" layoutInCell="1" allowOverlap="1" wp14:anchorId="4C4CA312" wp14:editId="173752AA">
                <wp:simplePos x="0" y="0"/>
                <wp:positionH relativeFrom="column">
                  <wp:posOffset>4853940</wp:posOffset>
                </wp:positionH>
                <wp:positionV relativeFrom="paragraph">
                  <wp:posOffset>80645</wp:posOffset>
                </wp:positionV>
                <wp:extent cx="304800" cy="266700"/>
                <wp:effectExtent l="0" t="0" r="19050" b="19050"/>
                <wp:wrapNone/>
                <wp:docPr id="204" name="Rectángulo: esquinas redondeadas 204"/>
                <wp:cNvGraphicFramePr/>
                <a:graphic xmlns:a="http://schemas.openxmlformats.org/drawingml/2006/main">
                  <a:graphicData uri="http://schemas.microsoft.com/office/word/2010/wordprocessingShape">
                    <wps:wsp>
                      <wps:cNvSpPr/>
                      <wps:spPr>
                        <a:xfrm>
                          <a:off x="0" y="0"/>
                          <a:ext cx="304800" cy="266700"/>
                        </a:xfrm>
                        <a:prstGeom prst="roundRect">
                          <a:avLst/>
                        </a:prstGeom>
                        <a:solidFill>
                          <a:schemeClr val="tx2">
                            <a:lumMod val="50000"/>
                          </a:schemeClr>
                        </a:solidFill>
                        <a:ln w="19050">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4A2CB1" w14:textId="0B9C9FBF" w:rsidR="007D13AF" w:rsidRPr="00B31B31" w:rsidRDefault="007D13AF" w:rsidP="008B1826">
                            <w:pPr>
                              <w:ind w:firstLine="0"/>
                              <w:jc w:val="center"/>
                              <w:rPr>
                                <w:sz w:val="16"/>
                                <w:szCs w:val="16"/>
                              </w:rPr>
                            </w:pPr>
                            <w:r>
                              <w:rPr>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4CA312" id="Rectángulo: esquinas redondeadas 204" o:spid="_x0000_s1108" style="position:absolute;left:0;text-align:left;margin-left:382.2pt;margin-top:6.35pt;width:24pt;height:21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" fillcolor="#212934 [1615]" strokecolor="#44546a [3215]" strokeweight="1.5pt">
                <v:stroke joinstyle="miter"/>
                <v:textbox>
                  <w:txbxContent>
                    <w:p w14:paraId="1D4A2CB1" w14:textId="0B9C9FBF" w:rsidR="007D13AF" w:rsidRPr="00B31B31" w:rsidRDefault="007D13AF" w:rsidP="008B1826">
                      <w:pPr>
                        <w:ind w:firstLine="0"/>
                        <w:jc w:val="center"/>
                        <w:rPr>
                          <w:sz w:val="16"/>
                          <w:szCs w:val="16"/>
                        </w:rPr>
                      </w:pPr>
                      <w:r>
                        <w:rPr>
                          <w:sz w:val="20"/>
                          <w:szCs w:val="20"/>
                        </w:rPr>
                        <w:t>4</w:t>
                      </w:r>
                    </w:p>
                  </w:txbxContent>
                </v:textbox>
              </v:roundrect>
            </w:pict>
          </mc:Fallback>
        </mc:AlternateContent>
      </w:r>
      <w:r w:rsidR="004066FB">
        <w:rPr>
          <w:noProof/>
        </w:rPr>
        <w:drawing>
          <wp:anchor distT="0" distB="0" distL="114300" distR="114300" simplePos="0" relativeHeight="251744256" behindDoc="1" locked="0" layoutInCell="1" allowOverlap="1" wp14:anchorId="200C7E2E" wp14:editId="3FD4F40D">
            <wp:simplePos x="0" y="0"/>
            <wp:positionH relativeFrom="margin">
              <wp:posOffset>4177665</wp:posOffset>
            </wp:positionH>
            <wp:positionV relativeFrom="paragraph">
              <wp:posOffset>242570</wp:posOffset>
            </wp:positionV>
            <wp:extent cx="704850" cy="704850"/>
            <wp:effectExtent l="0" t="0" r="0" b="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04850" cy="704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66FB" w:rsidRPr="0048444F">
        <w:rPr>
          <w:noProof/>
        </w:rPr>
        <w:drawing>
          <wp:anchor distT="0" distB="0" distL="114300" distR="114300" simplePos="0" relativeHeight="251954176" behindDoc="1" locked="0" layoutInCell="1" allowOverlap="1" wp14:anchorId="7D843439" wp14:editId="68A2ADAD">
            <wp:simplePos x="0" y="0"/>
            <wp:positionH relativeFrom="margin">
              <wp:posOffset>567055</wp:posOffset>
            </wp:positionH>
            <wp:positionV relativeFrom="paragraph">
              <wp:posOffset>142240</wp:posOffset>
            </wp:positionV>
            <wp:extent cx="904875" cy="904875"/>
            <wp:effectExtent l="0" t="0" r="9525" b="9525"/>
            <wp:wrapNone/>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904875" cy="904875"/>
                    </a:xfrm>
                    <a:prstGeom prst="rect">
                      <a:avLst/>
                    </a:prstGeom>
                  </pic:spPr>
                </pic:pic>
              </a:graphicData>
            </a:graphic>
            <wp14:sizeRelH relativeFrom="margin">
              <wp14:pctWidth>0</wp14:pctWidth>
            </wp14:sizeRelH>
            <wp14:sizeRelV relativeFrom="margin">
              <wp14:pctHeight>0</wp14:pctHeight>
            </wp14:sizeRelV>
          </wp:anchor>
        </w:drawing>
      </w:r>
    </w:p>
    <w:p w14:paraId="4A91766A" w14:textId="2A7E60FB" w:rsidR="0048444F" w:rsidRDefault="0048444F">
      <w:pPr>
        <w:rPr>
          <w:lang w:eastAsia="es-ES"/>
        </w:rPr>
      </w:pPr>
    </w:p>
    <w:p w14:paraId="39E504E8" w14:textId="77374C72" w:rsidR="0048444F" w:rsidRDefault="00742DA3">
      <w:pPr>
        <w:rPr>
          <w:lang w:eastAsia="es-ES"/>
        </w:rPr>
      </w:pPr>
      <w:r>
        <w:rPr>
          <w:noProof/>
          <w:lang w:eastAsia="es-ES"/>
        </w:rPr>
        <mc:AlternateContent>
          <mc:Choice Requires="wps">
            <w:drawing>
              <wp:anchor distT="0" distB="0" distL="114300" distR="114300" simplePos="0" relativeHeight="251961344" behindDoc="0" locked="0" layoutInCell="1" allowOverlap="1" wp14:anchorId="2A726CCA" wp14:editId="74EA3135">
                <wp:simplePos x="0" y="0"/>
                <wp:positionH relativeFrom="column">
                  <wp:posOffset>1586865</wp:posOffset>
                </wp:positionH>
                <wp:positionV relativeFrom="paragraph">
                  <wp:posOffset>33655</wp:posOffset>
                </wp:positionV>
                <wp:extent cx="2438400" cy="1238250"/>
                <wp:effectExtent l="19050" t="38100" r="38100" b="19050"/>
                <wp:wrapNone/>
                <wp:docPr id="169" name="Conector recto de flecha 169"/>
                <wp:cNvGraphicFramePr/>
                <a:graphic xmlns:a="http://schemas.openxmlformats.org/drawingml/2006/main">
                  <a:graphicData uri="http://schemas.microsoft.com/office/word/2010/wordprocessingShape">
                    <wps:wsp>
                      <wps:cNvCnPr/>
                      <wps:spPr>
                        <a:xfrm flipV="1">
                          <a:off x="0" y="0"/>
                          <a:ext cx="2438400" cy="1238250"/>
                        </a:xfrm>
                        <a:prstGeom prst="straightConnector1">
                          <a:avLst/>
                        </a:prstGeom>
                        <a:ln w="38100">
                          <a:solidFill>
                            <a:schemeClr val="tx2"/>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BE99668" id="_x0000_t32" coordsize="21600,21600" o:spt="32" o:oned="t" path="m,l21600,21600e" filled="f">
                <v:path arrowok="t" fillok="f" o:connecttype="none"/>
                <o:lock v:ext="edit" shapetype="t"/>
              </v:shapetype>
              <v:shape id="Conector recto de flecha 169" o:spid="_x0000_s1026" type="#_x0000_t32" style="position:absolute;margin-left:124.95pt;margin-top:2.65pt;width:192pt;height:97.5pt;flip:y;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" strokecolor="#44546a [3215]" strokeweight="3pt">
                <v:stroke dashstyle="3 1" endarrow="block" joinstyle="miter"/>
              </v:shape>
            </w:pict>
          </mc:Fallback>
        </mc:AlternateContent>
      </w:r>
      <w:r w:rsidR="004066FB">
        <w:rPr>
          <w:noProof/>
          <w:lang w:eastAsia="es-ES"/>
        </w:rPr>
        <mc:AlternateContent>
          <mc:Choice Requires="wps">
            <w:drawing>
              <wp:anchor distT="0" distB="0" distL="114300" distR="114300" simplePos="0" relativeHeight="251746304" behindDoc="1" locked="0" layoutInCell="1" allowOverlap="1" wp14:anchorId="384F36C5" wp14:editId="4F98E8B5">
                <wp:simplePos x="0" y="0"/>
                <wp:positionH relativeFrom="margin">
                  <wp:align>right</wp:align>
                </wp:positionH>
                <wp:positionV relativeFrom="paragraph">
                  <wp:posOffset>308610</wp:posOffset>
                </wp:positionV>
                <wp:extent cx="1881963" cy="287079"/>
                <wp:effectExtent l="0" t="0" r="4445" b="0"/>
                <wp:wrapNone/>
                <wp:docPr id="39" name="Cuadro de texto 39"/>
                <wp:cNvGraphicFramePr/>
                <a:graphic xmlns:a="http://schemas.openxmlformats.org/drawingml/2006/main">
                  <a:graphicData uri="http://schemas.microsoft.com/office/word/2010/wordprocessingShape">
                    <wps:wsp>
                      <wps:cNvSpPr txBox="1"/>
                      <wps:spPr>
                        <a:xfrm>
                          <a:off x="0" y="0"/>
                          <a:ext cx="1881963" cy="287079"/>
                        </a:xfrm>
                        <a:prstGeom prst="rect">
                          <a:avLst/>
                        </a:prstGeom>
                        <a:solidFill>
                          <a:schemeClr val="lt1"/>
                        </a:solidFill>
                        <a:ln w="6350">
                          <a:noFill/>
                        </a:ln>
                      </wps:spPr>
                      <wps:txbx>
                        <w:txbxContent>
                          <w:p w14:paraId="3F29078D" w14:textId="6DF0460A" w:rsidR="007D13AF" w:rsidRPr="00B53404" w:rsidRDefault="007D13AF" w:rsidP="00DC56AF">
                            <w:pPr>
                              <w:spacing w:line="240" w:lineRule="auto"/>
                              <w:ind w:firstLine="0"/>
                              <w:jc w:val="center"/>
                              <w:rPr>
                                <w:b/>
                                <w:bCs/>
                              </w:rPr>
                            </w:pPr>
                            <w:r>
                              <w:rPr>
                                <w:b/>
                                <w:bCs/>
                                <w:lang w:eastAsia="es-ES"/>
                              </w:rPr>
                              <w:t>check_pinning_library.py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F36C5" id="Cuadro de texto 39" o:spid="_x0000_s1109" type="#_x0000_t202" style="position:absolute;left:0;text-align:left;margin-left:97pt;margin-top:24.3pt;width:148.2pt;height:22.6pt;z-index:-2515701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" fillcolor="white [3201]" stroked="f" strokeweight=".5pt">
                <v:textbox>
                  <w:txbxContent>
                    <w:p w14:paraId="3F29078D" w14:textId="6DF0460A" w:rsidR="007D13AF" w:rsidRPr="00B53404" w:rsidRDefault="007D13AF" w:rsidP="00DC56AF">
                      <w:pPr>
                        <w:spacing w:line="240" w:lineRule="auto"/>
                        <w:ind w:firstLine="0"/>
                        <w:jc w:val="center"/>
                        <w:rPr>
                          <w:b/>
                          <w:bCs/>
                        </w:rPr>
                      </w:pPr>
                      <w:r>
                        <w:rPr>
                          <w:b/>
                          <w:bCs/>
                          <w:lang w:eastAsia="es-ES"/>
                        </w:rPr>
                        <w:t>check_pinning_library.py</w:t>
                      </w:r>
                    </w:p>
                  </w:txbxContent>
                </v:textbox>
                <w10:wrap anchorx="margin"/>
              </v:shape>
            </w:pict>
          </mc:Fallback>
        </mc:AlternateContent>
      </w:r>
      <w:r w:rsidR="004066FB">
        <w:rPr>
          <w:noProof/>
          <w:lang w:eastAsia="es-ES"/>
        </w:rPr>
        <mc:AlternateContent>
          <mc:Choice Requires="wps">
            <w:drawing>
              <wp:anchor distT="0" distB="0" distL="114300" distR="114300" simplePos="0" relativeHeight="251737088" behindDoc="1" locked="0" layoutInCell="1" allowOverlap="1" wp14:anchorId="762E6125" wp14:editId="57830678">
                <wp:simplePos x="0" y="0"/>
                <wp:positionH relativeFrom="margin">
                  <wp:posOffset>190500</wp:posOffset>
                </wp:positionH>
                <wp:positionV relativeFrom="paragraph">
                  <wp:posOffset>298450</wp:posOffset>
                </wp:positionV>
                <wp:extent cx="1881963" cy="287079"/>
                <wp:effectExtent l="0" t="0" r="4445" b="0"/>
                <wp:wrapNone/>
                <wp:docPr id="15" name="Cuadro de texto 15"/>
                <wp:cNvGraphicFramePr/>
                <a:graphic xmlns:a="http://schemas.openxmlformats.org/drawingml/2006/main">
                  <a:graphicData uri="http://schemas.microsoft.com/office/word/2010/wordprocessingShape">
                    <wps:wsp>
                      <wps:cNvSpPr txBox="1"/>
                      <wps:spPr>
                        <a:xfrm>
                          <a:off x="0" y="0"/>
                          <a:ext cx="1881963" cy="287079"/>
                        </a:xfrm>
                        <a:prstGeom prst="rect">
                          <a:avLst/>
                        </a:prstGeom>
                        <a:solidFill>
                          <a:schemeClr val="lt1"/>
                        </a:solidFill>
                        <a:ln w="6350">
                          <a:noFill/>
                        </a:ln>
                      </wps:spPr>
                      <wps:txbx>
                        <w:txbxContent>
                          <w:p w14:paraId="5728467C" w14:textId="1B3DD2D8" w:rsidR="007D13AF" w:rsidRPr="00B53404" w:rsidRDefault="007D13AF" w:rsidP="0048444F">
                            <w:pPr>
                              <w:spacing w:line="240" w:lineRule="auto"/>
                              <w:ind w:firstLine="0"/>
                              <w:jc w:val="center"/>
                              <w:rPr>
                                <w:b/>
                                <w:bCs/>
                              </w:rPr>
                            </w:pPr>
                            <w:r w:rsidRPr="00B53404">
                              <w:rPr>
                                <w:b/>
                                <w:bCs/>
                                <w:lang w:eastAsia="es-ES"/>
                              </w:rPr>
                              <w:t>find_libraries_pinning.sh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2E6125" id="Cuadro de texto 15" o:spid="_x0000_s1110" type="#_x0000_t202" style="position:absolute;left:0;text-align:left;margin-left:15pt;margin-top:23.5pt;width:148.2pt;height:22.6pt;z-index:-251579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" fillcolor="white [3201]" stroked="f" strokeweight=".5pt">
                <v:textbox>
                  <w:txbxContent>
                    <w:p w14:paraId="5728467C" w14:textId="1B3DD2D8" w:rsidR="007D13AF" w:rsidRPr="00B53404" w:rsidRDefault="007D13AF" w:rsidP="0048444F">
                      <w:pPr>
                        <w:spacing w:line="240" w:lineRule="auto"/>
                        <w:ind w:firstLine="0"/>
                        <w:jc w:val="center"/>
                        <w:rPr>
                          <w:b/>
                          <w:bCs/>
                        </w:rPr>
                      </w:pPr>
                      <w:r w:rsidRPr="00B53404">
                        <w:rPr>
                          <w:b/>
                          <w:bCs/>
                          <w:lang w:eastAsia="es-ES"/>
                        </w:rPr>
                        <w:t>find_libraries_pinning.sh</w:t>
                      </w:r>
                    </w:p>
                  </w:txbxContent>
                </v:textbox>
                <w10:wrap anchorx="margin"/>
              </v:shape>
            </w:pict>
          </mc:Fallback>
        </mc:AlternateContent>
      </w:r>
    </w:p>
    <w:p w14:paraId="013A32A2" w14:textId="4D8126F3" w:rsidR="0048444F" w:rsidRDefault="003013AB">
      <w:pPr>
        <w:rPr>
          <w:lang w:eastAsia="es-ES"/>
        </w:rPr>
      </w:pPr>
      <w:r>
        <w:rPr>
          <w:noProof/>
          <w:lang w:eastAsia="es-ES"/>
        </w:rPr>
        <mc:AlternateContent>
          <mc:Choice Requires="wps">
            <w:drawing>
              <wp:anchor distT="0" distB="0" distL="114300" distR="114300" simplePos="0" relativeHeight="251960320" behindDoc="0" locked="0" layoutInCell="1" allowOverlap="1" wp14:anchorId="522240D5" wp14:editId="586FE6FC">
                <wp:simplePos x="0" y="0"/>
                <wp:positionH relativeFrom="column">
                  <wp:posOffset>4572000</wp:posOffset>
                </wp:positionH>
                <wp:positionV relativeFrom="paragraph">
                  <wp:posOffset>236855</wp:posOffset>
                </wp:positionV>
                <wp:extent cx="0" cy="295275"/>
                <wp:effectExtent l="95250" t="0" r="57150" b="47625"/>
                <wp:wrapNone/>
                <wp:docPr id="165" name="Conector recto de flecha 165"/>
                <wp:cNvGraphicFramePr/>
                <a:graphic xmlns:a="http://schemas.openxmlformats.org/drawingml/2006/main">
                  <a:graphicData uri="http://schemas.microsoft.com/office/word/2010/wordprocessingShape">
                    <wps:wsp>
                      <wps:cNvCnPr/>
                      <wps:spPr>
                        <a:xfrm>
                          <a:off x="0" y="0"/>
                          <a:ext cx="0" cy="295275"/>
                        </a:xfrm>
                        <a:prstGeom prst="straightConnector1">
                          <a:avLst/>
                        </a:prstGeom>
                        <a:ln w="38100">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28FDB3" id="Conector recto de flecha 165" o:spid="_x0000_s1026" type="#_x0000_t32" style="position:absolute;margin-left:5in;margin-top:18.65pt;width:0;height:23.25pt;z-index:251960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" strokecolor="#44546a [3215]" strokeweight="3pt">
                <v:stroke endarrow="block" joinstyle="miter"/>
              </v:shape>
            </w:pict>
          </mc:Fallback>
        </mc:AlternateContent>
      </w:r>
      <w:r w:rsidR="004066FB">
        <w:rPr>
          <w:noProof/>
          <w:lang w:eastAsia="es-ES"/>
        </w:rPr>
        <mc:AlternateContent>
          <mc:Choice Requires="wps">
            <w:drawing>
              <wp:anchor distT="0" distB="0" distL="114300" distR="114300" simplePos="0" relativeHeight="251958272" behindDoc="0" locked="0" layoutInCell="1" allowOverlap="1" wp14:anchorId="6DAA92EF" wp14:editId="798D7CB6">
                <wp:simplePos x="0" y="0"/>
                <wp:positionH relativeFrom="column">
                  <wp:posOffset>1005840</wp:posOffset>
                </wp:positionH>
                <wp:positionV relativeFrom="paragraph">
                  <wp:posOffset>186055</wp:posOffset>
                </wp:positionV>
                <wp:extent cx="0" cy="295275"/>
                <wp:effectExtent l="95250" t="0" r="57150" b="47625"/>
                <wp:wrapNone/>
                <wp:docPr id="146" name="Conector recto de flecha 146"/>
                <wp:cNvGraphicFramePr/>
                <a:graphic xmlns:a="http://schemas.openxmlformats.org/drawingml/2006/main">
                  <a:graphicData uri="http://schemas.microsoft.com/office/word/2010/wordprocessingShape">
                    <wps:wsp>
                      <wps:cNvCnPr/>
                      <wps:spPr>
                        <a:xfrm>
                          <a:off x="0" y="0"/>
                          <a:ext cx="0" cy="295275"/>
                        </a:xfrm>
                        <a:prstGeom prst="straightConnector1">
                          <a:avLst/>
                        </a:prstGeom>
                        <a:ln w="38100">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4997E9" id="Conector recto de flecha 146" o:spid="_x0000_s1026" type="#_x0000_t32" style="position:absolute;margin-left:79.2pt;margin-top:14.65pt;width:0;height:23.25pt;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" strokecolor="#44546a [3215]" strokeweight="3pt">
                <v:stroke endarrow="block" joinstyle="miter"/>
              </v:shape>
            </w:pict>
          </mc:Fallback>
        </mc:AlternateContent>
      </w:r>
    </w:p>
    <w:p w14:paraId="4071AAB4" w14:textId="0A784C15" w:rsidR="00324E71" w:rsidRDefault="00943E3F">
      <w:pPr>
        <w:rPr>
          <w:lang w:eastAsia="es-ES"/>
        </w:rPr>
      </w:pPr>
      <w:r>
        <w:rPr>
          <w:noProof/>
          <w:lang w:eastAsia="es-ES"/>
        </w:rPr>
        <mc:AlternateContent>
          <mc:Choice Requires="wps">
            <w:drawing>
              <wp:anchor distT="0" distB="0" distL="114300" distR="114300" simplePos="0" relativeHeight="251965440" behindDoc="0" locked="0" layoutInCell="1" allowOverlap="1" wp14:anchorId="10440187" wp14:editId="07E4D3DA">
                <wp:simplePos x="0" y="0"/>
                <wp:positionH relativeFrom="column">
                  <wp:posOffset>358140</wp:posOffset>
                </wp:positionH>
                <wp:positionV relativeFrom="paragraph">
                  <wp:posOffset>253365</wp:posOffset>
                </wp:positionV>
                <wp:extent cx="276225" cy="276225"/>
                <wp:effectExtent l="0" t="0" r="28575" b="28575"/>
                <wp:wrapNone/>
                <wp:docPr id="180" name="Rectángulo: esquinas redondeadas 180"/>
                <wp:cNvGraphicFramePr/>
                <a:graphic xmlns:a="http://schemas.openxmlformats.org/drawingml/2006/main">
                  <a:graphicData uri="http://schemas.microsoft.com/office/word/2010/wordprocessingShape">
                    <wps:wsp>
                      <wps:cNvSpPr/>
                      <wps:spPr>
                        <a:xfrm>
                          <a:off x="0" y="0"/>
                          <a:ext cx="276225" cy="276225"/>
                        </a:xfrm>
                        <a:prstGeom prst="roundRect">
                          <a:avLst/>
                        </a:prstGeom>
                        <a:solidFill>
                          <a:schemeClr val="tx2">
                            <a:lumMod val="50000"/>
                          </a:schemeClr>
                        </a:solidFill>
                        <a:ln w="19050">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D02880" w14:textId="3072BFB0" w:rsidR="007D13AF" w:rsidRPr="00B31B31" w:rsidRDefault="007D13AF" w:rsidP="008B1826">
                            <w:pPr>
                              <w:ind w:firstLine="0"/>
                              <w:jc w:val="center"/>
                              <w:rPr>
                                <w:sz w:val="16"/>
                                <w:szCs w:val="16"/>
                              </w:rPr>
                            </w:pPr>
                            <w:r>
                              <w:rPr>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440187" id="Rectángulo: esquinas redondeadas 180" o:spid="_x0000_s1111" style="position:absolute;left:0;text-align:left;margin-left:28.2pt;margin-top:19.95pt;width:21.75pt;height:21.75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" fillcolor="#212934 [1615]" strokecolor="#44546a [3215]" strokeweight="1.5pt">
                <v:stroke joinstyle="miter"/>
                <v:textbox>
                  <w:txbxContent>
                    <w:p w14:paraId="0ED02880" w14:textId="3072BFB0" w:rsidR="007D13AF" w:rsidRPr="00B31B31" w:rsidRDefault="007D13AF" w:rsidP="008B1826">
                      <w:pPr>
                        <w:ind w:firstLine="0"/>
                        <w:jc w:val="center"/>
                        <w:rPr>
                          <w:sz w:val="16"/>
                          <w:szCs w:val="16"/>
                        </w:rPr>
                      </w:pPr>
                      <w:r>
                        <w:rPr>
                          <w:sz w:val="20"/>
                          <w:szCs w:val="20"/>
                        </w:rPr>
                        <w:t>3</w:t>
                      </w:r>
                    </w:p>
                  </w:txbxContent>
                </v:textbox>
              </v:roundrect>
            </w:pict>
          </mc:Fallback>
        </mc:AlternateContent>
      </w:r>
      <w:r w:rsidR="008B1826">
        <w:rPr>
          <w:noProof/>
          <w:lang w:eastAsia="es-ES"/>
        </w:rPr>
        <mc:AlternateContent>
          <mc:Choice Requires="wps">
            <w:drawing>
              <wp:anchor distT="0" distB="0" distL="114300" distR="114300" simplePos="0" relativeHeight="251969536" behindDoc="0" locked="0" layoutInCell="1" allowOverlap="1" wp14:anchorId="0CE698E5" wp14:editId="7695C70F">
                <wp:simplePos x="0" y="0"/>
                <wp:positionH relativeFrom="column">
                  <wp:posOffset>4958715</wp:posOffset>
                </wp:positionH>
                <wp:positionV relativeFrom="paragraph">
                  <wp:posOffset>291465</wp:posOffset>
                </wp:positionV>
                <wp:extent cx="295275" cy="285750"/>
                <wp:effectExtent l="0" t="0" r="28575" b="19050"/>
                <wp:wrapNone/>
                <wp:docPr id="205" name="Rectángulo: esquinas redondeadas 205"/>
                <wp:cNvGraphicFramePr/>
                <a:graphic xmlns:a="http://schemas.openxmlformats.org/drawingml/2006/main">
                  <a:graphicData uri="http://schemas.microsoft.com/office/word/2010/wordprocessingShape">
                    <wps:wsp>
                      <wps:cNvSpPr/>
                      <wps:spPr>
                        <a:xfrm>
                          <a:off x="0" y="0"/>
                          <a:ext cx="295275" cy="285750"/>
                        </a:xfrm>
                        <a:prstGeom prst="roundRect">
                          <a:avLst/>
                        </a:prstGeom>
                        <a:solidFill>
                          <a:schemeClr val="tx2">
                            <a:lumMod val="50000"/>
                          </a:schemeClr>
                        </a:solidFill>
                        <a:ln w="19050">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41F69C" w14:textId="7C428ABF" w:rsidR="007D13AF" w:rsidRPr="00B31B31" w:rsidRDefault="007D13AF" w:rsidP="008B1826">
                            <w:pPr>
                              <w:ind w:firstLine="0"/>
                              <w:jc w:val="center"/>
                              <w:rPr>
                                <w:sz w:val="16"/>
                                <w:szCs w:val="16"/>
                              </w:rPr>
                            </w:pPr>
                            <w:r>
                              <w:rPr>
                                <w:sz w:val="2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E698E5" id="Rectángulo: esquinas redondeadas 205" o:spid="_x0000_s1112" style="position:absolute;left:0;text-align:left;margin-left:390.45pt;margin-top:22.95pt;width:23.25pt;height:22.5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" fillcolor="#212934 [1615]" strokecolor="#44546a [3215]" strokeweight="1.5pt">
                <v:stroke joinstyle="miter"/>
                <v:textbox>
                  <w:txbxContent>
                    <w:p w14:paraId="4541F69C" w14:textId="7C428ABF" w:rsidR="007D13AF" w:rsidRPr="00B31B31" w:rsidRDefault="007D13AF" w:rsidP="008B1826">
                      <w:pPr>
                        <w:ind w:firstLine="0"/>
                        <w:jc w:val="center"/>
                        <w:rPr>
                          <w:sz w:val="16"/>
                          <w:szCs w:val="16"/>
                        </w:rPr>
                      </w:pPr>
                      <w:r>
                        <w:rPr>
                          <w:sz w:val="20"/>
                          <w:szCs w:val="20"/>
                        </w:rPr>
                        <w:t>5</w:t>
                      </w:r>
                    </w:p>
                  </w:txbxContent>
                </v:textbox>
              </v:roundrect>
            </w:pict>
          </mc:Fallback>
        </mc:AlternateContent>
      </w:r>
      <w:r w:rsidR="004066FB" w:rsidRPr="001703A6">
        <w:rPr>
          <w:noProof/>
        </w:rPr>
        <w:drawing>
          <wp:anchor distT="0" distB="0" distL="114300" distR="114300" simplePos="0" relativeHeight="251752448" behindDoc="1" locked="0" layoutInCell="1" allowOverlap="1" wp14:anchorId="43C828AC" wp14:editId="5F04E557">
            <wp:simplePos x="0" y="0"/>
            <wp:positionH relativeFrom="column">
              <wp:posOffset>720090</wp:posOffset>
            </wp:positionH>
            <wp:positionV relativeFrom="paragraph">
              <wp:posOffset>205740</wp:posOffset>
            </wp:positionV>
            <wp:extent cx="616585" cy="676275"/>
            <wp:effectExtent l="0" t="0" r="0" b="0"/>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l="15757" t="10941" r="14920" b="18686"/>
                    <a:stretch/>
                  </pic:blipFill>
                  <pic:spPr bwMode="auto">
                    <a:xfrm>
                      <a:off x="0" y="0"/>
                      <a:ext cx="616585" cy="676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66FB">
        <w:rPr>
          <w:noProof/>
        </w:rPr>
        <w:drawing>
          <wp:anchor distT="0" distB="0" distL="114300" distR="114300" simplePos="0" relativeHeight="251753472" behindDoc="1" locked="0" layoutInCell="1" allowOverlap="1" wp14:anchorId="2AC69760" wp14:editId="718958E1">
            <wp:simplePos x="0" y="0"/>
            <wp:positionH relativeFrom="margin">
              <wp:posOffset>4301490</wp:posOffset>
            </wp:positionH>
            <wp:positionV relativeFrom="paragraph">
              <wp:posOffset>234315</wp:posOffset>
            </wp:positionV>
            <wp:extent cx="638175" cy="638175"/>
            <wp:effectExtent l="0" t="0" r="0" b="9525"/>
            <wp:wrapNone/>
            <wp:docPr id="57" name="Imagen 57" descr="CSV File Icon Outline - Icon Shop - Download free icons f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SV File Icon Outline - Icon Shop - Download free icons for ..."/>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38175" cy="638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7DA2AE" w14:textId="120FFD62" w:rsidR="00324E71" w:rsidRDefault="00324E71">
      <w:pPr>
        <w:rPr>
          <w:lang w:eastAsia="es-ES"/>
        </w:rPr>
      </w:pPr>
    </w:p>
    <w:p w14:paraId="08C7C87B" w14:textId="1AF3EBEE" w:rsidR="00324E71" w:rsidRDefault="00324E71">
      <w:pPr>
        <w:rPr>
          <w:lang w:eastAsia="es-ES"/>
        </w:rPr>
      </w:pPr>
    </w:p>
    <w:p w14:paraId="62F5819F" w14:textId="0CD560C9" w:rsidR="008B165D" w:rsidRDefault="000A3AC2">
      <w:pPr>
        <w:rPr>
          <w:ins w:id="2214" w:author="Andrea del Nido García" w:date="2020-05-11T11:52:00Z"/>
          <w:lang w:eastAsia="es-ES"/>
        </w:rPr>
      </w:pPr>
      <w:r>
        <w:rPr>
          <w:noProof/>
        </w:rPr>
        <mc:AlternateContent>
          <mc:Choice Requires="wps">
            <w:drawing>
              <wp:anchor distT="0" distB="0" distL="114300" distR="114300" simplePos="0" relativeHeight="251756544" behindDoc="1" locked="0" layoutInCell="1" allowOverlap="1" wp14:anchorId="2BE9DDCF" wp14:editId="42905BA6">
                <wp:simplePos x="0" y="0"/>
                <wp:positionH relativeFrom="margin">
                  <wp:align>center</wp:align>
                </wp:positionH>
                <wp:positionV relativeFrom="paragraph">
                  <wp:posOffset>106045</wp:posOffset>
                </wp:positionV>
                <wp:extent cx="3040911" cy="635"/>
                <wp:effectExtent l="0" t="0" r="7620" b="6985"/>
                <wp:wrapNone/>
                <wp:docPr id="68" name="Cuadro de texto 68"/>
                <wp:cNvGraphicFramePr/>
                <a:graphic xmlns:a="http://schemas.openxmlformats.org/drawingml/2006/main">
                  <a:graphicData uri="http://schemas.microsoft.com/office/word/2010/wordprocessingShape">
                    <wps:wsp>
                      <wps:cNvSpPr txBox="1"/>
                      <wps:spPr>
                        <a:xfrm>
                          <a:off x="0" y="0"/>
                          <a:ext cx="3040911" cy="635"/>
                        </a:xfrm>
                        <a:prstGeom prst="rect">
                          <a:avLst/>
                        </a:prstGeom>
                        <a:solidFill>
                          <a:prstClr val="white"/>
                        </a:solidFill>
                        <a:ln>
                          <a:noFill/>
                        </a:ln>
                      </wps:spPr>
                      <wps:txbx>
                        <w:txbxContent>
                          <w:p w14:paraId="6511AE8A" w14:textId="7E3D3FDB" w:rsidR="007D13AF" w:rsidRPr="000841A2" w:rsidRDefault="007D13AF" w:rsidP="00D20C01">
                            <w:pPr>
                              <w:pStyle w:val="Descripcin"/>
                              <w:rPr>
                                <w:rFonts w:ascii="Arial" w:hAnsi="Arial"/>
                                <w:noProof/>
                              </w:rPr>
                            </w:pPr>
                            <w:bookmarkStart w:id="2215" w:name="_Toc40179347"/>
                            <w:r>
                              <w:t xml:space="preserve">Figura </w:t>
                            </w:r>
                            <w:ins w:id="2216" w:author="Andrea del Nido García" w:date="2020-05-12T16:45:00Z">
                              <w:r>
                                <w:fldChar w:fldCharType="begin"/>
                              </w:r>
                              <w:r>
                                <w:instrText xml:space="preserve"> STYLEREF 1 \s </w:instrText>
                              </w:r>
                            </w:ins>
                            <w:r>
                              <w:fldChar w:fldCharType="separate"/>
                            </w:r>
                            <w:r>
                              <w:rPr>
                                <w:noProof/>
                              </w:rPr>
                              <w:t>3</w:t>
                            </w:r>
                            <w:ins w:id="2217" w:author="Andrea del Nido García" w:date="2020-05-12T16:45:00Z">
                              <w:r>
                                <w:fldChar w:fldCharType="end"/>
                              </w:r>
                              <w:r>
                                <w:t>.</w:t>
                              </w:r>
                              <w:r>
                                <w:fldChar w:fldCharType="begin"/>
                              </w:r>
                              <w:r>
                                <w:instrText xml:space="preserve"> SEQ Figura \* ARABIC \s 1 </w:instrText>
                              </w:r>
                            </w:ins>
                            <w:r>
                              <w:fldChar w:fldCharType="separate"/>
                            </w:r>
                            <w:ins w:id="2218" w:author="Andrea del Nido García" w:date="2020-05-12T16:45:00Z">
                              <w:r>
                                <w:rPr>
                                  <w:noProof/>
                                </w:rPr>
                                <w:t>2</w:t>
                              </w:r>
                              <w:r>
                                <w:fldChar w:fldCharType="end"/>
                              </w:r>
                            </w:ins>
                            <w:del w:id="2219" w:author="Andrea del Nido García" w:date="2020-05-11T20:38:00Z">
                              <w:r w:rsidDel="00EF6854">
                                <w:fldChar w:fldCharType="begin"/>
                              </w:r>
                              <w:r w:rsidDel="00EF6854">
                                <w:delInstrText xml:space="preserve"> STYLEREF 1 \s </w:delInstrText>
                              </w:r>
                              <w:r w:rsidDel="00EF6854">
                                <w:fldChar w:fldCharType="separate"/>
                              </w:r>
                              <w:r w:rsidDel="00EF6854">
                                <w:rPr>
                                  <w:noProof/>
                                </w:rPr>
                                <w:delText>3</w:delText>
                              </w:r>
                              <w:r w:rsidDel="00EF6854">
                                <w:rPr>
                                  <w:noProof/>
                                </w:rPr>
                                <w:fldChar w:fldCharType="end"/>
                              </w:r>
                              <w:r w:rsidDel="00EF6854">
                                <w:delText>.</w:delText>
                              </w:r>
                              <w:r w:rsidDel="00EF6854">
                                <w:fldChar w:fldCharType="begin"/>
                              </w:r>
                              <w:r w:rsidDel="00EF6854">
                                <w:delInstrText xml:space="preserve"> SEQ Figura \* ARABIC \s 1 </w:delInstrText>
                              </w:r>
                              <w:r w:rsidDel="00EF6854">
                                <w:fldChar w:fldCharType="separate"/>
                              </w:r>
                              <w:r w:rsidDel="00EF6854">
                                <w:rPr>
                                  <w:noProof/>
                                </w:rPr>
                                <w:delText>2</w:delText>
                              </w:r>
                              <w:r w:rsidDel="00EF6854">
                                <w:rPr>
                                  <w:noProof/>
                                </w:rPr>
                                <w:fldChar w:fldCharType="end"/>
                              </w:r>
                            </w:del>
                            <w:r w:rsidRPr="005A3C40">
                              <w:t xml:space="preserve">. Esquema del sistema de búsqueda de bibliotecas con </w:t>
                            </w:r>
                            <w:proofErr w:type="spellStart"/>
                            <w:r w:rsidRPr="005A3C40">
                              <w:t>certificate</w:t>
                            </w:r>
                            <w:proofErr w:type="spellEnd"/>
                            <w:r w:rsidRPr="005A3C40">
                              <w:t xml:space="preserve"> </w:t>
                            </w:r>
                            <w:proofErr w:type="spellStart"/>
                            <w:r w:rsidRPr="005A3C40">
                              <w:t>pinning</w:t>
                            </w:r>
                            <w:bookmarkEnd w:id="221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E9DDCF" id="Cuadro de texto 68" o:spid="_x0000_s1113" type="#_x0000_t202" style="position:absolute;left:0;text-align:left;margin-left:0;margin-top:8.35pt;width:239.45pt;height:.05pt;z-index:-2515599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" stroked="f">
                <v:textbox style="mso-fit-shape-to-text:t" inset="0,0,0,0">
                  <w:txbxContent>
                    <w:p w14:paraId="6511AE8A" w14:textId="7E3D3FDB" w:rsidR="007D13AF" w:rsidRPr="000841A2" w:rsidRDefault="007D13AF" w:rsidP="00D20C01">
                      <w:pPr>
                        <w:pStyle w:val="Descripcin"/>
                        <w:rPr>
                          <w:rFonts w:ascii="Arial" w:hAnsi="Arial"/>
                          <w:noProof/>
                        </w:rPr>
                      </w:pPr>
                      <w:bookmarkStart w:id="2220" w:name="_Toc40179347"/>
                      <w:r>
                        <w:t xml:space="preserve">Figura </w:t>
                      </w:r>
                      <w:ins w:id="2221" w:author="Andrea del Nido García" w:date="2020-05-12T16:45:00Z">
                        <w:r>
                          <w:fldChar w:fldCharType="begin"/>
                        </w:r>
                        <w:r>
                          <w:instrText xml:space="preserve"> STYLEREF 1 \s </w:instrText>
                        </w:r>
                      </w:ins>
                      <w:r>
                        <w:fldChar w:fldCharType="separate"/>
                      </w:r>
                      <w:r>
                        <w:rPr>
                          <w:noProof/>
                        </w:rPr>
                        <w:t>3</w:t>
                      </w:r>
                      <w:ins w:id="2222" w:author="Andrea del Nido García" w:date="2020-05-12T16:45:00Z">
                        <w:r>
                          <w:fldChar w:fldCharType="end"/>
                        </w:r>
                        <w:r>
                          <w:t>.</w:t>
                        </w:r>
                        <w:r>
                          <w:fldChar w:fldCharType="begin"/>
                        </w:r>
                        <w:r>
                          <w:instrText xml:space="preserve"> SEQ Figura \* ARABIC \s 1 </w:instrText>
                        </w:r>
                      </w:ins>
                      <w:r>
                        <w:fldChar w:fldCharType="separate"/>
                      </w:r>
                      <w:ins w:id="2223" w:author="Andrea del Nido García" w:date="2020-05-12T16:45:00Z">
                        <w:r>
                          <w:rPr>
                            <w:noProof/>
                          </w:rPr>
                          <w:t>2</w:t>
                        </w:r>
                        <w:r>
                          <w:fldChar w:fldCharType="end"/>
                        </w:r>
                      </w:ins>
                      <w:del w:id="2224" w:author="Andrea del Nido García" w:date="2020-05-11T20:38:00Z">
                        <w:r w:rsidDel="00EF6854">
                          <w:fldChar w:fldCharType="begin"/>
                        </w:r>
                        <w:r w:rsidDel="00EF6854">
                          <w:delInstrText xml:space="preserve"> STYLEREF 1 \s </w:delInstrText>
                        </w:r>
                        <w:r w:rsidDel="00EF6854">
                          <w:fldChar w:fldCharType="separate"/>
                        </w:r>
                        <w:r w:rsidDel="00EF6854">
                          <w:rPr>
                            <w:noProof/>
                          </w:rPr>
                          <w:delText>3</w:delText>
                        </w:r>
                        <w:r w:rsidDel="00EF6854">
                          <w:rPr>
                            <w:noProof/>
                          </w:rPr>
                          <w:fldChar w:fldCharType="end"/>
                        </w:r>
                        <w:r w:rsidDel="00EF6854">
                          <w:delText>.</w:delText>
                        </w:r>
                        <w:r w:rsidDel="00EF6854">
                          <w:fldChar w:fldCharType="begin"/>
                        </w:r>
                        <w:r w:rsidDel="00EF6854">
                          <w:delInstrText xml:space="preserve"> SEQ Figura \* ARABIC \s 1 </w:delInstrText>
                        </w:r>
                        <w:r w:rsidDel="00EF6854">
                          <w:fldChar w:fldCharType="separate"/>
                        </w:r>
                        <w:r w:rsidDel="00EF6854">
                          <w:rPr>
                            <w:noProof/>
                          </w:rPr>
                          <w:delText>2</w:delText>
                        </w:r>
                        <w:r w:rsidDel="00EF6854">
                          <w:rPr>
                            <w:noProof/>
                          </w:rPr>
                          <w:fldChar w:fldCharType="end"/>
                        </w:r>
                      </w:del>
                      <w:r w:rsidRPr="005A3C40">
                        <w:t xml:space="preserve">. Esquema del sistema de búsqueda de bibliotecas con </w:t>
                      </w:r>
                      <w:proofErr w:type="spellStart"/>
                      <w:r w:rsidRPr="005A3C40">
                        <w:t>certificate</w:t>
                      </w:r>
                      <w:proofErr w:type="spellEnd"/>
                      <w:r w:rsidRPr="005A3C40">
                        <w:t xml:space="preserve"> </w:t>
                      </w:r>
                      <w:proofErr w:type="spellStart"/>
                      <w:r w:rsidRPr="005A3C40">
                        <w:t>pinning</w:t>
                      </w:r>
                      <w:bookmarkEnd w:id="2220"/>
                      <w:proofErr w:type="spellEnd"/>
                    </w:p>
                  </w:txbxContent>
                </v:textbox>
                <w10:wrap anchorx="margin"/>
              </v:shape>
            </w:pict>
          </mc:Fallback>
        </mc:AlternateContent>
      </w:r>
    </w:p>
    <w:p w14:paraId="65432F65" w14:textId="1B153D65" w:rsidR="00324E71" w:rsidRDefault="00324E71">
      <w:pPr>
        <w:rPr>
          <w:lang w:eastAsia="es-ES"/>
        </w:rPr>
      </w:pPr>
    </w:p>
    <w:p w14:paraId="5014F546" w14:textId="2F42EB78" w:rsidR="000A3AC2" w:rsidRDefault="000A3AC2">
      <w:pPr>
        <w:rPr>
          <w:lang w:eastAsia="es-ES"/>
        </w:rPr>
      </w:pPr>
    </w:p>
    <w:p w14:paraId="0A23D19F" w14:textId="42220C69" w:rsidR="00E84739" w:rsidRPr="00841667" w:rsidRDefault="00340DBF">
      <w:pPr>
        <w:pStyle w:val="Ttulo3"/>
        <w:jc w:val="both"/>
        <w:rPr>
          <w:lang w:val="es-ES" w:eastAsia="es-ES"/>
        </w:rPr>
        <w:pPrChange w:id="2225" w:author="Andrea del Nido García" w:date="2020-05-11T12:00:00Z">
          <w:pPr>
            <w:pStyle w:val="Ttulo3"/>
          </w:pPr>
        </w:pPrChange>
      </w:pPr>
      <w:bookmarkStart w:id="2226" w:name="_Toc40202083"/>
      <w:r>
        <w:rPr>
          <w:lang w:val="es-ES" w:eastAsia="es-ES"/>
        </w:rPr>
        <w:t>Requisitos</w:t>
      </w:r>
      <w:bookmarkEnd w:id="2226"/>
      <w:r>
        <w:rPr>
          <w:lang w:val="es-ES" w:eastAsia="es-ES"/>
        </w:rPr>
        <w:t xml:space="preserve"> </w:t>
      </w:r>
      <w:del w:id="2227" w:author="jm.delalamo@upm.es" w:date="2020-04-21T11:48:00Z">
        <w:r w:rsidDel="00F3107C">
          <w:rPr>
            <w:lang w:val="es-ES" w:eastAsia="es-ES"/>
          </w:rPr>
          <w:delText>del programa</w:delText>
        </w:r>
      </w:del>
    </w:p>
    <w:p w14:paraId="0A809779" w14:textId="10CE0433" w:rsidR="00AA5DB0" w:rsidRPr="00AA5DB0" w:rsidRDefault="00AA5DB0">
      <w:pPr>
        <w:rPr>
          <w:lang w:eastAsia="es-ES"/>
        </w:rPr>
      </w:pPr>
      <w:r>
        <w:rPr>
          <w:lang w:eastAsia="es-ES"/>
        </w:rPr>
        <w:t xml:space="preserve">Para comenzar, es requerimiento indispensable disponer de un sistema que disponga de terminal para poder ejecutar el programa. Por otro lado, como ya se mencionó, uno de los scripts del conjunto del programa está escrito en Python 3 por lo que será necesario disponer de dicho lenguaje de programación. Además, en el script de Python se utilizan dos importaciones de </w:t>
      </w:r>
      <w:r w:rsidR="001349A8">
        <w:rPr>
          <w:lang w:eastAsia="es-ES"/>
        </w:rPr>
        <w:t>módulos</w:t>
      </w:r>
      <w:r>
        <w:rPr>
          <w:lang w:eastAsia="es-ES"/>
        </w:rPr>
        <w:t xml:space="preserve">, uno de ellos es </w:t>
      </w:r>
      <w:r>
        <w:rPr>
          <w:i/>
          <w:iCs/>
          <w:lang w:eastAsia="es-ES"/>
        </w:rPr>
        <w:t>os</w:t>
      </w:r>
      <w:sdt>
        <w:sdtPr>
          <w:rPr>
            <w:i/>
            <w:iCs/>
            <w:lang w:eastAsia="es-ES"/>
          </w:rPr>
          <w:id w:val="56525523"/>
          <w:citation/>
        </w:sdtPr>
        <w:sdtContent>
          <w:r w:rsidR="001349A8">
            <w:rPr>
              <w:i/>
              <w:iCs/>
              <w:lang w:eastAsia="es-ES"/>
            </w:rPr>
            <w:fldChar w:fldCharType="begin"/>
          </w:r>
          <w:r w:rsidR="001349A8">
            <w:rPr>
              <w:lang w:eastAsia="es-ES"/>
            </w:rPr>
            <w:instrText xml:space="preserve"> CITATION Pyt20 \l 3082 </w:instrText>
          </w:r>
          <w:r w:rsidR="001349A8">
            <w:rPr>
              <w:i/>
              <w:iCs/>
              <w:lang w:eastAsia="es-ES"/>
            </w:rPr>
            <w:fldChar w:fldCharType="separate"/>
          </w:r>
          <w:r w:rsidR="004937E5">
            <w:rPr>
              <w:noProof/>
              <w:lang w:eastAsia="es-ES"/>
            </w:rPr>
            <w:t xml:space="preserve"> </w:t>
          </w:r>
          <w:r w:rsidR="004937E5" w:rsidRPr="004937E5">
            <w:rPr>
              <w:noProof/>
              <w:lang w:eastAsia="es-ES"/>
            </w:rPr>
            <w:t>[29]</w:t>
          </w:r>
          <w:r w:rsidR="001349A8">
            <w:rPr>
              <w:i/>
              <w:iCs/>
              <w:lang w:eastAsia="es-ES"/>
            </w:rPr>
            <w:fldChar w:fldCharType="end"/>
          </w:r>
        </w:sdtContent>
      </w:sdt>
      <w:r>
        <w:rPr>
          <w:lang w:eastAsia="es-ES"/>
        </w:rPr>
        <w:t xml:space="preserve"> y el otro es </w:t>
      </w:r>
      <w:proofErr w:type="spellStart"/>
      <w:r>
        <w:rPr>
          <w:i/>
          <w:iCs/>
          <w:lang w:eastAsia="es-ES"/>
        </w:rPr>
        <w:t>csv</w:t>
      </w:r>
      <w:proofErr w:type="spellEnd"/>
      <w:sdt>
        <w:sdtPr>
          <w:rPr>
            <w:i/>
            <w:iCs/>
            <w:lang w:eastAsia="es-ES"/>
          </w:rPr>
          <w:id w:val="-1118436895"/>
          <w:citation/>
        </w:sdtPr>
        <w:sdtContent>
          <w:r w:rsidR="00DE7001">
            <w:rPr>
              <w:i/>
              <w:iCs/>
              <w:lang w:eastAsia="es-ES"/>
            </w:rPr>
            <w:fldChar w:fldCharType="begin"/>
          </w:r>
          <w:r w:rsidR="00DE7001">
            <w:rPr>
              <w:lang w:eastAsia="es-ES"/>
            </w:rPr>
            <w:instrText xml:space="preserve"> CITATION Pyt201 \l 3082 </w:instrText>
          </w:r>
          <w:r w:rsidR="00DE7001">
            <w:rPr>
              <w:i/>
              <w:iCs/>
              <w:lang w:eastAsia="es-ES"/>
            </w:rPr>
            <w:fldChar w:fldCharType="separate"/>
          </w:r>
          <w:r w:rsidR="004937E5">
            <w:rPr>
              <w:noProof/>
              <w:lang w:eastAsia="es-ES"/>
            </w:rPr>
            <w:t xml:space="preserve"> </w:t>
          </w:r>
          <w:r w:rsidR="004937E5" w:rsidRPr="004937E5">
            <w:rPr>
              <w:noProof/>
              <w:lang w:eastAsia="es-ES"/>
            </w:rPr>
            <w:t>[30]</w:t>
          </w:r>
          <w:r w:rsidR="00DE7001">
            <w:rPr>
              <w:i/>
              <w:iCs/>
              <w:lang w:eastAsia="es-ES"/>
            </w:rPr>
            <w:fldChar w:fldCharType="end"/>
          </w:r>
        </w:sdtContent>
      </w:sdt>
      <w:r>
        <w:rPr>
          <w:lang w:eastAsia="es-ES"/>
        </w:rPr>
        <w:t>.</w:t>
      </w:r>
      <w:r w:rsidR="002D2847">
        <w:rPr>
          <w:lang w:eastAsia="es-ES"/>
        </w:rPr>
        <w:t xml:space="preserve"> Es necesario que estén disponibles estas librerías para poder ejecutar el programa de forma correcta.</w:t>
      </w:r>
    </w:p>
    <w:p w14:paraId="6D151236" w14:textId="103414DD" w:rsidR="00324E71" w:rsidRDefault="000C6E1C">
      <w:pPr>
        <w:rPr>
          <w:lang w:eastAsia="es-ES"/>
        </w:rPr>
      </w:pPr>
      <w:r>
        <w:rPr>
          <w:lang w:eastAsia="es-ES"/>
        </w:rPr>
        <w:lastRenderedPageBreak/>
        <w:t xml:space="preserve">Este programa, como ya se explicó en el anterior apartado, hace uso de la herramienta </w:t>
      </w:r>
      <w:proofErr w:type="spellStart"/>
      <w:r>
        <w:rPr>
          <w:lang w:eastAsia="es-ES"/>
        </w:rPr>
        <w:t>Apktool</w:t>
      </w:r>
      <w:proofErr w:type="spellEnd"/>
      <w:r>
        <w:rPr>
          <w:lang w:eastAsia="es-ES"/>
        </w:rPr>
        <w:t xml:space="preserve"> </w:t>
      </w:r>
      <w:sdt>
        <w:sdtPr>
          <w:rPr>
            <w:lang w:eastAsia="es-ES"/>
          </w:rPr>
          <w:id w:val="-1434042591"/>
          <w:citation/>
        </w:sdtPr>
        <w:sdtContent>
          <w:r>
            <w:rPr>
              <w:lang w:eastAsia="es-ES"/>
            </w:rPr>
            <w:fldChar w:fldCharType="begin"/>
          </w:r>
          <w:r>
            <w:rPr>
              <w:lang w:eastAsia="es-ES"/>
            </w:rPr>
            <w:instrText xml:space="preserve"> CITATION Apk20 \l 3082 </w:instrText>
          </w:r>
          <w:r>
            <w:rPr>
              <w:lang w:eastAsia="es-ES"/>
            </w:rPr>
            <w:fldChar w:fldCharType="separate"/>
          </w:r>
          <w:r w:rsidR="004937E5" w:rsidRPr="004937E5">
            <w:rPr>
              <w:noProof/>
              <w:lang w:eastAsia="es-ES"/>
            </w:rPr>
            <w:t>[15]</w:t>
          </w:r>
          <w:r>
            <w:rPr>
              <w:lang w:eastAsia="es-ES"/>
            </w:rPr>
            <w:fldChar w:fldCharType="end"/>
          </w:r>
        </w:sdtContent>
      </w:sdt>
      <w:r>
        <w:rPr>
          <w:lang w:eastAsia="es-ES"/>
        </w:rPr>
        <w:t xml:space="preserve">. Para que funcione correctamente la herramienta es necesario pasar como argumento un APK, por lo que es necesario disponer de algún APK antes de la ejecución del programa. </w:t>
      </w:r>
      <w:r w:rsidR="00480F94">
        <w:rPr>
          <w:lang w:eastAsia="es-ES"/>
        </w:rPr>
        <w:t>Además, es necesario que el APK esté guardado en un directorio con el nombre “</w:t>
      </w:r>
      <w:proofErr w:type="spellStart"/>
      <w:r w:rsidR="00480F94">
        <w:rPr>
          <w:lang w:eastAsia="es-ES"/>
        </w:rPr>
        <w:t>APKs</w:t>
      </w:r>
      <w:proofErr w:type="spellEnd"/>
      <w:r w:rsidR="00480F94">
        <w:rPr>
          <w:lang w:eastAsia="es-ES"/>
        </w:rPr>
        <w:t>” y que se localice en la misma ruta en la que se ubica el script del programa.</w:t>
      </w:r>
    </w:p>
    <w:p w14:paraId="6D69BD39" w14:textId="3862C823" w:rsidR="00035764" w:rsidRDefault="00AD7E87" w:rsidP="0051027A">
      <w:pPr>
        <w:rPr>
          <w:lang w:eastAsia="es-ES"/>
        </w:rPr>
      </w:pPr>
      <w:r w:rsidRPr="00CF498E">
        <w:rPr>
          <w:highlight w:val="yellow"/>
          <w:lang w:eastAsia="es-ES"/>
        </w:rPr>
        <w:t>Finalmente, el usuario debe saber que al ejecutar el programa se crearán varios directorios</w:t>
      </w:r>
      <w:r w:rsidR="00480F94" w:rsidRPr="00CF498E">
        <w:rPr>
          <w:highlight w:val="yellow"/>
          <w:lang w:eastAsia="es-ES"/>
        </w:rPr>
        <w:t xml:space="preserve">. Estos directorios se llaman, </w:t>
      </w:r>
      <w:r w:rsidR="000A52C2" w:rsidRPr="00CF498E">
        <w:rPr>
          <w:highlight w:val="yellow"/>
          <w:lang w:eastAsia="es-ES"/>
        </w:rPr>
        <w:t>“</w:t>
      </w:r>
      <w:proofErr w:type="spellStart"/>
      <w:r w:rsidR="00480F94" w:rsidRPr="00CF498E">
        <w:rPr>
          <w:highlight w:val="yellow"/>
          <w:lang w:eastAsia="es-ES"/>
        </w:rPr>
        <w:t>Resources</w:t>
      </w:r>
      <w:proofErr w:type="spellEnd"/>
      <w:r w:rsidR="000A52C2" w:rsidRPr="00CF498E">
        <w:rPr>
          <w:highlight w:val="yellow"/>
          <w:lang w:eastAsia="es-ES"/>
        </w:rPr>
        <w:t>” que contendrá otros tres directorios: “</w:t>
      </w:r>
      <w:proofErr w:type="spellStart"/>
      <w:r w:rsidR="000A52C2" w:rsidRPr="00CF498E">
        <w:rPr>
          <w:highlight w:val="yellow"/>
          <w:lang w:eastAsia="es-ES"/>
        </w:rPr>
        <w:t>Code</w:t>
      </w:r>
      <w:proofErr w:type="spellEnd"/>
      <w:r w:rsidR="000A52C2" w:rsidRPr="00CF498E">
        <w:rPr>
          <w:highlight w:val="yellow"/>
          <w:lang w:eastAsia="es-ES"/>
        </w:rPr>
        <w:t xml:space="preserve">”, que contendrá el resultado de la ejecución de </w:t>
      </w:r>
      <w:proofErr w:type="spellStart"/>
      <w:r w:rsidR="000A52C2" w:rsidRPr="00CF498E">
        <w:rPr>
          <w:highlight w:val="yellow"/>
          <w:lang w:eastAsia="es-ES"/>
        </w:rPr>
        <w:t>Apktool</w:t>
      </w:r>
      <w:proofErr w:type="spellEnd"/>
      <w:r w:rsidR="000A52C2" w:rsidRPr="00CF498E">
        <w:rPr>
          <w:highlight w:val="yellow"/>
          <w:lang w:eastAsia="es-ES"/>
        </w:rPr>
        <w:t xml:space="preserve">, es decir, el código de todos los </w:t>
      </w:r>
      <w:proofErr w:type="spellStart"/>
      <w:r w:rsidR="000A52C2" w:rsidRPr="00CF498E">
        <w:rPr>
          <w:highlight w:val="yellow"/>
          <w:lang w:eastAsia="es-ES"/>
        </w:rPr>
        <w:t>APKs</w:t>
      </w:r>
      <w:proofErr w:type="spellEnd"/>
      <w:r w:rsidR="000A52C2" w:rsidRPr="00CF498E">
        <w:rPr>
          <w:highlight w:val="yellow"/>
          <w:lang w:eastAsia="es-ES"/>
        </w:rPr>
        <w:t xml:space="preserve"> que se encuentren en el directorio “</w:t>
      </w:r>
      <w:proofErr w:type="spellStart"/>
      <w:r w:rsidR="000A52C2" w:rsidRPr="00CF498E">
        <w:rPr>
          <w:highlight w:val="yellow"/>
          <w:lang w:eastAsia="es-ES"/>
        </w:rPr>
        <w:t>APKs</w:t>
      </w:r>
      <w:proofErr w:type="spellEnd"/>
      <w:r w:rsidR="000A52C2" w:rsidRPr="00CF498E">
        <w:rPr>
          <w:highlight w:val="yellow"/>
          <w:lang w:eastAsia="es-ES"/>
        </w:rPr>
        <w:t>”</w:t>
      </w:r>
      <w:r w:rsidR="00FA40AD" w:rsidRPr="00CF498E">
        <w:rPr>
          <w:highlight w:val="yellow"/>
          <w:lang w:eastAsia="es-ES"/>
        </w:rPr>
        <w:t xml:space="preserve">. “Files”, en este directorio se almacenan directorios correspondientes a cada APK disponible, que a su vez tendrán los ficheros </w:t>
      </w:r>
      <w:proofErr w:type="spellStart"/>
      <w:r w:rsidR="00FA40AD" w:rsidRPr="00CF498E">
        <w:rPr>
          <w:highlight w:val="yellow"/>
          <w:lang w:eastAsia="es-ES"/>
        </w:rPr>
        <w:t>json</w:t>
      </w:r>
      <w:proofErr w:type="spellEnd"/>
      <w:r w:rsidR="00FA40AD" w:rsidRPr="00CF498E">
        <w:rPr>
          <w:highlight w:val="yellow"/>
          <w:lang w:eastAsia="es-ES"/>
        </w:rPr>
        <w:t xml:space="preserve"> con las librerías encontradas y un fichero CSV con la información recogida. Finalmente, habrá otro directorio llamado “Logs”, que almacenará los diferentes ficheros de log generados por la ejecución del programa.</w:t>
      </w:r>
    </w:p>
    <w:p w14:paraId="4C4B39F6" w14:textId="3D7259B5" w:rsidR="00E965D4" w:rsidRDefault="00E965D4">
      <w:pPr>
        <w:pStyle w:val="Ttulo3"/>
        <w:jc w:val="both"/>
        <w:rPr>
          <w:lang w:val="es-ES" w:eastAsia="es-ES"/>
        </w:rPr>
        <w:pPrChange w:id="2228" w:author="Andrea del Nido García" w:date="2020-05-11T12:00:00Z">
          <w:pPr>
            <w:pStyle w:val="Ttulo3"/>
          </w:pPr>
        </w:pPrChange>
      </w:pPr>
      <w:bookmarkStart w:id="2229" w:name="_Toc40202084"/>
      <w:r>
        <w:rPr>
          <w:lang w:val="es-ES" w:eastAsia="es-ES"/>
        </w:rPr>
        <w:t>Ejecución</w:t>
      </w:r>
      <w:bookmarkEnd w:id="2229"/>
      <w:del w:id="2230" w:author="jm.delalamo@upm.es" w:date="2020-04-21T11:48:00Z">
        <w:r w:rsidDel="00F3107C">
          <w:rPr>
            <w:lang w:val="es-ES" w:eastAsia="es-ES"/>
          </w:rPr>
          <w:delText xml:space="preserve"> del sistema de detección de bibliotecas</w:delText>
        </w:r>
      </w:del>
    </w:p>
    <w:p w14:paraId="3E40517A" w14:textId="4F0DA7BE" w:rsidR="00E965D4" w:rsidRDefault="00710C4E">
      <w:pPr>
        <w:rPr>
          <w:lang w:eastAsia="es-ES"/>
        </w:rPr>
      </w:pPr>
      <w:r>
        <w:rPr>
          <w:lang w:eastAsia="es-ES"/>
        </w:rPr>
        <w:t xml:space="preserve">Como se ha explicado en el apartado anterior, </w:t>
      </w:r>
      <w:r w:rsidR="00AE6E9E">
        <w:rPr>
          <w:lang w:eastAsia="es-ES"/>
        </w:rPr>
        <w:t xml:space="preserve">se ha creado un script en </w:t>
      </w:r>
      <w:proofErr w:type="spellStart"/>
      <w:r w:rsidR="00AE6E9E">
        <w:rPr>
          <w:lang w:eastAsia="es-ES"/>
        </w:rPr>
        <w:t>bash</w:t>
      </w:r>
      <w:proofErr w:type="spellEnd"/>
      <w:r w:rsidR="00AE6E9E">
        <w:rPr>
          <w:lang w:eastAsia="es-ES"/>
        </w:rPr>
        <w:t xml:space="preserve"> que funciona de enlace entre los otros dos, de tal forma que únicamente es necesario ejecutar este script para obtener los resultados esperados (ficheros CSV) acerca de si un APK utiliza para su implementación ciertas librerías conocidas de </w:t>
      </w:r>
      <w:proofErr w:type="spellStart"/>
      <w:r w:rsidR="00AE6E9E">
        <w:rPr>
          <w:lang w:eastAsia="es-ES"/>
        </w:rPr>
        <w:t>certificate</w:t>
      </w:r>
      <w:proofErr w:type="spellEnd"/>
      <w:r w:rsidR="00AE6E9E">
        <w:rPr>
          <w:lang w:eastAsia="es-ES"/>
        </w:rPr>
        <w:t xml:space="preserve"> </w:t>
      </w:r>
      <w:proofErr w:type="spellStart"/>
      <w:r w:rsidR="00AE6E9E">
        <w:rPr>
          <w:lang w:eastAsia="es-ES"/>
        </w:rPr>
        <w:t>pinning</w:t>
      </w:r>
      <w:proofErr w:type="spellEnd"/>
      <w:r w:rsidR="00AE6E9E">
        <w:rPr>
          <w:lang w:eastAsia="es-ES"/>
        </w:rPr>
        <w:t>.</w:t>
      </w:r>
    </w:p>
    <w:p w14:paraId="5E3E7D7B" w14:textId="18B21AEA" w:rsidR="00035764" w:rsidRDefault="003C16E6" w:rsidP="0051027A">
      <w:pPr>
        <w:rPr>
          <w:lang w:eastAsia="es-ES"/>
        </w:rPr>
      </w:pPr>
      <w:r>
        <w:rPr>
          <w:lang w:eastAsia="es-ES"/>
        </w:rPr>
        <w:t xml:space="preserve">Para ejecutar el script genérico, </w:t>
      </w:r>
      <w:r>
        <w:rPr>
          <w:i/>
          <w:iCs/>
          <w:lang w:eastAsia="es-ES"/>
        </w:rPr>
        <w:t>pinning_libraries.sh</w:t>
      </w:r>
      <w:r>
        <w:rPr>
          <w:lang w:eastAsia="es-ES"/>
        </w:rPr>
        <w:t xml:space="preserve">, es decir, el que devuelve todos los resultados </w:t>
      </w:r>
      <w:r w:rsidR="004238A3">
        <w:rPr>
          <w:lang w:eastAsia="es-ES"/>
        </w:rPr>
        <w:t xml:space="preserve">sin tener que ejecutar ningún otro script, es suficiente con escribir </w:t>
      </w:r>
      <w:r w:rsidR="00660A82" w:rsidRPr="00660A82">
        <w:rPr>
          <w:i/>
          <w:iCs/>
          <w:lang w:eastAsia="es-ES"/>
        </w:rPr>
        <w:t>sudo</w:t>
      </w:r>
      <w:r w:rsidR="00660A82">
        <w:rPr>
          <w:lang w:eastAsia="es-ES"/>
        </w:rPr>
        <w:t xml:space="preserve"> </w:t>
      </w:r>
      <w:proofErr w:type="spellStart"/>
      <w:r w:rsidR="0068742C">
        <w:rPr>
          <w:i/>
          <w:iCs/>
          <w:lang w:eastAsia="es-ES"/>
        </w:rPr>
        <w:t>bash</w:t>
      </w:r>
      <w:proofErr w:type="spellEnd"/>
      <w:r w:rsidR="0068742C">
        <w:rPr>
          <w:i/>
          <w:iCs/>
          <w:lang w:eastAsia="es-ES"/>
        </w:rPr>
        <w:t xml:space="preserve"> pinning_libraries.sh</w:t>
      </w:r>
      <w:r w:rsidR="00B441FA">
        <w:rPr>
          <w:lang w:eastAsia="es-ES"/>
        </w:rPr>
        <w:t>. Como se aprecia en el comando, es necesario tener permisos de administrador.</w:t>
      </w:r>
      <w:r w:rsidR="0093042E">
        <w:rPr>
          <w:lang w:eastAsia="es-ES"/>
        </w:rPr>
        <w:t xml:space="preserve"> En la imagen que se muestra debajo, se indica de forma visual cómo se ha de ejecutar el comando y </w:t>
      </w:r>
      <w:r w:rsidR="00970A33">
        <w:rPr>
          <w:lang w:eastAsia="es-ES"/>
        </w:rPr>
        <w:t>cuáles</w:t>
      </w:r>
      <w:r w:rsidR="0093042E">
        <w:rPr>
          <w:lang w:eastAsia="es-ES"/>
        </w:rPr>
        <w:t xml:space="preserve"> son las primeras líneas que aparecen al ejecutar el script.</w:t>
      </w:r>
    </w:p>
    <w:p w14:paraId="03BF501D" w14:textId="6BA1515E" w:rsidR="00D76208" w:rsidRDefault="00D76208" w:rsidP="0051027A">
      <w:pPr>
        <w:rPr>
          <w:lang w:eastAsia="es-ES"/>
        </w:rPr>
      </w:pPr>
    </w:p>
    <w:p w14:paraId="26BB6621" w14:textId="7E49D7E0" w:rsidR="00D76208" w:rsidRDefault="00D76208" w:rsidP="0051027A">
      <w:pPr>
        <w:rPr>
          <w:lang w:eastAsia="es-ES"/>
        </w:rPr>
      </w:pPr>
    </w:p>
    <w:p w14:paraId="71EBAF0C" w14:textId="79A7572B" w:rsidR="00D76208" w:rsidRDefault="00D76208" w:rsidP="0051027A">
      <w:pPr>
        <w:rPr>
          <w:lang w:eastAsia="es-ES"/>
        </w:rPr>
      </w:pPr>
    </w:p>
    <w:p w14:paraId="23C7F78C" w14:textId="49707121" w:rsidR="00D76208" w:rsidRDefault="00D76208" w:rsidP="0051027A">
      <w:pPr>
        <w:rPr>
          <w:lang w:eastAsia="es-ES"/>
        </w:rPr>
      </w:pPr>
    </w:p>
    <w:p w14:paraId="79B0CC76" w14:textId="0EA0C408" w:rsidR="00D76208" w:rsidRDefault="00D76208" w:rsidP="0051027A">
      <w:pPr>
        <w:rPr>
          <w:lang w:eastAsia="es-ES"/>
        </w:rPr>
      </w:pPr>
    </w:p>
    <w:p w14:paraId="488D0F71" w14:textId="66964627" w:rsidR="00D76208" w:rsidRDefault="00D76208" w:rsidP="0051027A">
      <w:pPr>
        <w:rPr>
          <w:lang w:eastAsia="es-ES"/>
        </w:rPr>
      </w:pPr>
    </w:p>
    <w:p w14:paraId="06A972D6" w14:textId="77777777" w:rsidR="00D76208" w:rsidRPr="00B441FA" w:rsidRDefault="00D76208" w:rsidP="0051027A">
      <w:pPr>
        <w:rPr>
          <w:lang w:eastAsia="es-ES"/>
        </w:rPr>
      </w:pPr>
    </w:p>
    <w:p w14:paraId="39798B35" w14:textId="788BF522" w:rsidR="00975210" w:rsidRDefault="00632CA7">
      <w:pPr>
        <w:rPr>
          <w:i/>
          <w:iCs/>
          <w:lang w:eastAsia="es-ES"/>
        </w:rPr>
      </w:pPr>
      <w:r>
        <w:rPr>
          <w:noProof/>
        </w:rPr>
        <w:lastRenderedPageBreak/>
        <w:drawing>
          <wp:anchor distT="0" distB="0" distL="114300" distR="114300" simplePos="0" relativeHeight="251757568" behindDoc="1" locked="0" layoutInCell="1" allowOverlap="1" wp14:anchorId="1A9FF39A" wp14:editId="64449B16">
            <wp:simplePos x="0" y="0"/>
            <wp:positionH relativeFrom="margin">
              <wp:align>center</wp:align>
            </wp:positionH>
            <wp:positionV relativeFrom="paragraph">
              <wp:posOffset>6985</wp:posOffset>
            </wp:positionV>
            <wp:extent cx="5095875" cy="3247841"/>
            <wp:effectExtent l="0" t="0" r="0" b="0"/>
            <wp:wrapNone/>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095875" cy="3247841"/>
                    </a:xfrm>
                    <a:prstGeom prst="rect">
                      <a:avLst/>
                    </a:prstGeom>
                  </pic:spPr>
                </pic:pic>
              </a:graphicData>
            </a:graphic>
            <wp14:sizeRelH relativeFrom="margin">
              <wp14:pctWidth>0</wp14:pctWidth>
            </wp14:sizeRelH>
            <wp14:sizeRelV relativeFrom="margin">
              <wp14:pctHeight>0</wp14:pctHeight>
            </wp14:sizeRelV>
          </wp:anchor>
        </w:drawing>
      </w:r>
    </w:p>
    <w:p w14:paraId="16606854" w14:textId="7B4930D9" w:rsidR="00975210" w:rsidRDefault="00975210">
      <w:pPr>
        <w:rPr>
          <w:i/>
          <w:iCs/>
          <w:lang w:eastAsia="es-ES"/>
        </w:rPr>
      </w:pPr>
    </w:p>
    <w:p w14:paraId="0BCBC246" w14:textId="05BFE211" w:rsidR="00975210" w:rsidRDefault="00975210">
      <w:pPr>
        <w:rPr>
          <w:i/>
          <w:iCs/>
          <w:lang w:eastAsia="es-ES"/>
        </w:rPr>
      </w:pPr>
    </w:p>
    <w:p w14:paraId="5597B96E" w14:textId="24A0E0BF" w:rsidR="00975210" w:rsidRDefault="00975210">
      <w:pPr>
        <w:rPr>
          <w:i/>
          <w:iCs/>
          <w:lang w:eastAsia="es-ES"/>
        </w:rPr>
      </w:pPr>
    </w:p>
    <w:p w14:paraId="11CFC1FD" w14:textId="46AC41A9" w:rsidR="00975210" w:rsidRDefault="00975210">
      <w:pPr>
        <w:rPr>
          <w:i/>
          <w:iCs/>
          <w:lang w:eastAsia="es-ES"/>
        </w:rPr>
      </w:pPr>
    </w:p>
    <w:p w14:paraId="5C3A3BB4" w14:textId="41115D5B" w:rsidR="00975210" w:rsidRDefault="00975210">
      <w:pPr>
        <w:rPr>
          <w:i/>
          <w:iCs/>
          <w:lang w:eastAsia="es-ES"/>
        </w:rPr>
      </w:pPr>
    </w:p>
    <w:p w14:paraId="5237344A" w14:textId="77777777" w:rsidR="00975210" w:rsidRPr="0068742C" w:rsidRDefault="00975210">
      <w:pPr>
        <w:rPr>
          <w:i/>
          <w:iCs/>
          <w:lang w:eastAsia="es-ES"/>
        </w:rPr>
      </w:pPr>
    </w:p>
    <w:p w14:paraId="1319111E" w14:textId="50F2BCB9" w:rsidR="0068742C" w:rsidRDefault="0068742C">
      <w:pPr>
        <w:rPr>
          <w:lang w:eastAsia="es-ES"/>
        </w:rPr>
      </w:pPr>
    </w:p>
    <w:p w14:paraId="0B3EED96" w14:textId="27C97115" w:rsidR="00975210" w:rsidRDefault="00975210">
      <w:pPr>
        <w:rPr>
          <w:lang w:eastAsia="es-ES"/>
        </w:rPr>
      </w:pPr>
    </w:p>
    <w:p w14:paraId="7603F6F6" w14:textId="2C480699" w:rsidR="00975210" w:rsidRDefault="00632CA7">
      <w:pPr>
        <w:rPr>
          <w:lang w:eastAsia="es-ES"/>
        </w:rPr>
      </w:pPr>
      <w:r>
        <w:rPr>
          <w:noProof/>
        </w:rPr>
        <mc:AlternateContent>
          <mc:Choice Requires="wps">
            <w:drawing>
              <wp:anchor distT="0" distB="0" distL="114300" distR="114300" simplePos="0" relativeHeight="251759616" behindDoc="1" locked="0" layoutInCell="1" allowOverlap="1" wp14:anchorId="5473470A" wp14:editId="6231EF20">
                <wp:simplePos x="0" y="0"/>
                <wp:positionH relativeFrom="margin">
                  <wp:align>center</wp:align>
                </wp:positionH>
                <wp:positionV relativeFrom="paragraph">
                  <wp:posOffset>248285</wp:posOffset>
                </wp:positionV>
                <wp:extent cx="6022340" cy="635"/>
                <wp:effectExtent l="0" t="0" r="0" b="9525"/>
                <wp:wrapNone/>
                <wp:docPr id="77" name="Cuadro de texto 77"/>
                <wp:cNvGraphicFramePr/>
                <a:graphic xmlns:a="http://schemas.openxmlformats.org/drawingml/2006/main">
                  <a:graphicData uri="http://schemas.microsoft.com/office/word/2010/wordprocessingShape">
                    <wps:wsp>
                      <wps:cNvSpPr txBox="1"/>
                      <wps:spPr>
                        <a:xfrm>
                          <a:off x="0" y="0"/>
                          <a:ext cx="6022340" cy="635"/>
                        </a:xfrm>
                        <a:prstGeom prst="rect">
                          <a:avLst/>
                        </a:prstGeom>
                        <a:solidFill>
                          <a:prstClr val="white"/>
                        </a:solidFill>
                        <a:ln>
                          <a:noFill/>
                        </a:ln>
                      </wps:spPr>
                      <wps:txbx>
                        <w:txbxContent>
                          <w:p w14:paraId="4E8836E9" w14:textId="063AD15F" w:rsidR="007D13AF" w:rsidRPr="00A15FCC" w:rsidRDefault="007D13AF" w:rsidP="00866730">
                            <w:pPr>
                              <w:pStyle w:val="Descripcin"/>
                              <w:rPr>
                                <w:rFonts w:ascii="Arial" w:hAnsi="Arial"/>
                                <w:noProof/>
                              </w:rPr>
                            </w:pPr>
                            <w:bookmarkStart w:id="2231" w:name="_Toc40179348"/>
                            <w:r>
                              <w:t xml:space="preserve">Figura </w:t>
                            </w:r>
                            <w:ins w:id="2232" w:author="Andrea del Nido García" w:date="2020-05-12T16:45:00Z">
                              <w:r>
                                <w:fldChar w:fldCharType="begin"/>
                              </w:r>
                              <w:r>
                                <w:instrText xml:space="preserve"> STYLEREF 1 \s </w:instrText>
                              </w:r>
                            </w:ins>
                            <w:r>
                              <w:fldChar w:fldCharType="separate"/>
                            </w:r>
                            <w:r>
                              <w:rPr>
                                <w:noProof/>
                              </w:rPr>
                              <w:t>3</w:t>
                            </w:r>
                            <w:ins w:id="2233" w:author="Andrea del Nido García" w:date="2020-05-12T16:45:00Z">
                              <w:r>
                                <w:fldChar w:fldCharType="end"/>
                              </w:r>
                              <w:r>
                                <w:t>.</w:t>
                              </w:r>
                              <w:r>
                                <w:fldChar w:fldCharType="begin"/>
                              </w:r>
                              <w:r>
                                <w:instrText xml:space="preserve"> SEQ Figura \* ARABIC \s 1 </w:instrText>
                              </w:r>
                            </w:ins>
                            <w:r>
                              <w:fldChar w:fldCharType="separate"/>
                            </w:r>
                            <w:ins w:id="2234" w:author="Andrea del Nido García" w:date="2020-05-12T16:45:00Z">
                              <w:r>
                                <w:rPr>
                                  <w:noProof/>
                                </w:rPr>
                                <w:t>3</w:t>
                              </w:r>
                              <w:r>
                                <w:fldChar w:fldCharType="end"/>
                              </w:r>
                            </w:ins>
                            <w:del w:id="2235" w:author="Andrea del Nido García" w:date="2020-05-11T20:38:00Z">
                              <w:r w:rsidDel="00EF6854">
                                <w:fldChar w:fldCharType="begin"/>
                              </w:r>
                              <w:r w:rsidDel="00EF6854">
                                <w:delInstrText xml:space="preserve"> STYLEREF 1 \s </w:delInstrText>
                              </w:r>
                              <w:r w:rsidDel="00EF6854">
                                <w:fldChar w:fldCharType="separate"/>
                              </w:r>
                              <w:r w:rsidDel="00EF6854">
                                <w:rPr>
                                  <w:noProof/>
                                </w:rPr>
                                <w:delText>3</w:delText>
                              </w:r>
                              <w:r w:rsidDel="00EF6854">
                                <w:rPr>
                                  <w:noProof/>
                                </w:rPr>
                                <w:fldChar w:fldCharType="end"/>
                              </w:r>
                              <w:r w:rsidDel="00EF6854">
                                <w:delText>.</w:delText>
                              </w:r>
                              <w:r w:rsidDel="00EF6854">
                                <w:fldChar w:fldCharType="begin"/>
                              </w:r>
                              <w:r w:rsidDel="00EF6854">
                                <w:delInstrText xml:space="preserve"> SEQ Figura \* ARABIC \s 1 </w:delInstrText>
                              </w:r>
                              <w:r w:rsidDel="00EF6854">
                                <w:fldChar w:fldCharType="separate"/>
                              </w:r>
                              <w:r w:rsidDel="00EF6854">
                                <w:rPr>
                                  <w:noProof/>
                                </w:rPr>
                                <w:delText>3</w:delText>
                              </w:r>
                              <w:r w:rsidDel="00EF6854">
                                <w:rPr>
                                  <w:noProof/>
                                </w:rPr>
                                <w:fldChar w:fldCharType="end"/>
                              </w:r>
                            </w:del>
                            <w:r>
                              <w:t>. Ejecución del script pinning_libraries.sh</w:t>
                            </w:r>
                            <w:bookmarkEnd w:id="22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73470A" id="Cuadro de texto 77" o:spid="_x0000_s1114" type="#_x0000_t202" style="position:absolute;left:0;text-align:left;margin-left:0;margin-top:19.55pt;width:474.2pt;height:.05pt;z-index:-251556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" stroked="f">
                <v:textbox style="mso-fit-shape-to-text:t" inset="0,0,0,0">
                  <w:txbxContent>
                    <w:p w14:paraId="4E8836E9" w14:textId="063AD15F" w:rsidR="007D13AF" w:rsidRPr="00A15FCC" w:rsidRDefault="007D13AF" w:rsidP="00866730">
                      <w:pPr>
                        <w:pStyle w:val="Descripcin"/>
                        <w:rPr>
                          <w:rFonts w:ascii="Arial" w:hAnsi="Arial"/>
                          <w:noProof/>
                        </w:rPr>
                      </w:pPr>
                      <w:bookmarkStart w:id="2236" w:name="_Toc40179348"/>
                      <w:r>
                        <w:t xml:space="preserve">Figura </w:t>
                      </w:r>
                      <w:ins w:id="2237" w:author="Andrea del Nido García" w:date="2020-05-12T16:45:00Z">
                        <w:r>
                          <w:fldChar w:fldCharType="begin"/>
                        </w:r>
                        <w:r>
                          <w:instrText xml:space="preserve"> STYLEREF 1 \s </w:instrText>
                        </w:r>
                      </w:ins>
                      <w:r>
                        <w:fldChar w:fldCharType="separate"/>
                      </w:r>
                      <w:r>
                        <w:rPr>
                          <w:noProof/>
                        </w:rPr>
                        <w:t>3</w:t>
                      </w:r>
                      <w:ins w:id="2238" w:author="Andrea del Nido García" w:date="2020-05-12T16:45:00Z">
                        <w:r>
                          <w:fldChar w:fldCharType="end"/>
                        </w:r>
                        <w:r>
                          <w:t>.</w:t>
                        </w:r>
                        <w:r>
                          <w:fldChar w:fldCharType="begin"/>
                        </w:r>
                        <w:r>
                          <w:instrText xml:space="preserve"> SEQ Figura \* ARABIC \s 1 </w:instrText>
                        </w:r>
                      </w:ins>
                      <w:r>
                        <w:fldChar w:fldCharType="separate"/>
                      </w:r>
                      <w:ins w:id="2239" w:author="Andrea del Nido García" w:date="2020-05-12T16:45:00Z">
                        <w:r>
                          <w:rPr>
                            <w:noProof/>
                          </w:rPr>
                          <w:t>3</w:t>
                        </w:r>
                        <w:r>
                          <w:fldChar w:fldCharType="end"/>
                        </w:r>
                      </w:ins>
                      <w:del w:id="2240" w:author="Andrea del Nido García" w:date="2020-05-11T20:38:00Z">
                        <w:r w:rsidDel="00EF6854">
                          <w:fldChar w:fldCharType="begin"/>
                        </w:r>
                        <w:r w:rsidDel="00EF6854">
                          <w:delInstrText xml:space="preserve"> STYLEREF 1 \s </w:delInstrText>
                        </w:r>
                        <w:r w:rsidDel="00EF6854">
                          <w:fldChar w:fldCharType="separate"/>
                        </w:r>
                        <w:r w:rsidDel="00EF6854">
                          <w:rPr>
                            <w:noProof/>
                          </w:rPr>
                          <w:delText>3</w:delText>
                        </w:r>
                        <w:r w:rsidDel="00EF6854">
                          <w:rPr>
                            <w:noProof/>
                          </w:rPr>
                          <w:fldChar w:fldCharType="end"/>
                        </w:r>
                        <w:r w:rsidDel="00EF6854">
                          <w:delText>.</w:delText>
                        </w:r>
                        <w:r w:rsidDel="00EF6854">
                          <w:fldChar w:fldCharType="begin"/>
                        </w:r>
                        <w:r w:rsidDel="00EF6854">
                          <w:delInstrText xml:space="preserve"> SEQ Figura \* ARABIC \s 1 </w:delInstrText>
                        </w:r>
                        <w:r w:rsidDel="00EF6854">
                          <w:fldChar w:fldCharType="separate"/>
                        </w:r>
                        <w:r w:rsidDel="00EF6854">
                          <w:rPr>
                            <w:noProof/>
                          </w:rPr>
                          <w:delText>3</w:delText>
                        </w:r>
                        <w:r w:rsidDel="00EF6854">
                          <w:rPr>
                            <w:noProof/>
                          </w:rPr>
                          <w:fldChar w:fldCharType="end"/>
                        </w:r>
                      </w:del>
                      <w:r>
                        <w:t>. Ejecución del script pinning_libraries.sh</w:t>
                      </w:r>
                      <w:bookmarkEnd w:id="2236"/>
                    </w:p>
                  </w:txbxContent>
                </v:textbox>
                <w10:wrap anchorx="margin"/>
              </v:shape>
            </w:pict>
          </mc:Fallback>
        </mc:AlternateContent>
      </w:r>
    </w:p>
    <w:p w14:paraId="259BBBA9" w14:textId="627AF9A6" w:rsidR="00975210" w:rsidDel="00DE7D6E" w:rsidRDefault="00975210" w:rsidP="00632CA7">
      <w:pPr>
        <w:ind w:firstLine="0"/>
        <w:rPr>
          <w:del w:id="2241" w:author="Andrea del Nido García" w:date="2020-05-12T09:27:00Z"/>
          <w:lang w:eastAsia="es-ES"/>
        </w:rPr>
      </w:pPr>
    </w:p>
    <w:p w14:paraId="22C85027" w14:textId="1E60BFB0" w:rsidR="00975210" w:rsidDel="00035764" w:rsidRDefault="00975210" w:rsidP="00632CA7">
      <w:pPr>
        <w:ind w:firstLine="0"/>
        <w:rPr>
          <w:del w:id="2242" w:author="Andrea del Nido García" w:date="2020-05-12T09:21:00Z"/>
          <w:lang w:eastAsia="es-ES"/>
        </w:rPr>
      </w:pPr>
    </w:p>
    <w:p w14:paraId="42230364" w14:textId="00A67AEA" w:rsidR="00042630" w:rsidDel="00035764" w:rsidRDefault="00042630" w:rsidP="00632CA7">
      <w:pPr>
        <w:ind w:firstLine="0"/>
        <w:rPr>
          <w:del w:id="2243" w:author="Andrea del Nido García" w:date="2020-05-12T09:21:00Z"/>
          <w:lang w:eastAsia="es-ES"/>
        </w:rPr>
      </w:pPr>
    </w:p>
    <w:p w14:paraId="18AE478C" w14:textId="77777777" w:rsidR="00042630" w:rsidRDefault="00042630" w:rsidP="00632CA7">
      <w:pPr>
        <w:ind w:firstLine="0"/>
        <w:rPr>
          <w:lang w:eastAsia="es-ES"/>
        </w:rPr>
      </w:pPr>
    </w:p>
    <w:p w14:paraId="2D6FE03D" w14:textId="21C41C85" w:rsidR="007F402C" w:rsidRPr="009078A1" w:rsidRDefault="008F34DE">
      <w:pPr>
        <w:rPr>
          <w:lang w:eastAsia="es-ES"/>
        </w:rPr>
      </w:pPr>
      <w:r>
        <w:rPr>
          <w:lang w:eastAsia="es-ES"/>
        </w:rPr>
        <w:t xml:space="preserve">Otra opción de ejecución sin necesidad de utilizar el script base </w:t>
      </w:r>
      <w:r w:rsidRPr="008F34DE">
        <w:rPr>
          <w:i/>
          <w:iCs/>
        </w:rPr>
        <w:t>pinning_libraries.sh</w:t>
      </w:r>
      <w:r>
        <w:t xml:space="preserve">, sería ejecutar por separado los otros dos scripts, esto puede ser interesante si es necesario analizar las operaciones que realiza el código de cada uno de los scripts. Hay que tener en cuenta que para que funcione el script </w:t>
      </w:r>
      <w:r>
        <w:rPr>
          <w:i/>
          <w:iCs/>
          <w:lang w:eastAsia="es-ES"/>
        </w:rPr>
        <w:t>check_pinning_library.py</w:t>
      </w:r>
      <w:r w:rsidR="000A6C5C">
        <w:rPr>
          <w:lang w:eastAsia="es-ES"/>
        </w:rPr>
        <w:t xml:space="preserve">, es necesario haber ejecutado previamente el otro script de </w:t>
      </w:r>
      <w:proofErr w:type="spellStart"/>
      <w:r w:rsidR="000A6C5C">
        <w:rPr>
          <w:lang w:eastAsia="es-ES"/>
        </w:rPr>
        <w:t>bash</w:t>
      </w:r>
      <w:proofErr w:type="spellEnd"/>
      <w:r w:rsidR="000A6C5C">
        <w:rPr>
          <w:lang w:eastAsia="es-ES"/>
        </w:rPr>
        <w:t xml:space="preserve">, </w:t>
      </w:r>
      <w:r w:rsidR="00110216">
        <w:rPr>
          <w:i/>
          <w:iCs/>
          <w:lang w:eastAsia="es-ES"/>
        </w:rPr>
        <w:t>find_libraries_pinning.sh</w:t>
      </w:r>
      <w:r w:rsidR="000A6C5C">
        <w:rPr>
          <w:lang w:eastAsia="es-ES"/>
        </w:rPr>
        <w:t>.</w:t>
      </w:r>
      <w:r w:rsidR="00387124">
        <w:rPr>
          <w:lang w:eastAsia="es-ES"/>
        </w:rPr>
        <w:t xml:space="preserve"> Esto se debe a que el script de </w:t>
      </w:r>
      <w:proofErr w:type="spellStart"/>
      <w:r w:rsidR="00387124">
        <w:rPr>
          <w:lang w:eastAsia="es-ES"/>
        </w:rPr>
        <w:t>bash</w:t>
      </w:r>
      <w:proofErr w:type="spellEnd"/>
      <w:r w:rsidR="00387124">
        <w:rPr>
          <w:lang w:eastAsia="es-ES"/>
        </w:rPr>
        <w:t xml:space="preserve"> crea unos ficheros con formato </w:t>
      </w:r>
      <w:proofErr w:type="spellStart"/>
      <w:r w:rsidR="00387124">
        <w:rPr>
          <w:lang w:eastAsia="es-ES"/>
        </w:rPr>
        <w:t>json</w:t>
      </w:r>
      <w:proofErr w:type="spellEnd"/>
      <w:r w:rsidR="00387124">
        <w:rPr>
          <w:lang w:eastAsia="es-ES"/>
        </w:rPr>
        <w:t xml:space="preserve"> que posteriormente recogerá para analizar el script de Python.</w:t>
      </w:r>
      <w:r w:rsidR="00CA228D">
        <w:rPr>
          <w:lang w:eastAsia="es-ES"/>
        </w:rPr>
        <w:t xml:space="preserve"> </w:t>
      </w:r>
      <w:r w:rsidR="007F402C">
        <w:rPr>
          <w:lang w:eastAsia="es-ES"/>
        </w:rPr>
        <w:t xml:space="preserve">Para ejecutar </w:t>
      </w:r>
      <w:r w:rsidR="007F402C">
        <w:rPr>
          <w:i/>
          <w:iCs/>
          <w:lang w:eastAsia="es-ES"/>
        </w:rPr>
        <w:t>find_libraries_pinning.sh</w:t>
      </w:r>
      <w:r w:rsidR="007F402C">
        <w:rPr>
          <w:lang w:eastAsia="es-ES"/>
        </w:rPr>
        <w:t xml:space="preserve">, simplemente es necesario escribir en la terminal </w:t>
      </w:r>
      <w:r w:rsidR="007F402C">
        <w:rPr>
          <w:i/>
          <w:iCs/>
          <w:lang w:eastAsia="es-ES"/>
        </w:rPr>
        <w:t xml:space="preserve">sudo </w:t>
      </w:r>
      <w:proofErr w:type="spellStart"/>
      <w:r w:rsidR="007F402C">
        <w:rPr>
          <w:i/>
          <w:iCs/>
          <w:lang w:eastAsia="es-ES"/>
        </w:rPr>
        <w:t>bash</w:t>
      </w:r>
      <w:proofErr w:type="spellEnd"/>
      <w:r w:rsidR="007F402C">
        <w:rPr>
          <w:i/>
          <w:iCs/>
          <w:lang w:eastAsia="es-ES"/>
        </w:rPr>
        <w:t xml:space="preserve"> find_libraries_pinning.sh</w:t>
      </w:r>
      <w:r w:rsidR="007F402C">
        <w:rPr>
          <w:lang w:eastAsia="es-ES"/>
        </w:rPr>
        <w:t>. La ejecución del otro script requiere tener instalado Python</w:t>
      </w:r>
      <w:r w:rsidR="0095686A">
        <w:rPr>
          <w:lang w:eastAsia="es-ES"/>
        </w:rPr>
        <w:t xml:space="preserve"> en el sistema, para lanzar el script escribir el comando </w:t>
      </w:r>
      <w:r w:rsidR="0095686A" w:rsidRPr="0095686A">
        <w:rPr>
          <w:i/>
          <w:iCs/>
          <w:lang w:eastAsia="es-ES"/>
        </w:rPr>
        <w:t>python3</w:t>
      </w:r>
      <w:r w:rsidR="0095686A">
        <w:rPr>
          <w:lang w:eastAsia="es-ES"/>
        </w:rPr>
        <w:t xml:space="preserve"> </w:t>
      </w:r>
      <w:r w:rsidR="0095686A">
        <w:rPr>
          <w:i/>
          <w:iCs/>
          <w:lang w:eastAsia="es-ES"/>
        </w:rPr>
        <w:t>check_pinning_library.py</w:t>
      </w:r>
      <w:r w:rsidR="009078A1">
        <w:rPr>
          <w:lang w:eastAsia="es-ES"/>
        </w:rPr>
        <w:t xml:space="preserve">, como observación, mencionar que en principio se puede ejecutar también con </w:t>
      </w:r>
      <w:proofErr w:type="spellStart"/>
      <w:r w:rsidR="009078A1">
        <w:rPr>
          <w:i/>
          <w:iCs/>
          <w:lang w:eastAsia="es-ES"/>
        </w:rPr>
        <w:t>python</w:t>
      </w:r>
      <w:proofErr w:type="spellEnd"/>
      <w:r w:rsidR="009078A1">
        <w:rPr>
          <w:lang w:eastAsia="es-ES"/>
        </w:rPr>
        <w:t xml:space="preserve"> en lugar de </w:t>
      </w:r>
      <w:r w:rsidR="00381D1A" w:rsidRPr="0095686A">
        <w:rPr>
          <w:i/>
          <w:iCs/>
          <w:lang w:eastAsia="es-ES"/>
        </w:rPr>
        <w:t>python3,</w:t>
      </w:r>
      <w:r w:rsidR="009078A1">
        <w:rPr>
          <w:i/>
          <w:iCs/>
          <w:lang w:eastAsia="es-ES"/>
        </w:rPr>
        <w:t xml:space="preserve"> </w:t>
      </w:r>
      <w:r w:rsidR="009078A1">
        <w:rPr>
          <w:lang w:eastAsia="es-ES"/>
        </w:rPr>
        <w:t>pero se aconseja utilizar las versiones más recientes directamente.</w:t>
      </w:r>
    </w:p>
    <w:p w14:paraId="456E4DC7" w14:textId="3074770E" w:rsidR="00D76208" w:rsidRDefault="00CA228D" w:rsidP="00135914">
      <w:pPr>
        <w:rPr>
          <w:i/>
          <w:iCs/>
          <w:lang w:eastAsia="es-ES"/>
        </w:rPr>
      </w:pPr>
      <w:r>
        <w:rPr>
          <w:lang w:eastAsia="es-ES"/>
        </w:rPr>
        <w:t xml:space="preserve">En las siguientes imágenes se muestra en la primera, la ejecución del comando que lanza el script </w:t>
      </w:r>
      <w:r>
        <w:rPr>
          <w:i/>
          <w:iCs/>
          <w:lang w:eastAsia="es-ES"/>
        </w:rPr>
        <w:t xml:space="preserve">find_libraries_pinning.sh </w:t>
      </w:r>
      <w:r>
        <w:rPr>
          <w:lang w:eastAsia="es-ES"/>
        </w:rPr>
        <w:t xml:space="preserve">y a continuación, una imagen que muestra el comando y el principio de la ejecución del script </w:t>
      </w:r>
      <w:r>
        <w:rPr>
          <w:i/>
          <w:iCs/>
          <w:lang w:eastAsia="es-ES"/>
        </w:rPr>
        <w:t>check_pinning_library.py</w:t>
      </w:r>
      <w:r w:rsidR="009974DC">
        <w:rPr>
          <w:i/>
          <w:iCs/>
          <w:lang w:eastAsia="es-ES"/>
        </w:rPr>
        <w:t>.</w:t>
      </w:r>
    </w:p>
    <w:p w14:paraId="7F08296D" w14:textId="772A3687" w:rsidR="00135914" w:rsidRDefault="00135914" w:rsidP="00135914">
      <w:pPr>
        <w:rPr>
          <w:i/>
          <w:iCs/>
          <w:lang w:eastAsia="es-ES"/>
        </w:rPr>
      </w:pPr>
    </w:p>
    <w:p w14:paraId="297AC3AB" w14:textId="65B13CE1" w:rsidR="00135914" w:rsidRDefault="00135914" w:rsidP="00135914">
      <w:pPr>
        <w:rPr>
          <w:i/>
          <w:iCs/>
          <w:lang w:eastAsia="es-ES"/>
        </w:rPr>
      </w:pPr>
    </w:p>
    <w:p w14:paraId="5B7961B2" w14:textId="77777777" w:rsidR="00135914" w:rsidRDefault="00135914" w:rsidP="00135914">
      <w:pPr>
        <w:rPr>
          <w:i/>
          <w:iCs/>
          <w:lang w:eastAsia="es-ES"/>
        </w:rPr>
      </w:pPr>
    </w:p>
    <w:p w14:paraId="374E1B57" w14:textId="77777777" w:rsidR="00D76208" w:rsidRDefault="00D76208" w:rsidP="00807E97">
      <w:pPr>
        <w:rPr>
          <w:i/>
          <w:iCs/>
          <w:lang w:eastAsia="es-ES"/>
        </w:rPr>
      </w:pPr>
    </w:p>
    <w:p w14:paraId="776AA3E8" w14:textId="3B867E4E" w:rsidR="009003BA" w:rsidRDefault="009003BA">
      <w:pPr>
        <w:rPr>
          <w:i/>
          <w:iCs/>
          <w:lang w:eastAsia="es-ES"/>
        </w:rPr>
      </w:pPr>
      <w:r>
        <w:rPr>
          <w:noProof/>
        </w:rPr>
        <w:lastRenderedPageBreak/>
        <w:drawing>
          <wp:anchor distT="0" distB="0" distL="114300" distR="114300" simplePos="0" relativeHeight="251760640" behindDoc="1" locked="0" layoutInCell="1" allowOverlap="1" wp14:anchorId="5FF37593" wp14:editId="47AB8CD3">
            <wp:simplePos x="0" y="0"/>
            <wp:positionH relativeFrom="margin">
              <wp:align>center</wp:align>
            </wp:positionH>
            <wp:positionV relativeFrom="paragraph">
              <wp:posOffset>45233</wp:posOffset>
            </wp:positionV>
            <wp:extent cx="6166884" cy="2156669"/>
            <wp:effectExtent l="0" t="0" r="5715" b="0"/>
            <wp:wrapNone/>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166884" cy="2156669"/>
                    </a:xfrm>
                    <a:prstGeom prst="rect">
                      <a:avLst/>
                    </a:prstGeom>
                  </pic:spPr>
                </pic:pic>
              </a:graphicData>
            </a:graphic>
            <wp14:sizeRelH relativeFrom="margin">
              <wp14:pctWidth>0</wp14:pctWidth>
            </wp14:sizeRelH>
            <wp14:sizeRelV relativeFrom="margin">
              <wp14:pctHeight>0</wp14:pctHeight>
            </wp14:sizeRelV>
          </wp:anchor>
        </w:drawing>
      </w:r>
    </w:p>
    <w:p w14:paraId="05AFC567" w14:textId="5008BC2D" w:rsidR="009974DC" w:rsidRDefault="009974DC">
      <w:pPr>
        <w:rPr>
          <w:lang w:eastAsia="es-ES"/>
        </w:rPr>
      </w:pPr>
    </w:p>
    <w:p w14:paraId="60E5F203" w14:textId="70823654" w:rsidR="007F402C" w:rsidRDefault="007F402C">
      <w:pPr>
        <w:rPr>
          <w:lang w:eastAsia="es-ES"/>
        </w:rPr>
      </w:pPr>
    </w:p>
    <w:p w14:paraId="4E6B1B2B" w14:textId="7DFE14C3" w:rsidR="007F402C" w:rsidRDefault="007F402C">
      <w:pPr>
        <w:rPr>
          <w:lang w:eastAsia="es-ES"/>
        </w:rPr>
      </w:pPr>
    </w:p>
    <w:p w14:paraId="176F7C5F" w14:textId="77777777" w:rsidR="007F402C" w:rsidRPr="009974DC" w:rsidRDefault="007F402C">
      <w:pPr>
        <w:rPr>
          <w:lang w:eastAsia="es-ES"/>
        </w:rPr>
      </w:pPr>
    </w:p>
    <w:p w14:paraId="28A52EE2" w14:textId="77777777" w:rsidR="009003BA" w:rsidRDefault="009003BA">
      <w:pPr>
        <w:rPr>
          <w:lang w:eastAsia="es-ES"/>
        </w:rPr>
      </w:pPr>
    </w:p>
    <w:p w14:paraId="148B1B4F" w14:textId="31A8502D" w:rsidR="009003BA" w:rsidRDefault="009003BA">
      <w:pPr>
        <w:rPr>
          <w:lang w:eastAsia="es-ES"/>
        </w:rPr>
      </w:pPr>
      <w:r>
        <w:rPr>
          <w:noProof/>
        </w:rPr>
        <mc:AlternateContent>
          <mc:Choice Requires="wps">
            <w:drawing>
              <wp:anchor distT="0" distB="0" distL="114300" distR="114300" simplePos="0" relativeHeight="251762688" behindDoc="1" locked="0" layoutInCell="1" allowOverlap="1" wp14:anchorId="785DFC9C" wp14:editId="4A9064C0">
                <wp:simplePos x="0" y="0"/>
                <wp:positionH relativeFrom="margin">
                  <wp:align>center</wp:align>
                </wp:positionH>
                <wp:positionV relativeFrom="paragraph">
                  <wp:posOffset>193085</wp:posOffset>
                </wp:positionV>
                <wp:extent cx="6166485" cy="635"/>
                <wp:effectExtent l="0" t="0" r="5715" b="9525"/>
                <wp:wrapNone/>
                <wp:docPr id="79" name="Cuadro de texto 79"/>
                <wp:cNvGraphicFramePr/>
                <a:graphic xmlns:a="http://schemas.openxmlformats.org/drawingml/2006/main">
                  <a:graphicData uri="http://schemas.microsoft.com/office/word/2010/wordprocessingShape">
                    <wps:wsp>
                      <wps:cNvSpPr txBox="1"/>
                      <wps:spPr>
                        <a:xfrm>
                          <a:off x="0" y="0"/>
                          <a:ext cx="6166485" cy="635"/>
                        </a:xfrm>
                        <a:prstGeom prst="rect">
                          <a:avLst/>
                        </a:prstGeom>
                        <a:solidFill>
                          <a:prstClr val="white"/>
                        </a:solidFill>
                        <a:ln>
                          <a:noFill/>
                        </a:ln>
                      </wps:spPr>
                      <wps:txbx>
                        <w:txbxContent>
                          <w:p w14:paraId="04F5F3EA" w14:textId="6D623D7D" w:rsidR="007D13AF" w:rsidRPr="005E52AC" w:rsidRDefault="007D13AF" w:rsidP="009003BA">
                            <w:pPr>
                              <w:pStyle w:val="Descripcin"/>
                              <w:rPr>
                                <w:rFonts w:ascii="Arial" w:hAnsi="Arial"/>
                                <w:noProof/>
                              </w:rPr>
                            </w:pPr>
                            <w:bookmarkStart w:id="2244" w:name="_Toc40179349"/>
                            <w:r>
                              <w:t xml:space="preserve">Figura </w:t>
                            </w:r>
                            <w:ins w:id="2245" w:author="Andrea del Nido García" w:date="2020-05-12T16:45:00Z">
                              <w:r>
                                <w:fldChar w:fldCharType="begin"/>
                              </w:r>
                              <w:r>
                                <w:instrText xml:space="preserve"> STYLEREF 1 \s </w:instrText>
                              </w:r>
                            </w:ins>
                            <w:r>
                              <w:fldChar w:fldCharType="separate"/>
                            </w:r>
                            <w:r>
                              <w:rPr>
                                <w:noProof/>
                              </w:rPr>
                              <w:t>3</w:t>
                            </w:r>
                            <w:ins w:id="2246" w:author="Andrea del Nido García" w:date="2020-05-12T16:45:00Z">
                              <w:r>
                                <w:fldChar w:fldCharType="end"/>
                              </w:r>
                              <w:r>
                                <w:t>.</w:t>
                              </w:r>
                              <w:r>
                                <w:fldChar w:fldCharType="begin"/>
                              </w:r>
                              <w:r>
                                <w:instrText xml:space="preserve"> SEQ Figura \* ARABIC \s 1 </w:instrText>
                              </w:r>
                            </w:ins>
                            <w:r>
                              <w:fldChar w:fldCharType="separate"/>
                            </w:r>
                            <w:ins w:id="2247" w:author="Andrea del Nido García" w:date="2020-05-12T16:45:00Z">
                              <w:r>
                                <w:rPr>
                                  <w:noProof/>
                                </w:rPr>
                                <w:t>4</w:t>
                              </w:r>
                              <w:r>
                                <w:fldChar w:fldCharType="end"/>
                              </w:r>
                            </w:ins>
                            <w:del w:id="2248" w:author="Andrea del Nido García" w:date="2020-05-11T20:38:00Z">
                              <w:r w:rsidDel="00EF6854">
                                <w:fldChar w:fldCharType="begin"/>
                              </w:r>
                              <w:r w:rsidDel="00EF6854">
                                <w:delInstrText xml:space="preserve"> STYLEREF 1 \s </w:delInstrText>
                              </w:r>
                              <w:r w:rsidDel="00EF6854">
                                <w:fldChar w:fldCharType="separate"/>
                              </w:r>
                              <w:r w:rsidDel="00EF6854">
                                <w:rPr>
                                  <w:noProof/>
                                </w:rPr>
                                <w:delText>3</w:delText>
                              </w:r>
                              <w:r w:rsidDel="00EF6854">
                                <w:rPr>
                                  <w:noProof/>
                                </w:rPr>
                                <w:fldChar w:fldCharType="end"/>
                              </w:r>
                              <w:r w:rsidDel="00EF6854">
                                <w:delText>.</w:delText>
                              </w:r>
                              <w:r w:rsidDel="00EF6854">
                                <w:fldChar w:fldCharType="begin"/>
                              </w:r>
                              <w:r w:rsidDel="00EF6854">
                                <w:delInstrText xml:space="preserve"> SEQ Figura \* ARABIC \s 1 </w:delInstrText>
                              </w:r>
                              <w:r w:rsidDel="00EF6854">
                                <w:fldChar w:fldCharType="separate"/>
                              </w:r>
                              <w:r w:rsidDel="00EF6854">
                                <w:rPr>
                                  <w:noProof/>
                                </w:rPr>
                                <w:delText>4</w:delText>
                              </w:r>
                              <w:r w:rsidDel="00EF6854">
                                <w:rPr>
                                  <w:noProof/>
                                </w:rPr>
                                <w:fldChar w:fldCharType="end"/>
                              </w:r>
                            </w:del>
                            <w:r>
                              <w:t>. Ejecución del script find_libraries_pinning.sh</w:t>
                            </w:r>
                            <w:bookmarkEnd w:id="22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5DFC9C" id="Cuadro de texto 79" o:spid="_x0000_s1115" type="#_x0000_t202" style="position:absolute;left:0;text-align:left;margin-left:0;margin-top:15.2pt;width:485.55pt;height:.05pt;z-index:-2515537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" stroked="f">
                <v:textbox style="mso-fit-shape-to-text:t" inset="0,0,0,0">
                  <w:txbxContent>
                    <w:p w14:paraId="04F5F3EA" w14:textId="6D623D7D" w:rsidR="007D13AF" w:rsidRPr="005E52AC" w:rsidRDefault="007D13AF" w:rsidP="009003BA">
                      <w:pPr>
                        <w:pStyle w:val="Descripcin"/>
                        <w:rPr>
                          <w:rFonts w:ascii="Arial" w:hAnsi="Arial"/>
                          <w:noProof/>
                        </w:rPr>
                      </w:pPr>
                      <w:bookmarkStart w:id="2249" w:name="_Toc40179349"/>
                      <w:r>
                        <w:t xml:space="preserve">Figura </w:t>
                      </w:r>
                      <w:ins w:id="2250" w:author="Andrea del Nido García" w:date="2020-05-12T16:45:00Z">
                        <w:r>
                          <w:fldChar w:fldCharType="begin"/>
                        </w:r>
                        <w:r>
                          <w:instrText xml:space="preserve"> STYLEREF 1 \s </w:instrText>
                        </w:r>
                      </w:ins>
                      <w:r>
                        <w:fldChar w:fldCharType="separate"/>
                      </w:r>
                      <w:r>
                        <w:rPr>
                          <w:noProof/>
                        </w:rPr>
                        <w:t>3</w:t>
                      </w:r>
                      <w:ins w:id="2251" w:author="Andrea del Nido García" w:date="2020-05-12T16:45:00Z">
                        <w:r>
                          <w:fldChar w:fldCharType="end"/>
                        </w:r>
                        <w:r>
                          <w:t>.</w:t>
                        </w:r>
                        <w:r>
                          <w:fldChar w:fldCharType="begin"/>
                        </w:r>
                        <w:r>
                          <w:instrText xml:space="preserve"> SEQ Figura \* ARABIC \s 1 </w:instrText>
                        </w:r>
                      </w:ins>
                      <w:r>
                        <w:fldChar w:fldCharType="separate"/>
                      </w:r>
                      <w:ins w:id="2252" w:author="Andrea del Nido García" w:date="2020-05-12T16:45:00Z">
                        <w:r>
                          <w:rPr>
                            <w:noProof/>
                          </w:rPr>
                          <w:t>4</w:t>
                        </w:r>
                        <w:r>
                          <w:fldChar w:fldCharType="end"/>
                        </w:r>
                      </w:ins>
                      <w:del w:id="2253" w:author="Andrea del Nido García" w:date="2020-05-11T20:38:00Z">
                        <w:r w:rsidDel="00EF6854">
                          <w:fldChar w:fldCharType="begin"/>
                        </w:r>
                        <w:r w:rsidDel="00EF6854">
                          <w:delInstrText xml:space="preserve"> STYLEREF 1 \s </w:delInstrText>
                        </w:r>
                        <w:r w:rsidDel="00EF6854">
                          <w:fldChar w:fldCharType="separate"/>
                        </w:r>
                        <w:r w:rsidDel="00EF6854">
                          <w:rPr>
                            <w:noProof/>
                          </w:rPr>
                          <w:delText>3</w:delText>
                        </w:r>
                        <w:r w:rsidDel="00EF6854">
                          <w:rPr>
                            <w:noProof/>
                          </w:rPr>
                          <w:fldChar w:fldCharType="end"/>
                        </w:r>
                        <w:r w:rsidDel="00EF6854">
                          <w:delText>.</w:delText>
                        </w:r>
                        <w:r w:rsidDel="00EF6854">
                          <w:fldChar w:fldCharType="begin"/>
                        </w:r>
                        <w:r w:rsidDel="00EF6854">
                          <w:delInstrText xml:space="preserve"> SEQ Figura \* ARABIC \s 1 </w:delInstrText>
                        </w:r>
                        <w:r w:rsidDel="00EF6854">
                          <w:fldChar w:fldCharType="separate"/>
                        </w:r>
                        <w:r w:rsidDel="00EF6854">
                          <w:rPr>
                            <w:noProof/>
                          </w:rPr>
                          <w:delText>4</w:delText>
                        </w:r>
                        <w:r w:rsidDel="00EF6854">
                          <w:rPr>
                            <w:noProof/>
                          </w:rPr>
                          <w:fldChar w:fldCharType="end"/>
                        </w:r>
                      </w:del>
                      <w:r>
                        <w:t>. Ejecución del script find_libraries_pinning.sh</w:t>
                      </w:r>
                      <w:bookmarkEnd w:id="2249"/>
                    </w:p>
                  </w:txbxContent>
                </v:textbox>
                <w10:wrap anchorx="margin"/>
              </v:shape>
            </w:pict>
          </mc:Fallback>
        </mc:AlternateContent>
      </w:r>
    </w:p>
    <w:p w14:paraId="5738D7E4" w14:textId="051E0DB7" w:rsidR="009003BA" w:rsidRDefault="00F524C1">
      <w:pPr>
        <w:ind w:firstLine="0"/>
        <w:rPr>
          <w:lang w:eastAsia="es-ES"/>
        </w:rPr>
        <w:pPrChange w:id="2254" w:author="Andrea del Nido García" w:date="2020-05-11T12:00:00Z">
          <w:pPr/>
        </w:pPrChange>
      </w:pPr>
      <w:r>
        <w:rPr>
          <w:noProof/>
        </w:rPr>
        <mc:AlternateContent>
          <mc:Choice Requires="wps">
            <w:drawing>
              <wp:anchor distT="0" distB="0" distL="114300" distR="114300" simplePos="0" relativeHeight="251765760" behindDoc="1" locked="0" layoutInCell="1" allowOverlap="1" wp14:anchorId="0B47D36B" wp14:editId="306D83C0">
                <wp:simplePos x="0" y="0"/>
                <wp:positionH relativeFrom="column">
                  <wp:posOffset>0</wp:posOffset>
                </wp:positionH>
                <wp:positionV relativeFrom="paragraph">
                  <wp:posOffset>2389505</wp:posOffset>
                </wp:positionV>
                <wp:extent cx="5400040" cy="635"/>
                <wp:effectExtent l="0" t="0" r="0" b="0"/>
                <wp:wrapNone/>
                <wp:docPr id="81" name="Cuadro de texto 8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00C7946" w14:textId="769223F2" w:rsidR="007D13AF" w:rsidRPr="00340DBF" w:rsidRDefault="007D13AF" w:rsidP="00F524C1">
                            <w:pPr>
                              <w:pStyle w:val="Descripcin"/>
                              <w:rPr>
                                <w:rFonts w:ascii="Arial" w:hAnsi="Arial"/>
                                <w:noProof/>
                                <w:lang w:val="en-GB"/>
                              </w:rPr>
                            </w:pPr>
                            <w:bookmarkStart w:id="2255" w:name="_Toc40179350"/>
                            <w:r>
                              <w:t xml:space="preserve">Figura </w:t>
                            </w:r>
                            <w:ins w:id="2256" w:author="Andrea del Nido García" w:date="2020-05-12T16:45:00Z">
                              <w:r>
                                <w:fldChar w:fldCharType="begin"/>
                              </w:r>
                              <w:r>
                                <w:instrText xml:space="preserve"> STYLEREF 1 \s </w:instrText>
                              </w:r>
                            </w:ins>
                            <w:r>
                              <w:fldChar w:fldCharType="separate"/>
                            </w:r>
                            <w:r>
                              <w:rPr>
                                <w:noProof/>
                              </w:rPr>
                              <w:t>3</w:t>
                            </w:r>
                            <w:ins w:id="2257" w:author="Andrea del Nido García" w:date="2020-05-12T16:45:00Z">
                              <w:r>
                                <w:fldChar w:fldCharType="end"/>
                              </w:r>
                              <w:r>
                                <w:t>.</w:t>
                              </w:r>
                              <w:r>
                                <w:fldChar w:fldCharType="begin"/>
                              </w:r>
                              <w:r>
                                <w:instrText xml:space="preserve"> SEQ Figura \* ARABIC \s 1 </w:instrText>
                              </w:r>
                            </w:ins>
                            <w:r>
                              <w:fldChar w:fldCharType="separate"/>
                            </w:r>
                            <w:ins w:id="2258" w:author="Andrea del Nido García" w:date="2020-05-12T16:45:00Z">
                              <w:r>
                                <w:rPr>
                                  <w:noProof/>
                                </w:rPr>
                                <w:t>5</w:t>
                              </w:r>
                              <w:r>
                                <w:fldChar w:fldCharType="end"/>
                              </w:r>
                            </w:ins>
                            <w:del w:id="2259" w:author="Andrea del Nido García" w:date="2020-05-11T20:38:00Z">
                              <w:r w:rsidDel="00EF6854">
                                <w:fldChar w:fldCharType="begin"/>
                              </w:r>
                              <w:r w:rsidDel="00EF6854">
                                <w:delInstrText xml:space="preserve"> STYLEREF 1 \s </w:delInstrText>
                              </w:r>
                              <w:r w:rsidDel="00EF6854">
                                <w:fldChar w:fldCharType="separate"/>
                              </w:r>
                              <w:r w:rsidDel="00EF6854">
                                <w:rPr>
                                  <w:noProof/>
                                </w:rPr>
                                <w:delText>3</w:delText>
                              </w:r>
                              <w:r w:rsidDel="00EF6854">
                                <w:rPr>
                                  <w:noProof/>
                                </w:rPr>
                                <w:fldChar w:fldCharType="end"/>
                              </w:r>
                              <w:r w:rsidDel="00EF6854">
                                <w:delText>.</w:delText>
                              </w:r>
                              <w:r w:rsidDel="00EF6854">
                                <w:fldChar w:fldCharType="begin"/>
                              </w:r>
                              <w:r w:rsidDel="00EF6854">
                                <w:delInstrText xml:space="preserve"> SEQ Figura \* ARABIC \s 1 </w:delInstrText>
                              </w:r>
                              <w:r w:rsidDel="00EF6854">
                                <w:fldChar w:fldCharType="separate"/>
                              </w:r>
                              <w:r w:rsidDel="00EF6854">
                                <w:rPr>
                                  <w:noProof/>
                                </w:rPr>
                                <w:delText>5</w:delText>
                              </w:r>
                              <w:r w:rsidDel="00EF6854">
                                <w:rPr>
                                  <w:noProof/>
                                </w:rPr>
                                <w:fldChar w:fldCharType="end"/>
                              </w:r>
                            </w:del>
                            <w:r>
                              <w:t xml:space="preserve">. </w:t>
                            </w:r>
                            <w:proofErr w:type="spellStart"/>
                            <w:r w:rsidRPr="00340DBF">
                              <w:rPr>
                                <w:lang w:val="en-GB"/>
                              </w:rPr>
                              <w:t>Ejecución</w:t>
                            </w:r>
                            <w:proofErr w:type="spellEnd"/>
                            <w:r w:rsidRPr="00340DBF">
                              <w:rPr>
                                <w:lang w:val="en-GB"/>
                              </w:rPr>
                              <w:t xml:space="preserve"> del script check_pinning_library.py</w:t>
                            </w:r>
                            <w:bookmarkEnd w:id="22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47D36B" id="Cuadro de texto 81" o:spid="_x0000_s1116" type="#_x0000_t202" style="position:absolute;left:0;text-align:left;margin-left:0;margin-top:188.15pt;width:425.2pt;height:.05pt;z-index:-251550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" stroked="f">
                <v:textbox style="mso-fit-shape-to-text:t" inset="0,0,0,0">
                  <w:txbxContent>
                    <w:p w14:paraId="100C7946" w14:textId="769223F2" w:rsidR="007D13AF" w:rsidRPr="00340DBF" w:rsidRDefault="007D13AF" w:rsidP="00F524C1">
                      <w:pPr>
                        <w:pStyle w:val="Descripcin"/>
                        <w:rPr>
                          <w:rFonts w:ascii="Arial" w:hAnsi="Arial"/>
                          <w:noProof/>
                          <w:lang w:val="en-GB"/>
                        </w:rPr>
                      </w:pPr>
                      <w:bookmarkStart w:id="2260" w:name="_Toc40179350"/>
                      <w:r>
                        <w:t xml:space="preserve">Figura </w:t>
                      </w:r>
                      <w:ins w:id="2261" w:author="Andrea del Nido García" w:date="2020-05-12T16:45:00Z">
                        <w:r>
                          <w:fldChar w:fldCharType="begin"/>
                        </w:r>
                        <w:r>
                          <w:instrText xml:space="preserve"> STYLEREF 1 \s </w:instrText>
                        </w:r>
                      </w:ins>
                      <w:r>
                        <w:fldChar w:fldCharType="separate"/>
                      </w:r>
                      <w:r>
                        <w:rPr>
                          <w:noProof/>
                        </w:rPr>
                        <w:t>3</w:t>
                      </w:r>
                      <w:ins w:id="2262" w:author="Andrea del Nido García" w:date="2020-05-12T16:45:00Z">
                        <w:r>
                          <w:fldChar w:fldCharType="end"/>
                        </w:r>
                        <w:r>
                          <w:t>.</w:t>
                        </w:r>
                        <w:r>
                          <w:fldChar w:fldCharType="begin"/>
                        </w:r>
                        <w:r>
                          <w:instrText xml:space="preserve"> SEQ Figura \* ARABIC \s 1 </w:instrText>
                        </w:r>
                      </w:ins>
                      <w:r>
                        <w:fldChar w:fldCharType="separate"/>
                      </w:r>
                      <w:ins w:id="2263" w:author="Andrea del Nido García" w:date="2020-05-12T16:45:00Z">
                        <w:r>
                          <w:rPr>
                            <w:noProof/>
                          </w:rPr>
                          <w:t>5</w:t>
                        </w:r>
                        <w:r>
                          <w:fldChar w:fldCharType="end"/>
                        </w:r>
                      </w:ins>
                      <w:del w:id="2264" w:author="Andrea del Nido García" w:date="2020-05-11T20:38:00Z">
                        <w:r w:rsidDel="00EF6854">
                          <w:fldChar w:fldCharType="begin"/>
                        </w:r>
                        <w:r w:rsidDel="00EF6854">
                          <w:delInstrText xml:space="preserve"> STYLEREF 1 \s </w:delInstrText>
                        </w:r>
                        <w:r w:rsidDel="00EF6854">
                          <w:fldChar w:fldCharType="separate"/>
                        </w:r>
                        <w:r w:rsidDel="00EF6854">
                          <w:rPr>
                            <w:noProof/>
                          </w:rPr>
                          <w:delText>3</w:delText>
                        </w:r>
                        <w:r w:rsidDel="00EF6854">
                          <w:rPr>
                            <w:noProof/>
                          </w:rPr>
                          <w:fldChar w:fldCharType="end"/>
                        </w:r>
                        <w:r w:rsidDel="00EF6854">
                          <w:delText>.</w:delText>
                        </w:r>
                        <w:r w:rsidDel="00EF6854">
                          <w:fldChar w:fldCharType="begin"/>
                        </w:r>
                        <w:r w:rsidDel="00EF6854">
                          <w:delInstrText xml:space="preserve"> SEQ Figura \* ARABIC \s 1 </w:delInstrText>
                        </w:r>
                        <w:r w:rsidDel="00EF6854">
                          <w:fldChar w:fldCharType="separate"/>
                        </w:r>
                        <w:r w:rsidDel="00EF6854">
                          <w:rPr>
                            <w:noProof/>
                          </w:rPr>
                          <w:delText>5</w:delText>
                        </w:r>
                        <w:r w:rsidDel="00EF6854">
                          <w:rPr>
                            <w:noProof/>
                          </w:rPr>
                          <w:fldChar w:fldCharType="end"/>
                        </w:r>
                      </w:del>
                      <w:r>
                        <w:t xml:space="preserve">. </w:t>
                      </w:r>
                      <w:proofErr w:type="spellStart"/>
                      <w:r w:rsidRPr="00340DBF">
                        <w:rPr>
                          <w:lang w:val="en-GB"/>
                        </w:rPr>
                        <w:t>Ejecución</w:t>
                      </w:r>
                      <w:proofErr w:type="spellEnd"/>
                      <w:r w:rsidRPr="00340DBF">
                        <w:rPr>
                          <w:lang w:val="en-GB"/>
                        </w:rPr>
                        <w:t xml:space="preserve"> del script check_pinning_library.py</w:t>
                      </w:r>
                      <w:bookmarkEnd w:id="2260"/>
                    </w:p>
                  </w:txbxContent>
                </v:textbox>
              </v:shape>
            </w:pict>
          </mc:Fallback>
        </mc:AlternateContent>
      </w:r>
      <w:r>
        <w:rPr>
          <w:noProof/>
        </w:rPr>
        <w:drawing>
          <wp:anchor distT="0" distB="0" distL="114300" distR="114300" simplePos="0" relativeHeight="251763712" behindDoc="1" locked="0" layoutInCell="1" allowOverlap="1" wp14:anchorId="1855D8F7" wp14:editId="1A32F105">
            <wp:simplePos x="0" y="0"/>
            <wp:positionH relativeFrom="margin">
              <wp:align>left</wp:align>
            </wp:positionH>
            <wp:positionV relativeFrom="paragraph">
              <wp:posOffset>291908</wp:posOffset>
            </wp:positionV>
            <wp:extent cx="5400040" cy="2041451"/>
            <wp:effectExtent l="0" t="0" r="0" b="0"/>
            <wp:wrapNone/>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b="39089"/>
                    <a:stretch/>
                  </pic:blipFill>
                  <pic:spPr bwMode="auto">
                    <a:xfrm>
                      <a:off x="0" y="0"/>
                      <a:ext cx="5400040" cy="2041451"/>
                    </a:xfrm>
                    <a:prstGeom prst="rect">
                      <a:avLst/>
                    </a:prstGeom>
                    <a:ln>
                      <a:noFill/>
                    </a:ln>
                    <a:extLst>
                      <a:ext uri="{53640926-AAD7-44D8-BBD7-CCE9431645EC}">
                        <a14:shadowObscured xmlns:a14="http://schemas.microsoft.com/office/drawing/2010/main"/>
                      </a:ext>
                    </a:extLst>
                  </pic:spPr>
                </pic:pic>
              </a:graphicData>
            </a:graphic>
          </wp:anchor>
        </w:drawing>
      </w:r>
    </w:p>
    <w:p w14:paraId="523FC882" w14:textId="125F137B" w:rsidR="009003BA" w:rsidRDefault="009003BA">
      <w:pPr>
        <w:rPr>
          <w:lang w:eastAsia="es-ES"/>
        </w:rPr>
      </w:pPr>
    </w:p>
    <w:p w14:paraId="23E93534" w14:textId="77777777" w:rsidR="009003BA" w:rsidRDefault="009003BA">
      <w:pPr>
        <w:rPr>
          <w:lang w:eastAsia="es-ES"/>
        </w:rPr>
      </w:pPr>
    </w:p>
    <w:p w14:paraId="6ABD8E4B" w14:textId="77777777" w:rsidR="009003BA" w:rsidRDefault="009003BA">
      <w:pPr>
        <w:rPr>
          <w:lang w:eastAsia="es-ES"/>
        </w:rPr>
      </w:pPr>
    </w:p>
    <w:p w14:paraId="3D010755" w14:textId="77777777" w:rsidR="009003BA" w:rsidRDefault="009003BA">
      <w:pPr>
        <w:rPr>
          <w:lang w:eastAsia="es-ES"/>
        </w:rPr>
      </w:pPr>
    </w:p>
    <w:p w14:paraId="1ECE773F" w14:textId="2E8AF743" w:rsidR="009003BA" w:rsidRDefault="009003BA">
      <w:pPr>
        <w:rPr>
          <w:lang w:eastAsia="es-ES"/>
        </w:rPr>
      </w:pPr>
    </w:p>
    <w:p w14:paraId="243CA254" w14:textId="6512C442" w:rsidR="00F524C1" w:rsidRDefault="00F524C1">
      <w:pPr>
        <w:rPr>
          <w:lang w:eastAsia="es-ES"/>
        </w:rPr>
      </w:pPr>
    </w:p>
    <w:p w14:paraId="1C0013E9" w14:textId="77777777" w:rsidR="00970A33" w:rsidRDefault="00970A33">
      <w:pPr>
        <w:rPr>
          <w:lang w:eastAsia="es-ES"/>
        </w:rPr>
      </w:pPr>
    </w:p>
    <w:p w14:paraId="7C3D8566" w14:textId="59B339EC" w:rsidR="00F17CA7" w:rsidRPr="009B305A" w:rsidDel="00394DF7" w:rsidRDefault="00F17CA7">
      <w:pPr>
        <w:rPr>
          <w:del w:id="2265" w:author="Andrea del Nido García" w:date="2020-05-11T11:54:00Z"/>
          <w:lang w:eastAsia="es-ES"/>
        </w:rPr>
      </w:pPr>
      <w:r>
        <w:rPr>
          <w:lang w:eastAsia="es-ES"/>
        </w:rPr>
        <w:t xml:space="preserve">Durante la ejecución del programa se van generando diferentes comentarios informativos por pantalla para que el usuario pueda saber en </w:t>
      </w:r>
      <w:r w:rsidR="00970A33">
        <w:rPr>
          <w:lang w:eastAsia="es-ES"/>
        </w:rPr>
        <w:t>qué</w:t>
      </w:r>
      <w:r>
        <w:rPr>
          <w:lang w:eastAsia="es-ES"/>
        </w:rPr>
        <w:t xml:space="preserve"> punto </w:t>
      </w:r>
      <w:r w:rsidR="00970A33">
        <w:rPr>
          <w:lang w:eastAsia="es-ES"/>
        </w:rPr>
        <w:t>se</w:t>
      </w:r>
      <w:r>
        <w:rPr>
          <w:lang w:eastAsia="es-ES"/>
        </w:rPr>
        <w:t xml:space="preserve"> encuentra del proceso y, sobre diferentes errores que puedan haber surgido durante ejecución.</w:t>
      </w:r>
      <w:r w:rsidR="00734BE1">
        <w:rPr>
          <w:lang w:eastAsia="es-ES"/>
        </w:rPr>
        <w:t xml:space="preserve"> Además, se generan logs con posibles errores surgidos y para almacenar el resultado de las ejecuciones.</w:t>
      </w:r>
      <w:r w:rsidR="009B305A">
        <w:rPr>
          <w:lang w:eastAsia="es-ES"/>
        </w:rPr>
        <w:t xml:space="preserve"> Dichos ficheros se pueden encontrar en el directorio </w:t>
      </w:r>
      <w:r w:rsidR="009B305A">
        <w:rPr>
          <w:i/>
          <w:iCs/>
          <w:lang w:eastAsia="es-ES"/>
        </w:rPr>
        <w:t>Logs</w:t>
      </w:r>
      <w:r w:rsidR="009B305A">
        <w:rPr>
          <w:lang w:eastAsia="es-ES"/>
        </w:rPr>
        <w:t>.</w:t>
      </w:r>
    </w:p>
    <w:p w14:paraId="19D0B9A0" w14:textId="58F571FB" w:rsidR="006033B3" w:rsidDel="00E321D8" w:rsidRDefault="006033B3">
      <w:pPr>
        <w:ind w:firstLine="0"/>
        <w:rPr>
          <w:del w:id="2266" w:author="Andrea del Nido García" w:date="2020-05-12T09:27:00Z"/>
          <w:lang w:eastAsia="es-ES"/>
        </w:rPr>
        <w:pPrChange w:id="2267" w:author="Andrea del Nido García" w:date="2020-05-11T12:00:00Z">
          <w:pPr/>
        </w:pPrChange>
      </w:pPr>
    </w:p>
    <w:p w14:paraId="5B229B06" w14:textId="77777777" w:rsidR="00FD12BC" w:rsidRDefault="00FD12BC">
      <w:pPr>
        <w:ind w:firstLine="0"/>
        <w:rPr>
          <w:i/>
          <w:iCs/>
          <w:lang w:eastAsia="es-ES"/>
        </w:rPr>
        <w:pPrChange w:id="2268" w:author="Andrea del Nido García" w:date="2020-05-12T09:27:00Z">
          <w:pPr/>
        </w:pPrChange>
      </w:pPr>
    </w:p>
    <w:p w14:paraId="153A3131" w14:textId="06ADACB8" w:rsidR="006033B3" w:rsidRDefault="006033B3">
      <w:pPr>
        <w:pStyle w:val="Ttulo3"/>
        <w:jc w:val="both"/>
        <w:rPr>
          <w:lang w:val="es-ES" w:eastAsia="es-ES"/>
        </w:rPr>
        <w:pPrChange w:id="2269" w:author="Andrea del Nido García" w:date="2020-05-11T12:00:00Z">
          <w:pPr>
            <w:pStyle w:val="Ttulo3"/>
          </w:pPr>
        </w:pPrChange>
      </w:pPr>
      <w:del w:id="2270" w:author="jm.delalamo@upm.es" w:date="2020-04-21T11:49:00Z">
        <w:r w:rsidDel="00F3107C">
          <w:rPr>
            <w:lang w:val="es-ES" w:eastAsia="es-ES"/>
          </w:rPr>
          <w:delText>Ficheros obtenidos como resultado de la ejecución</w:delText>
        </w:r>
      </w:del>
      <w:bookmarkStart w:id="2271" w:name="_Toc40202085"/>
      <w:ins w:id="2272" w:author="jm.delalamo@upm.es" w:date="2020-04-21T11:49:00Z">
        <w:r w:rsidR="00F3107C">
          <w:rPr>
            <w:lang w:val="es-ES" w:eastAsia="es-ES"/>
          </w:rPr>
          <w:t>Salida</w:t>
        </w:r>
      </w:ins>
      <w:bookmarkEnd w:id="2271"/>
    </w:p>
    <w:p w14:paraId="258D2AA0" w14:textId="79D5F3DD" w:rsidR="008D4321" w:rsidRDefault="008D4321">
      <w:r>
        <w:rPr>
          <w:lang w:eastAsia="es-ES"/>
        </w:rPr>
        <w:t xml:space="preserve">Una vez ejecutados los scripts, como se muestra en el esquema de funcionamiento del sistema en el primer apartado, se obtiene como resultado varios ficheros. Al ejecutar el script </w:t>
      </w:r>
      <w:r w:rsidRPr="008D4321">
        <w:rPr>
          <w:i/>
          <w:iCs/>
        </w:rPr>
        <w:t>find_libraries_pinning.sh</w:t>
      </w:r>
      <w:r w:rsidR="002A4AEC">
        <w:t xml:space="preserve">, se obtienen varios ficheros en formato </w:t>
      </w:r>
      <w:proofErr w:type="spellStart"/>
      <w:r w:rsidR="002A4AEC">
        <w:t>json</w:t>
      </w:r>
      <w:proofErr w:type="spellEnd"/>
      <w:r w:rsidR="002A4AEC">
        <w:t xml:space="preserve"> con las ocurrencias de las librerías encontradas (</w:t>
      </w:r>
      <w:r w:rsidR="00F4434F">
        <w:t>sí</w:t>
      </w:r>
      <w:r w:rsidR="002A4AEC">
        <w:t xml:space="preserve"> que se ha hecho uso de ellas en el desarrollo de la aplicación que se está analizando). En la siguiente imagen se muestra el contenido de uno de los ficheros.</w:t>
      </w:r>
      <w:r w:rsidR="00D25642">
        <w:t xml:space="preserve"> El nombre que recibirá cada uno de estos ficheros corresponde al nombre de la librería que se está analizando.</w:t>
      </w:r>
    </w:p>
    <w:p w14:paraId="1FF95D19" w14:textId="77777777" w:rsidR="002D050F" w:rsidRDefault="002D050F"/>
    <w:p w14:paraId="2BD33293" w14:textId="7F9FB5EF" w:rsidR="00B061FD" w:rsidRDefault="00821D5F">
      <w:r>
        <w:rPr>
          <w:noProof/>
        </w:rPr>
        <w:lastRenderedPageBreak/>
        <mc:AlternateContent>
          <mc:Choice Requires="wps">
            <w:drawing>
              <wp:anchor distT="0" distB="0" distL="114300" distR="114300" simplePos="0" relativeHeight="251768832" behindDoc="1" locked="0" layoutInCell="1" allowOverlap="1" wp14:anchorId="2D139BFE" wp14:editId="2AFF3B7E">
                <wp:simplePos x="0" y="0"/>
                <wp:positionH relativeFrom="column">
                  <wp:posOffset>-730250</wp:posOffset>
                </wp:positionH>
                <wp:positionV relativeFrom="paragraph">
                  <wp:posOffset>2014855</wp:posOffset>
                </wp:positionV>
                <wp:extent cx="6859905" cy="635"/>
                <wp:effectExtent l="0" t="0" r="0" b="0"/>
                <wp:wrapNone/>
                <wp:docPr id="84" name="Cuadro de texto 84"/>
                <wp:cNvGraphicFramePr/>
                <a:graphic xmlns:a="http://schemas.openxmlformats.org/drawingml/2006/main">
                  <a:graphicData uri="http://schemas.microsoft.com/office/word/2010/wordprocessingShape">
                    <wps:wsp>
                      <wps:cNvSpPr txBox="1"/>
                      <wps:spPr>
                        <a:xfrm>
                          <a:off x="0" y="0"/>
                          <a:ext cx="6859905" cy="635"/>
                        </a:xfrm>
                        <a:prstGeom prst="rect">
                          <a:avLst/>
                        </a:prstGeom>
                        <a:solidFill>
                          <a:prstClr val="white"/>
                        </a:solidFill>
                        <a:ln>
                          <a:noFill/>
                        </a:ln>
                      </wps:spPr>
                      <wps:txbx>
                        <w:txbxContent>
                          <w:p w14:paraId="73565CA4" w14:textId="0AA5DD70" w:rsidR="007D13AF" w:rsidRPr="00335109" w:rsidRDefault="007D13AF" w:rsidP="00821D5F">
                            <w:pPr>
                              <w:pStyle w:val="Descripcin"/>
                              <w:rPr>
                                <w:rFonts w:ascii="Arial" w:hAnsi="Arial"/>
                                <w:noProof/>
                              </w:rPr>
                            </w:pPr>
                            <w:bookmarkStart w:id="2273" w:name="_Toc40179351"/>
                            <w:r>
                              <w:t xml:space="preserve">Figura </w:t>
                            </w:r>
                            <w:ins w:id="2274" w:author="Andrea del Nido García" w:date="2020-05-12T16:45:00Z">
                              <w:r>
                                <w:fldChar w:fldCharType="begin"/>
                              </w:r>
                              <w:r>
                                <w:instrText xml:space="preserve"> STYLEREF 1 \s </w:instrText>
                              </w:r>
                            </w:ins>
                            <w:r>
                              <w:fldChar w:fldCharType="separate"/>
                            </w:r>
                            <w:r>
                              <w:rPr>
                                <w:noProof/>
                              </w:rPr>
                              <w:t>3</w:t>
                            </w:r>
                            <w:ins w:id="2275" w:author="Andrea del Nido García" w:date="2020-05-12T16:45:00Z">
                              <w:r>
                                <w:fldChar w:fldCharType="end"/>
                              </w:r>
                              <w:r>
                                <w:t>.</w:t>
                              </w:r>
                              <w:r>
                                <w:fldChar w:fldCharType="begin"/>
                              </w:r>
                              <w:r>
                                <w:instrText xml:space="preserve"> SEQ Figura \* ARABIC \s 1 </w:instrText>
                              </w:r>
                            </w:ins>
                            <w:r>
                              <w:fldChar w:fldCharType="separate"/>
                            </w:r>
                            <w:ins w:id="2276" w:author="Andrea del Nido García" w:date="2020-05-12T16:45:00Z">
                              <w:r>
                                <w:rPr>
                                  <w:noProof/>
                                </w:rPr>
                                <w:t>6</w:t>
                              </w:r>
                              <w:r>
                                <w:fldChar w:fldCharType="end"/>
                              </w:r>
                            </w:ins>
                            <w:del w:id="2277" w:author="Andrea del Nido García" w:date="2020-05-11T20:38:00Z">
                              <w:r w:rsidDel="00EF6854">
                                <w:fldChar w:fldCharType="begin"/>
                              </w:r>
                              <w:r w:rsidDel="00EF6854">
                                <w:delInstrText xml:space="preserve"> STYLEREF 1 \s </w:delInstrText>
                              </w:r>
                              <w:r w:rsidDel="00EF6854">
                                <w:fldChar w:fldCharType="separate"/>
                              </w:r>
                              <w:r w:rsidDel="00EF6854">
                                <w:rPr>
                                  <w:noProof/>
                                </w:rPr>
                                <w:delText>3</w:delText>
                              </w:r>
                              <w:r w:rsidDel="00EF6854">
                                <w:rPr>
                                  <w:noProof/>
                                </w:rPr>
                                <w:fldChar w:fldCharType="end"/>
                              </w:r>
                              <w:r w:rsidDel="00EF6854">
                                <w:delText>.</w:delText>
                              </w:r>
                              <w:r w:rsidDel="00EF6854">
                                <w:fldChar w:fldCharType="begin"/>
                              </w:r>
                              <w:r w:rsidDel="00EF6854">
                                <w:delInstrText xml:space="preserve"> SEQ Figura \* ARABIC \s 1 </w:delInstrText>
                              </w:r>
                              <w:r w:rsidDel="00EF6854">
                                <w:fldChar w:fldCharType="separate"/>
                              </w:r>
                              <w:r w:rsidDel="00EF6854">
                                <w:rPr>
                                  <w:noProof/>
                                </w:rPr>
                                <w:delText>6</w:delText>
                              </w:r>
                              <w:r w:rsidDel="00EF6854">
                                <w:rPr>
                                  <w:noProof/>
                                </w:rPr>
                                <w:fldChar w:fldCharType="end"/>
                              </w:r>
                            </w:del>
                            <w:r>
                              <w:t xml:space="preserve">. Contenido de uno de los ficheros </w:t>
                            </w:r>
                            <w:bookmarkEnd w:id="2273"/>
                            <w:r>
                              <w:t>JSON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139BFE" id="Cuadro de texto 84" o:spid="_x0000_s1117" type="#_x0000_t202" style="position:absolute;left:0;text-align:left;margin-left:-57.5pt;margin-top:158.65pt;width:540.15pt;height:.05pt;z-index:-251547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" stroked="f">
                <v:textbox style="mso-fit-shape-to-text:t" inset="0,0,0,0">
                  <w:txbxContent>
                    <w:p w14:paraId="73565CA4" w14:textId="0AA5DD70" w:rsidR="007D13AF" w:rsidRPr="00335109" w:rsidRDefault="007D13AF" w:rsidP="00821D5F">
                      <w:pPr>
                        <w:pStyle w:val="Descripcin"/>
                        <w:rPr>
                          <w:rFonts w:ascii="Arial" w:hAnsi="Arial"/>
                          <w:noProof/>
                        </w:rPr>
                      </w:pPr>
                      <w:bookmarkStart w:id="2278" w:name="_Toc40179351"/>
                      <w:r>
                        <w:t xml:space="preserve">Figura </w:t>
                      </w:r>
                      <w:ins w:id="2279" w:author="Andrea del Nido García" w:date="2020-05-12T16:45:00Z">
                        <w:r>
                          <w:fldChar w:fldCharType="begin"/>
                        </w:r>
                        <w:r>
                          <w:instrText xml:space="preserve"> STYLEREF 1 \s </w:instrText>
                        </w:r>
                      </w:ins>
                      <w:r>
                        <w:fldChar w:fldCharType="separate"/>
                      </w:r>
                      <w:r>
                        <w:rPr>
                          <w:noProof/>
                        </w:rPr>
                        <w:t>3</w:t>
                      </w:r>
                      <w:ins w:id="2280" w:author="Andrea del Nido García" w:date="2020-05-12T16:45:00Z">
                        <w:r>
                          <w:fldChar w:fldCharType="end"/>
                        </w:r>
                        <w:r>
                          <w:t>.</w:t>
                        </w:r>
                        <w:r>
                          <w:fldChar w:fldCharType="begin"/>
                        </w:r>
                        <w:r>
                          <w:instrText xml:space="preserve"> SEQ Figura \* ARABIC \s 1 </w:instrText>
                        </w:r>
                      </w:ins>
                      <w:r>
                        <w:fldChar w:fldCharType="separate"/>
                      </w:r>
                      <w:ins w:id="2281" w:author="Andrea del Nido García" w:date="2020-05-12T16:45:00Z">
                        <w:r>
                          <w:rPr>
                            <w:noProof/>
                          </w:rPr>
                          <w:t>6</w:t>
                        </w:r>
                        <w:r>
                          <w:fldChar w:fldCharType="end"/>
                        </w:r>
                      </w:ins>
                      <w:del w:id="2282" w:author="Andrea del Nido García" w:date="2020-05-11T20:38:00Z">
                        <w:r w:rsidDel="00EF6854">
                          <w:fldChar w:fldCharType="begin"/>
                        </w:r>
                        <w:r w:rsidDel="00EF6854">
                          <w:delInstrText xml:space="preserve"> STYLEREF 1 \s </w:delInstrText>
                        </w:r>
                        <w:r w:rsidDel="00EF6854">
                          <w:fldChar w:fldCharType="separate"/>
                        </w:r>
                        <w:r w:rsidDel="00EF6854">
                          <w:rPr>
                            <w:noProof/>
                          </w:rPr>
                          <w:delText>3</w:delText>
                        </w:r>
                        <w:r w:rsidDel="00EF6854">
                          <w:rPr>
                            <w:noProof/>
                          </w:rPr>
                          <w:fldChar w:fldCharType="end"/>
                        </w:r>
                        <w:r w:rsidDel="00EF6854">
                          <w:delText>.</w:delText>
                        </w:r>
                        <w:r w:rsidDel="00EF6854">
                          <w:fldChar w:fldCharType="begin"/>
                        </w:r>
                        <w:r w:rsidDel="00EF6854">
                          <w:delInstrText xml:space="preserve"> SEQ Figura \* ARABIC \s 1 </w:delInstrText>
                        </w:r>
                        <w:r w:rsidDel="00EF6854">
                          <w:fldChar w:fldCharType="separate"/>
                        </w:r>
                        <w:r w:rsidDel="00EF6854">
                          <w:rPr>
                            <w:noProof/>
                          </w:rPr>
                          <w:delText>6</w:delText>
                        </w:r>
                        <w:r w:rsidDel="00EF6854">
                          <w:rPr>
                            <w:noProof/>
                          </w:rPr>
                          <w:fldChar w:fldCharType="end"/>
                        </w:r>
                      </w:del>
                      <w:r>
                        <w:t xml:space="preserve">. Contenido de uno de los ficheros </w:t>
                      </w:r>
                      <w:bookmarkEnd w:id="2278"/>
                      <w:r>
                        <w:t>JSON</w:t>
                      </w:r>
                    </w:p>
                  </w:txbxContent>
                </v:textbox>
              </v:shape>
            </w:pict>
          </mc:Fallback>
        </mc:AlternateContent>
      </w:r>
      <w:r w:rsidR="00B061FD">
        <w:rPr>
          <w:noProof/>
        </w:rPr>
        <w:drawing>
          <wp:anchor distT="0" distB="0" distL="114300" distR="114300" simplePos="0" relativeHeight="251766784" behindDoc="1" locked="0" layoutInCell="1" allowOverlap="1" wp14:anchorId="33C73B66" wp14:editId="4523FF94">
            <wp:simplePos x="0" y="0"/>
            <wp:positionH relativeFrom="margin">
              <wp:align>center</wp:align>
            </wp:positionH>
            <wp:positionV relativeFrom="paragraph">
              <wp:posOffset>12065</wp:posOffset>
            </wp:positionV>
            <wp:extent cx="6860168" cy="1945758"/>
            <wp:effectExtent l="0" t="0" r="0" b="0"/>
            <wp:wrapNone/>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val="0"/>
                        </a:ext>
                      </a:extLst>
                    </a:blip>
                    <a:srcRect/>
                    <a:stretch/>
                  </pic:blipFill>
                  <pic:spPr bwMode="auto">
                    <a:xfrm>
                      <a:off x="0" y="0"/>
                      <a:ext cx="6860168" cy="194575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D949C1" w14:textId="24EF3DEB" w:rsidR="00B061FD" w:rsidRDefault="00B061FD"/>
    <w:p w14:paraId="09271AD2" w14:textId="77777777" w:rsidR="00B061FD" w:rsidRPr="002A4AEC" w:rsidRDefault="00B061FD">
      <w:pPr>
        <w:rPr>
          <w:lang w:eastAsia="es-ES"/>
        </w:rPr>
      </w:pPr>
    </w:p>
    <w:p w14:paraId="3DF526C6" w14:textId="3C7AD5CB" w:rsidR="005E385C" w:rsidRPr="005E385C" w:rsidRDefault="005E385C">
      <w:pPr>
        <w:rPr>
          <w:lang w:eastAsia="es-ES"/>
        </w:rPr>
      </w:pPr>
    </w:p>
    <w:p w14:paraId="7ACF079B" w14:textId="2A4C993B" w:rsidR="00E965D4" w:rsidRDefault="00E965D4">
      <w:pPr>
        <w:rPr>
          <w:lang w:eastAsia="es-ES"/>
        </w:rPr>
      </w:pPr>
    </w:p>
    <w:p w14:paraId="579F42E6" w14:textId="101CFC3F" w:rsidR="00B061FD" w:rsidRDefault="00B061FD">
      <w:pPr>
        <w:rPr>
          <w:lang w:eastAsia="es-ES"/>
        </w:rPr>
      </w:pPr>
    </w:p>
    <w:p w14:paraId="4305A905" w14:textId="600DC627" w:rsidR="00B061FD" w:rsidRDefault="00B061FD">
      <w:pPr>
        <w:rPr>
          <w:lang w:eastAsia="es-ES"/>
        </w:rPr>
      </w:pPr>
    </w:p>
    <w:p w14:paraId="0B77B1D8" w14:textId="56DBF957" w:rsidR="00B061FD" w:rsidRDefault="0013166C">
      <w:pPr>
        <w:rPr>
          <w:lang w:eastAsia="es-ES"/>
        </w:rPr>
      </w:pPr>
      <w:r>
        <w:rPr>
          <w:lang w:eastAsia="es-ES"/>
        </w:rPr>
        <w:t xml:space="preserve">Por otro lado, el otro script de Python, después de realizar comprobaciones y determinar si realmente hay librerías o no en el código del APK analizado, crea un fichero con formato CSV cuyo nombre corresponderá con el del APK analizado. Este fichero CSV </w:t>
      </w:r>
      <w:r w:rsidR="00753C41">
        <w:rPr>
          <w:lang w:eastAsia="es-ES"/>
        </w:rPr>
        <w:t>tiene como columnas los siguientes valores: nombre del APK, nombre de la librería y finalmente el valor “True” si utiliza la librería o “False” si no la utiliza.</w:t>
      </w:r>
    </w:p>
    <w:p w14:paraId="249C1C27" w14:textId="3E6AD181" w:rsidR="00030392" w:rsidDel="003F737B" w:rsidRDefault="00753C41">
      <w:pPr>
        <w:rPr>
          <w:del w:id="2283" w:author="Andrea del Nido García" w:date="2020-05-11T12:08:00Z"/>
          <w:lang w:eastAsia="es-ES"/>
        </w:rPr>
      </w:pPr>
      <w:r>
        <w:rPr>
          <w:lang w:eastAsia="es-ES"/>
        </w:rPr>
        <w:t xml:space="preserve">En la imagen que se muestra a continuación, se ve el contenido de uno de los ficheros CSV generados por el sistema desarrollado. Como se aprecia en la imagen, el APK con </w:t>
      </w:r>
      <w:r w:rsidR="004444EE">
        <w:rPr>
          <w:lang w:eastAsia="es-ES"/>
        </w:rPr>
        <w:t xml:space="preserve">el que se ha trabajado para esta demostración es </w:t>
      </w:r>
      <w:proofErr w:type="spellStart"/>
      <w:proofErr w:type="gramStart"/>
      <w:r w:rsidR="004444EE">
        <w:rPr>
          <w:i/>
          <w:iCs/>
          <w:lang w:eastAsia="es-ES"/>
        </w:rPr>
        <w:t>com.facemoji</w:t>
      </w:r>
      <w:proofErr w:type="gramEnd"/>
      <w:r w:rsidR="004444EE">
        <w:rPr>
          <w:i/>
          <w:iCs/>
          <w:lang w:eastAsia="es-ES"/>
        </w:rPr>
        <w:t>.lite.indian</w:t>
      </w:r>
      <w:proofErr w:type="spellEnd"/>
      <w:r w:rsidR="004444EE">
        <w:rPr>
          <w:lang w:eastAsia="es-ES"/>
        </w:rPr>
        <w:t xml:space="preserve">, </w:t>
      </w:r>
      <w:r w:rsidR="0091156F">
        <w:rPr>
          <w:lang w:eastAsia="es-ES"/>
        </w:rPr>
        <w:t xml:space="preserve">en la siguiente columna aparecen los nombres de las librerías con las que se ha probado, </w:t>
      </w:r>
      <w:proofErr w:type="spellStart"/>
      <w:r w:rsidR="0091156F">
        <w:rPr>
          <w:i/>
          <w:iCs/>
          <w:lang w:eastAsia="es-ES"/>
        </w:rPr>
        <w:t>opensslsocketimpl</w:t>
      </w:r>
      <w:proofErr w:type="spellEnd"/>
      <w:r w:rsidR="0091156F">
        <w:rPr>
          <w:lang w:eastAsia="es-ES"/>
        </w:rPr>
        <w:t xml:space="preserve">, </w:t>
      </w:r>
      <w:r w:rsidR="0091156F">
        <w:rPr>
          <w:i/>
          <w:iCs/>
          <w:lang w:eastAsia="es-ES"/>
        </w:rPr>
        <w:t>okhttp3</w:t>
      </w:r>
      <w:r w:rsidR="0091156F">
        <w:rPr>
          <w:lang w:eastAsia="es-ES"/>
        </w:rPr>
        <w:t xml:space="preserve">, </w:t>
      </w:r>
      <w:proofErr w:type="spellStart"/>
      <w:r w:rsidR="0091156F">
        <w:rPr>
          <w:i/>
          <w:iCs/>
          <w:lang w:eastAsia="es-ES"/>
        </w:rPr>
        <w:t>trustkit</w:t>
      </w:r>
      <w:proofErr w:type="spellEnd"/>
      <w:r w:rsidR="0091156F">
        <w:rPr>
          <w:i/>
          <w:iCs/>
          <w:lang w:eastAsia="es-ES"/>
        </w:rPr>
        <w:t xml:space="preserve"> </w:t>
      </w:r>
      <w:r w:rsidR="0091156F">
        <w:rPr>
          <w:lang w:eastAsia="es-ES"/>
        </w:rPr>
        <w:t xml:space="preserve">y </w:t>
      </w:r>
      <w:proofErr w:type="spellStart"/>
      <w:r w:rsidR="0091156F">
        <w:rPr>
          <w:i/>
          <w:iCs/>
          <w:lang w:eastAsia="es-ES"/>
        </w:rPr>
        <w:t>trustmanager</w:t>
      </w:r>
      <w:proofErr w:type="spellEnd"/>
      <w:r w:rsidR="0091156F">
        <w:rPr>
          <w:i/>
          <w:iCs/>
          <w:lang w:eastAsia="es-ES"/>
        </w:rPr>
        <w:t>.</w:t>
      </w:r>
      <w:r w:rsidR="0091156F">
        <w:rPr>
          <w:lang w:eastAsia="es-ES"/>
        </w:rPr>
        <w:t xml:space="preserve"> Y en la última columna se indica si ese APK en concreto tiene o no dichas librerías.</w:t>
      </w:r>
    </w:p>
    <w:p w14:paraId="22F41AF5" w14:textId="16132A69" w:rsidR="00F4434F" w:rsidDel="00593104" w:rsidRDefault="00F4434F">
      <w:pPr>
        <w:ind w:firstLine="0"/>
        <w:rPr>
          <w:del w:id="2284" w:author="Andrea del Nido García" w:date="2020-04-27T19:23:00Z"/>
          <w:lang w:eastAsia="es-ES"/>
        </w:rPr>
      </w:pPr>
    </w:p>
    <w:p w14:paraId="607E0E4B" w14:textId="5EF74416" w:rsidR="00F4434F" w:rsidDel="00E0275F" w:rsidRDefault="00F4434F">
      <w:pPr>
        <w:rPr>
          <w:del w:id="2285" w:author="Andrea del Nido García" w:date="2020-04-27T19:23:00Z"/>
          <w:lang w:eastAsia="es-ES"/>
        </w:rPr>
      </w:pPr>
    </w:p>
    <w:p w14:paraId="4EFBEEF6" w14:textId="77777777" w:rsidR="00F4434F" w:rsidRPr="0091156F" w:rsidRDefault="00F4434F">
      <w:pPr>
        <w:rPr>
          <w:lang w:eastAsia="es-ES"/>
        </w:rPr>
      </w:pPr>
    </w:p>
    <w:p w14:paraId="7F82F5EF" w14:textId="2C59A349" w:rsidR="0091156F" w:rsidRPr="004444EE" w:rsidRDefault="0091156F">
      <w:pPr>
        <w:rPr>
          <w:lang w:eastAsia="es-ES"/>
        </w:rPr>
      </w:pPr>
      <w:r>
        <w:rPr>
          <w:noProof/>
        </w:rPr>
        <w:drawing>
          <wp:anchor distT="0" distB="0" distL="114300" distR="114300" simplePos="0" relativeHeight="251769856" behindDoc="1" locked="0" layoutInCell="1" allowOverlap="1" wp14:anchorId="39804F0F" wp14:editId="20036F12">
            <wp:simplePos x="0" y="0"/>
            <wp:positionH relativeFrom="margin">
              <wp:align>center</wp:align>
            </wp:positionH>
            <wp:positionV relativeFrom="paragraph">
              <wp:posOffset>156210</wp:posOffset>
            </wp:positionV>
            <wp:extent cx="4371975" cy="2014538"/>
            <wp:effectExtent l="0" t="0" r="0" b="5080"/>
            <wp:wrapNone/>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371975" cy="2014538"/>
                    </a:xfrm>
                    <a:prstGeom prst="rect">
                      <a:avLst/>
                    </a:prstGeom>
                  </pic:spPr>
                </pic:pic>
              </a:graphicData>
            </a:graphic>
            <wp14:sizeRelH relativeFrom="margin">
              <wp14:pctWidth>0</wp14:pctWidth>
            </wp14:sizeRelH>
            <wp14:sizeRelV relativeFrom="margin">
              <wp14:pctHeight>0</wp14:pctHeight>
            </wp14:sizeRelV>
          </wp:anchor>
        </w:drawing>
      </w:r>
    </w:p>
    <w:p w14:paraId="779D2E80" w14:textId="2EFEF71B" w:rsidR="00030392" w:rsidRDefault="00030392">
      <w:pPr>
        <w:rPr>
          <w:lang w:eastAsia="es-ES"/>
        </w:rPr>
      </w:pPr>
    </w:p>
    <w:p w14:paraId="0969A749" w14:textId="62E5FCFF" w:rsidR="00030392" w:rsidRDefault="00030392">
      <w:pPr>
        <w:rPr>
          <w:lang w:eastAsia="es-ES"/>
        </w:rPr>
      </w:pPr>
    </w:p>
    <w:p w14:paraId="2C279E80" w14:textId="51B587F1" w:rsidR="00030392" w:rsidRDefault="00030392">
      <w:pPr>
        <w:rPr>
          <w:lang w:eastAsia="es-ES"/>
        </w:rPr>
      </w:pPr>
    </w:p>
    <w:p w14:paraId="3C2D035D" w14:textId="00387A32" w:rsidR="00030392" w:rsidRDefault="00030392">
      <w:pPr>
        <w:rPr>
          <w:lang w:eastAsia="es-ES"/>
        </w:rPr>
      </w:pPr>
    </w:p>
    <w:p w14:paraId="11B46E23" w14:textId="355132D5" w:rsidR="00030392" w:rsidRDefault="00030392">
      <w:pPr>
        <w:rPr>
          <w:lang w:eastAsia="es-ES"/>
        </w:rPr>
      </w:pPr>
    </w:p>
    <w:p w14:paraId="0717D931" w14:textId="359AF86B" w:rsidR="00030392" w:rsidRDefault="00EB5155">
      <w:pPr>
        <w:rPr>
          <w:lang w:eastAsia="es-ES"/>
        </w:rPr>
      </w:pPr>
      <w:r>
        <w:rPr>
          <w:noProof/>
        </w:rPr>
        <mc:AlternateContent>
          <mc:Choice Requires="wps">
            <w:drawing>
              <wp:anchor distT="0" distB="0" distL="114300" distR="114300" simplePos="0" relativeHeight="251771904" behindDoc="1" locked="0" layoutInCell="1" allowOverlap="1" wp14:anchorId="462FE900" wp14:editId="1538EA74">
                <wp:simplePos x="0" y="0"/>
                <wp:positionH relativeFrom="margin">
                  <wp:align>center</wp:align>
                </wp:positionH>
                <wp:positionV relativeFrom="paragraph">
                  <wp:posOffset>295910</wp:posOffset>
                </wp:positionV>
                <wp:extent cx="4360545" cy="635"/>
                <wp:effectExtent l="0" t="0" r="1905" b="9525"/>
                <wp:wrapNone/>
                <wp:docPr id="87" name="Cuadro de texto 87"/>
                <wp:cNvGraphicFramePr/>
                <a:graphic xmlns:a="http://schemas.openxmlformats.org/drawingml/2006/main">
                  <a:graphicData uri="http://schemas.microsoft.com/office/word/2010/wordprocessingShape">
                    <wps:wsp>
                      <wps:cNvSpPr txBox="1"/>
                      <wps:spPr>
                        <a:xfrm>
                          <a:off x="0" y="0"/>
                          <a:ext cx="4360545" cy="635"/>
                        </a:xfrm>
                        <a:prstGeom prst="rect">
                          <a:avLst/>
                        </a:prstGeom>
                        <a:solidFill>
                          <a:prstClr val="white"/>
                        </a:solidFill>
                        <a:ln>
                          <a:noFill/>
                        </a:ln>
                      </wps:spPr>
                      <wps:txbx>
                        <w:txbxContent>
                          <w:p w14:paraId="46E714C1" w14:textId="5179B3C9" w:rsidR="007D13AF" w:rsidRPr="00E15013" w:rsidRDefault="007D13AF" w:rsidP="00030392">
                            <w:pPr>
                              <w:pStyle w:val="Descripcin"/>
                              <w:rPr>
                                <w:rFonts w:ascii="Arial" w:hAnsi="Arial"/>
                                <w:noProof/>
                              </w:rPr>
                            </w:pPr>
                            <w:bookmarkStart w:id="2286" w:name="_Toc40179352"/>
                            <w:r>
                              <w:t xml:space="preserve">Figura </w:t>
                            </w:r>
                            <w:ins w:id="2287" w:author="Andrea del Nido García" w:date="2020-05-12T16:45:00Z">
                              <w:r>
                                <w:fldChar w:fldCharType="begin"/>
                              </w:r>
                              <w:r>
                                <w:instrText xml:space="preserve"> STYLEREF 1 \s </w:instrText>
                              </w:r>
                            </w:ins>
                            <w:r>
                              <w:fldChar w:fldCharType="separate"/>
                            </w:r>
                            <w:r>
                              <w:rPr>
                                <w:noProof/>
                              </w:rPr>
                              <w:t>3</w:t>
                            </w:r>
                            <w:ins w:id="2288" w:author="Andrea del Nido García" w:date="2020-05-12T16:45:00Z">
                              <w:r>
                                <w:fldChar w:fldCharType="end"/>
                              </w:r>
                              <w:r>
                                <w:t>.</w:t>
                              </w:r>
                              <w:r>
                                <w:fldChar w:fldCharType="begin"/>
                              </w:r>
                              <w:r>
                                <w:instrText xml:space="preserve"> SEQ Figura \* ARABIC \s 1 </w:instrText>
                              </w:r>
                            </w:ins>
                            <w:r>
                              <w:fldChar w:fldCharType="separate"/>
                            </w:r>
                            <w:ins w:id="2289" w:author="Andrea del Nido García" w:date="2020-05-12T16:45:00Z">
                              <w:r>
                                <w:rPr>
                                  <w:noProof/>
                                </w:rPr>
                                <w:t>7</w:t>
                              </w:r>
                              <w:r>
                                <w:fldChar w:fldCharType="end"/>
                              </w:r>
                            </w:ins>
                            <w:del w:id="2290" w:author="Andrea del Nido García" w:date="2020-05-11T20:38:00Z">
                              <w:r w:rsidDel="00EF6854">
                                <w:fldChar w:fldCharType="begin"/>
                              </w:r>
                              <w:r w:rsidDel="00EF6854">
                                <w:delInstrText xml:space="preserve"> STYLEREF 1 \s </w:delInstrText>
                              </w:r>
                              <w:r w:rsidDel="00EF6854">
                                <w:fldChar w:fldCharType="separate"/>
                              </w:r>
                              <w:r w:rsidDel="00EF6854">
                                <w:rPr>
                                  <w:noProof/>
                                </w:rPr>
                                <w:delText>3</w:delText>
                              </w:r>
                              <w:r w:rsidDel="00EF6854">
                                <w:rPr>
                                  <w:noProof/>
                                </w:rPr>
                                <w:fldChar w:fldCharType="end"/>
                              </w:r>
                              <w:r w:rsidDel="00EF6854">
                                <w:delText>.</w:delText>
                              </w:r>
                              <w:r w:rsidDel="00EF6854">
                                <w:fldChar w:fldCharType="begin"/>
                              </w:r>
                              <w:r w:rsidDel="00EF6854">
                                <w:delInstrText xml:space="preserve"> SEQ Figura \* ARABIC \s 1 </w:delInstrText>
                              </w:r>
                              <w:r w:rsidDel="00EF6854">
                                <w:fldChar w:fldCharType="separate"/>
                              </w:r>
                              <w:r w:rsidDel="00EF6854">
                                <w:rPr>
                                  <w:noProof/>
                                </w:rPr>
                                <w:delText>7</w:delText>
                              </w:r>
                              <w:r w:rsidDel="00EF6854">
                                <w:rPr>
                                  <w:noProof/>
                                </w:rPr>
                                <w:fldChar w:fldCharType="end"/>
                              </w:r>
                            </w:del>
                            <w:r>
                              <w:t>. Contenido de un fichero CSV generado por el sistema</w:t>
                            </w:r>
                            <w:bookmarkEnd w:id="22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2FE900" id="Cuadro de texto 87" o:spid="_x0000_s1118" type="#_x0000_t202" style="position:absolute;left:0;text-align:left;margin-left:0;margin-top:23.3pt;width:343.35pt;height:.05pt;z-index:-251544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" stroked="f">
                <v:textbox style="mso-fit-shape-to-text:t" inset="0,0,0,0">
                  <w:txbxContent>
                    <w:p w14:paraId="46E714C1" w14:textId="5179B3C9" w:rsidR="007D13AF" w:rsidRPr="00E15013" w:rsidRDefault="007D13AF" w:rsidP="00030392">
                      <w:pPr>
                        <w:pStyle w:val="Descripcin"/>
                        <w:rPr>
                          <w:rFonts w:ascii="Arial" w:hAnsi="Arial"/>
                          <w:noProof/>
                        </w:rPr>
                      </w:pPr>
                      <w:bookmarkStart w:id="2291" w:name="_Toc40179352"/>
                      <w:r>
                        <w:t xml:space="preserve">Figura </w:t>
                      </w:r>
                      <w:ins w:id="2292" w:author="Andrea del Nido García" w:date="2020-05-12T16:45:00Z">
                        <w:r>
                          <w:fldChar w:fldCharType="begin"/>
                        </w:r>
                        <w:r>
                          <w:instrText xml:space="preserve"> STYLEREF 1 \s </w:instrText>
                        </w:r>
                      </w:ins>
                      <w:r>
                        <w:fldChar w:fldCharType="separate"/>
                      </w:r>
                      <w:r>
                        <w:rPr>
                          <w:noProof/>
                        </w:rPr>
                        <w:t>3</w:t>
                      </w:r>
                      <w:ins w:id="2293" w:author="Andrea del Nido García" w:date="2020-05-12T16:45:00Z">
                        <w:r>
                          <w:fldChar w:fldCharType="end"/>
                        </w:r>
                        <w:r>
                          <w:t>.</w:t>
                        </w:r>
                        <w:r>
                          <w:fldChar w:fldCharType="begin"/>
                        </w:r>
                        <w:r>
                          <w:instrText xml:space="preserve"> SEQ Figura \* ARABIC \s 1 </w:instrText>
                        </w:r>
                      </w:ins>
                      <w:r>
                        <w:fldChar w:fldCharType="separate"/>
                      </w:r>
                      <w:ins w:id="2294" w:author="Andrea del Nido García" w:date="2020-05-12T16:45:00Z">
                        <w:r>
                          <w:rPr>
                            <w:noProof/>
                          </w:rPr>
                          <w:t>7</w:t>
                        </w:r>
                        <w:r>
                          <w:fldChar w:fldCharType="end"/>
                        </w:r>
                      </w:ins>
                      <w:del w:id="2295" w:author="Andrea del Nido García" w:date="2020-05-11T20:38:00Z">
                        <w:r w:rsidDel="00EF6854">
                          <w:fldChar w:fldCharType="begin"/>
                        </w:r>
                        <w:r w:rsidDel="00EF6854">
                          <w:delInstrText xml:space="preserve"> STYLEREF 1 \s </w:delInstrText>
                        </w:r>
                        <w:r w:rsidDel="00EF6854">
                          <w:fldChar w:fldCharType="separate"/>
                        </w:r>
                        <w:r w:rsidDel="00EF6854">
                          <w:rPr>
                            <w:noProof/>
                          </w:rPr>
                          <w:delText>3</w:delText>
                        </w:r>
                        <w:r w:rsidDel="00EF6854">
                          <w:rPr>
                            <w:noProof/>
                          </w:rPr>
                          <w:fldChar w:fldCharType="end"/>
                        </w:r>
                        <w:r w:rsidDel="00EF6854">
                          <w:delText>.</w:delText>
                        </w:r>
                        <w:r w:rsidDel="00EF6854">
                          <w:fldChar w:fldCharType="begin"/>
                        </w:r>
                        <w:r w:rsidDel="00EF6854">
                          <w:delInstrText xml:space="preserve"> SEQ Figura \* ARABIC \s 1 </w:delInstrText>
                        </w:r>
                        <w:r w:rsidDel="00EF6854">
                          <w:fldChar w:fldCharType="separate"/>
                        </w:r>
                        <w:r w:rsidDel="00EF6854">
                          <w:rPr>
                            <w:noProof/>
                          </w:rPr>
                          <w:delText>7</w:delText>
                        </w:r>
                        <w:r w:rsidDel="00EF6854">
                          <w:rPr>
                            <w:noProof/>
                          </w:rPr>
                          <w:fldChar w:fldCharType="end"/>
                        </w:r>
                      </w:del>
                      <w:r>
                        <w:t>. Contenido de un fichero CSV generado por el sistema</w:t>
                      </w:r>
                      <w:bookmarkEnd w:id="2291"/>
                    </w:p>
                  </w:txbxContent>
                </v:textbox>
                <w10:wrap anchorx="margin"/>
              </v:shape>
            </w:pict>
          </mc:Fallback>
        </mc:AlternateContent>
      </w:r>
    </w:p>
    <w:p w14:paraId="0F0977B7" w14:textId="20CB62D3" w:rsidR="00030392" w:rsidRDefault="00030392">
      <w:pPr>
        <w:rPr>
          <w:lang w:eastAsia="es-ES"/>
        </w:rPr>
      </w:pPr>
    </w:p>
    <w:p w14:paraId="04EF94EB" w14:textId="78E7F790" w:rsidR="00030392" w:rsidDel="00E321D8" w:rsidRDefault="00030392">
      <w:pPr>
        <w:rPr>
          <w:del w:id="2296" w:author="Andrea del Nido García" w:date="2020-05-12T09:27:00Z"/>
          <w:lang w:eastAsia="es-ES"/>
        </w:rPr>
      </w:pPr>
    </w:p>
    <w:p w14:paraId="3266CCEF" w14:textId="192D71F1" w:rsidR="00030392" w:rsidRDefault="00030392">
      <w:pPr>
        <w:ind w:firstLine="0"/>
        <w:rPr>
          <w:lang w:eastAsia="es-ES"/>
        </w:rPr>
        <w:pPrChange w:id="2297" w:author="Andrea del Nido García" w:date="2020-05-12T09:27:00Z">
          <w:pPr/>
        </w:pPrChange>
      </w:pPr>
    </w:p>
    <w:p w14:paraId="2A9DE3EF" w14:textId="51A23358" w:rsidR="008F0801" w:rsidRDefault="008F0801">
      <w:pPr>
        <w:pStyle w:val="Ttulo2"/>
        <w:ind w:left="0" w:firstLine="0"/>
        <w:jc w:val="both"/>
        <w:rPr>
          <w:lang w:eastAsia="es-ES"/>
        </w:rPr>
        <w:pPrChange w:id="2298" w:author="Andrea del Nido García" w:date="2020-05-11T12:08:00Z">
          <w:pPr>
            <w:pStyle w:val="Ttulo2"/>
          </w:pPr>
        </w:pPrChange>
      </w:pPr>
      <w:bookmarkStart w:id="2299" w:name="_Toc37675381"/>
      <w:commentRangeStart w:id="2300"/>
      <w:del w:id="2301" w:author="Andrea del Nido García" w:date="2020-05-11T10:00:00Z">
        <w:r w:rsidDel="006F0F99">
          <w:rPr>
            <w:lang w:eastAsia="es-ES"/>
          </w:rPr>
          <w:lastRenderedPageBreak/>
          <w:delText>Implementación</w:delText>
        </w:r>
        <w:bookmarkEnd w:id="2299"/>
        <w:commentRangeEnd w:id="2300"/>
        <w:r w:rsidR="00F3107C" w:rsidDel="006F0F99">
          <w:rPr>
            <w:rStyle w:val="Refdecomentario"/>
            <w:rFonts w:asciiTheme="minorHAnsi" w:eastAsiaTheme="minorHAnsi" w:hAnsiTheme="minorHAnsi" w:cstheme="minorBidi"/>
            <w:b w:val="0"/>
            <w:bCs w:val="0"/>
            <w:iCs w:val="0"/>
          </w:rPr>
          <w:commentReference w:id="2300"/>
        </w:r>
      </w:del>
      <w:bookmarkStart w:id="2302" w:name="_Toc40202086"/>
      <w:ins w:id="2303" w:author="Andrea del Nido García" w:date="2020-05-11T10:00:00Z">
        <w:r w:rsidR="006F0F99">
          <w:rPr>
            <w:lang w:eastAsia="es-ES"/>
          </w:rPr>
          <w:t>Método de inyección de código</w:t>
        </w:r>
      </w:ins>
      <w:bookmarkEnd w:id="2302"/>
    </w:p>
    <w:p w14:paraId="711BD17A" w14:textId="3944503B" w:rsidR="00704400" w:rsidRPr="00AF426C" w:rsidRDefault="00704400">
      <w:pPr>
        <w:rPr>
          <w:lang w:eastAsia="es-ES"/>
        </w:rPr>
      </w:pPr>
      <w:r w:rsidRPr="00AF426C">
        <w:rPr>
          <w:lang w:eastAsia="es-ES"/>
        </w:rPr>
        <w:t xml:space="preserve">Una vez que ya se ha conseguido averiguar </w:t>
      </w:r>
      <w:r w:rsidR="00085941" w:rsidRPr="00AF426C">
        <w:rPr>
          <w:lang w:eastAsia="es-ES"/>
        </w:rPr>
        <w:t>qué</w:t>
      </w:r>
      <w:r w:rsidRPr="00AF426C">
        <w:rPr>
          <w:lang w:eastAsia="es-ES"/>
        </w:rPr>
        <w:t xml:space="preserve"> aplicaciones son las que incluyen mecanismos de </w:t>
      </w:r>
      <w:proofErr w:type="spellStart"/>
      <w:r w:rsidRPr="00AF426C">
        <w:rPr>
          <w:lang w:eastAsia="es-ES"/>
        </w:rPr>
        <w:t>certificate</w:t>
      </w:r>
      <w:proofErr w:type="spellEnd"/>
      <w:r w:rsidRPr="00AF426C">
        <w:rPr>
          <w:lang w:eastAsia="es-ES"/>
        </w:rPr>
        <w:t xml:space="preserve"> </w:t>
      </w:r>
      <w:proofErr w:type="spellStart"/>
      <w:r w:rsidRPr="00AF426C">
        <w:rPr>
          <w:lang w:eastAsia="es-ES"/>
        </w:rPr>
        <w:t>pinning</w:t>
      </w:r>
      <w:proofErr w:type="spellEnd"/>
      <w:r w:rsidRPr="00AF426C">
        <w:rPr>
          <w:lang w:eastAsia="es-ES"/>
        </w:rPr>
        <w:t xml:space="preserve"> y más concretamente, se ha podido averiguar qué librería </w:t>
      </w:r>
      <w:r w:rsidR="00543349" w:rsidRPr="00AF426C">
        <w:rPr>
          <w:lang w:eastAsia="es-ES"/>
        </w:rPr>
        <w:t>en particular</w:t>
      </w:r>
      <w:r w:rsidRPr="00AF426C">
        <w:rPr>
          <w:lang w:eastAsia="es-ES"/>
        </w:rPr>
        <w:t xml:space="preserve"> utilizan, el siguiente paso consiste en </w:t>
      </w:r>
      <w:r w:rsidR="00221A01">
        <w:rPr>
          <w:lang w:eastAsia="es-ES"/>
        </w:rPr>
        <w:t xml:space="preserve">modificar el código de aquellos métodos que se utilicen para la fijación de certificados. Para inyectar posteriormente el código cambiado, se hace uso de la herramienta Frida, de tal forma </w:t>
      </w:r>
      <w:r w:rsidR="0020281E">
        <w:rPr>
          <w:lang w:eastAsia="es-ES"/>
        </w:rPr>
        <w:t>que,</w:t>
      </w:r>
      <w:r w:rsidR="00221A01">
        <w:rPr>
          <w:lang w:eastAsia="es-ES"/>
        </w:rPr>
        <w:t xml:space="preserve"> teniendo el servicio levantado, únicamente es necesario indicar el fichero</w:t>
      </w:r>
      <w:r w:rsidR="00007870">
        <w:rPr>
          <w:lang w:eastAsia="es-ES"/>
        </w:rPr>
        <w:t xml:space="preserve"> (</w:t>
      </w:r>
      <w:r w:rsidR="00007870">
        <w:rPr>
          <w:i/>
          <w:iCs/>
          <w:lang w:eastAsia="es-ES"/>
        </w:rPr>
        <w:t>pinning_cases.js</w:t>
      </w:r>
      <w:r w:rsidR="00007870">
        <w:rPr>
          <w:lang w:eastAsia="es-ES"/>
        </w:rPr>
        <w:t>)</w:t>
      </w:r>
      <w:r w:rsidR="007B7C65">
        <w:rPr>
          <w:lang w:eastAsia="es-ES"/>
        </w:rPr>
        <w:t xml:space="preserve">, en este caso escrito en Java Script, </w:t>
      </w:r>
      <w:r w:rsidR="00221A01">
        <w:rPr>
          <w:lang w:eastAsia="es-ES"/>
        </w:rPr>
        <w:t xml:space="preserve">que contiene los casos detectados de </w:t>
      </w:r>
      <w:proofErr w:type="spellStart"/>
      <w:r w:rsidR="00221A01">
        <w:rPr>
          <w:lang w:eastAsia="es-ES"/>
        </w:rPr>
        <w:t>certificate</w:t>
      </w:r>
      <w:proofErr w:type="spellEnd"/>
      <w:r w:rsidR="00221A01">
        <w:rPr>
          <w:lang w:eastAsia="es-ES"/>
        </w:rPr>
        <w:t xml:space="preserve"> </w:t>
      </w:r>
      <w:proofErr w:type="spellStart"/>
      <w:r w:rsidR="00221A01">
        <w:rPr>
          <w:lang w:eastAsia="es-ES"/>
        </w:rPr>
        <w:t>pinning</w:t>
      </w:r>
      <w:proofErr w:type="spellEnd"/>
      <w:r w:rsidR="00AB7435">
        <w:rPr>
          <w:lang w:eastAsia="es-ES"/>
        </w:rPr>
        <w:t xml:space="preserve"> con el código modificado para que, al lanzar el proxy y una aplicación se modifique su código</w:t>
      </w:r>
      <w:r w:rsidRPr="00AF426C">
        <w:rPr>
          <w:lang w:eastAsia="es-ES"/>
        </w:rPr>
        <w:t>.</w:t>
      </w:r>
    </w:p>
    <w:p w14:paraId="12721385" w14:textId="39D631B2" w:rsidR="00543349" w:rsidRDefault="00543349">
      <w:pPr>
        <w:rPr>
          <w:lang w:eastAsia="es-ES"/>
        </w:rPr>
      </w:pPr>
      <w:r w:rsidRPr="00AF426C">
        <w:rPr>
          <w:lang w:eastAsia="es-ES"/>
        </w:rPr>
        <w:t>El primer apartado de esta sección</w:t>
      </w:r>
      <w:r w:rsidR="00F875BD">
        <w:rPr>
          <w:lang w:eastAsia="es-ES"/>
        </w:rPr>
        <w:t>,</w:t>
      </w:r>
      <w:r w:rsidRPr="00AF426C">
        <w:rPr>
          <w:lang w:eastAsia="es-ES"/>
        </w:rPr>
        <w:t xml:space="preserve"> </w:t>
      </w:r>
      <w:r w:rsidR="008E381C">
        <w:rPr>
          <w:lang w:eastAsia="es-ES"/>
        </w:rPr>
        <w:t xml:space="preserve">desarrolla mecanismos que se han empleado </w:t>
      </w:r>
      <w:r w:rsidR="007E177E">
        <w:rPr>
          <w:lang w:eastAsia="es-ES"/>
        </w:rPr>
        <w:t>para inyectar</w:t>
      </w:r>
      <w:r w:rsidR="006477A5">
        <w:rPr>
          <w:lang w:eastAsia="es-ES"/>
        </w:rPr>
        <w:t xml:space="preserve"> código modificado de tal forma que se intercepte el certificado fijado en la aplicación.</w:t>
      </w:r>
      <w:r w:rsidR="001D0678">
        <w:rPr>
          <w:lang w:eastAsia="es-ES"/>
        </w:rPr>
        <w:t xml:space="preserve"> Concretamente, se hace referencia a los casos de librerías nuevas descubiertas</w:t>
      </w:r>
      <w:r w:rsidR="006370E2">
        <w:rPr>
          <w:lang w:eastAsia="es-ES"/>
        </w:rPr>
        <w:t>.</w:t>
      </w:r>
    </w:p>
    <w:p w14:paraId="6D44C94A" w14:textId="248CD3E9" w:rsidR="008E381C" w:rsidRDefault="0063619E">
      <w:pPr>
        <w:rPr>
          <w:lang w:eastAsia="es-ES"/>
        </w:rPr>
      </w:pPr>
      <w:r>
        <w:rPr>
          <w:lang w:eastAsia="es-ES"/>
        </w:rPr>
        <w:t>En el</w:t>
      </w:r>
      <w:r w:rsidR="008E381C">
        <w:rPr>
          <w:lang w:eastAsia="es-ES"/>
        </w:rPr>
        <w:t xml:space="preserve"> siguiente</w:t>
      </w:r>
      <w:r w:rsidR="0037242A">
        <w:rPr>
          <w:lang w:eastAsia="es-ES"/>
        </w:rPr>
        <w:t xml:space="preserve"> apartado</w:t>
      </w:r>
      <w:r w:rsidR="008E381C">
        <w:rPr>
          <w:lang w:eastAsia="es-ES"/>
        </w:rPr>
        <w:t xml:space="preserve">, </w:t>
      </w:r>
      <w:r>
        <w:rPr>
          <w:lang w:eastAsia="es-ES"/>
        </w:rPr>
        <w:t xml:space="preserve">se detallan los mecanismos de inyección de código para el caso de librerías ya conocidas pero </w:t>
      </w:r>
      <w:r w:rsidR="0095265D">
        <w:rPr>
          <w:lang w:eastAsia="es-ES"/>
        </w:rPr>
        <w:t>cuyos métodos implementados anteriormente no eran capaces de interceptar el certificado fijado en ciertas aplicaciones.</w:t>
      </w:r>
      <w:r w:rsidR="006B7B74">
        <w:rPr>
          <w:lang w:eastAsia="es-ES"/>
        </w:rPr>
        <w:t xml:space="preserve"> Por ello, se desarrollan nuevos métodos. </w:t>
      </w:r>
    </w:p>
    <w:p w14:paraId="49AA5BE6" w14:textId="68714CB7" w:rsidR="00AF277F" w:rsidRDefault="00AF277F">
      <w:pPr>
        <w:rPr>
          <w:lang w:eastAsia="es-ES"/>
        </w:rPr>
      </w:pPr>
      <w:r>
        <w:rPr>
          <w:lang w:eastAsia="es-ES"/>
        </w:rPr>
        <w:t xml:space="preserve">Un aspecto importante que hay que tener en cuenta es el tipo de APK con el que </w:t>
      </w:r>
      <w:r w:rsidR="00576045">
        <w:rPr>
          <w:lang w:eastAsia="es-ES"/>
        </w:rPr>
        <w:t xml:space="preserve">se realizan las pruebas de los mecanismos diseñados para evitar la fijación de certificados. En este proyecto se han distinguido dos tipos de </w:t>
      </w:r>
      <w:proofErr w:type="spellStart"/>
      <w:r w:rsidR="00576045">
        <w:rPr>
          <w:lang w:eastAsia="es-ES"/>
        </w:rPr>
        <w:t>APKs</w:t>
      </w:r>
      <w:proofErr w:type="spellEnd"/>
      <w:r w:rsidR="00576045">
        <w:rPr>
          <w:lang w:eastAsia="es-ES"/>
        </w:rPr>
        <w:t xml:space="preserve"> diferentes. En primer lugar, las </w:t>
      </w:r>
      <w:proofErr w:type="spellStart"/>
      <w:r w:rsidR="00576045">
        <w:rPr>
          <w:lang w:eastAsia="es-ES"/>
        </w:rPr>
        <w:t>APKs</w:t>
      </w:r>
      <w:proofErr w:type="spellEnd"/>
      <w:r w:rsidR="00576045">
        <w:rPr>
          <w:lang w:eastAsia="es-ES"/>
        </w:rPr>
        <w:t xml:space="preserve"> simples, son aquellas que únicamente disponen de un único fichero a partir del cual se instala la aplicación en el entorno de ejecución. Por otra parte, el segundo tipo de APK que se ha analizado durante el desarrollo del trabajo, son las </w:t>
      </w:r>
      <w:proofErr w:type="spellStart"/>
      <w:r w:rsidR="00576045">
        <w:rPr>
          <w:lang w:eastAsia="es-ES"/>
        </w:rPr>
        <w:t>Bundle</w:t>
      </w:r>
      <w:proofErr w:type="spellEnd"/>
      <w:r w:rsidR="00576045">
        <w:rPr>
          <w:lang w:eastAsia="es-ES"/>
        </w:rPr>
        <w:t xml:space="preserve"> </w:t>
      </w:r>
      <w:proofErr w:type="spellStart"/>
      <w:r w:rsidR="00576045">
        <w:rPr>
          <w:lang w:eastAsia="es-ES"/>
        </w:rPr>
        <w:t>APKs</w:t>
      </w:r>
      <w:proofErr w:type="spellEnd"/>
      <w:sdt>
        <w:sdtPr>
          <w:rPr>
            <w:lang w:eastAsia="es-ES"/>
          </w:rPr>
          <w:id w:val="-1658993603"/>
          <w:citation/>
        </w:sdtPr>
        <w:sdtContent>
          <w:r w:rsidR="00576045">
            <w:rPr>
              <w:lang w:eastAsia="es-ES"/>
            </w:rPr>
            <w:fldChar w:fldCharType="begin"/>
          </w:r>
          <w:r w:rsidR="00576045">
            <w:rPr>
              <w:lang w:eastAsia="es-ES"/>
            </w:rPr>
            <w:instrText xml:space="preserve"> CITATION And203 \l 3082 </w:instrText>
          </w:r>
          <w:r w:rsidR="00576045">
            <w:rPr>
              <w:lang w:eastAsia="es-ES"/>
            </w:rPr>
            <w:fldChar w:fldCharType="separate"/>
          </w:r>
          <w:r w:rsidR="004937E5">
            <w:rPr>
              <w:noProof/>
              <w:lang w:eastAsia="es-ES"/>
            </w:rPr>
            <w:t xml:space="preserve"> </w:t>
          </w:r>
          <w:r w:rsidR="004937E5" w:rsidRPr="004937E5">
            <w:rPr>
              <w:noProof/>
              <w:lang w:eastAsia="es-ES"/>
            </w:rPr>
            <w:t>[31]</w:t>
          </w:r>
          <w:r w:rsidR="00576045">
            <w:rPr>
              <w:lang w:eastAsia="es-ES"/>
            </w:rPr>
            <w:fldChar w:fldCharType="end"/>
          </w:r>
        </w:sdtContent>
      </w:sdt>
      <w:r w:rsidR="00AB23D3">
        <w:rPr>
          <w:lang w:eastAsia="es-ES"/>
        </w:rPr>
        <w:t xml:space="preserve">. Este tipo de APK se diferencia de la anterior en que se incluye todo el código compilado y los recursos de una </w:t>
      </w:r>
      <w:r w:rsidR="006A4E90">
        <w:rPr>
          <w:lang w:eastAsia="es-ES"/>
        </w:rPr>
        <w:t>aplicación,</w:t>
      </w:r>
      <w:r w:rsidR="00AB23D3">
        <w:rPr>
          <w:lang w:eastAsia="es-ES"/>
        </w:rPr>
        <w:t xml:space="preserve"> </w:t>
      </w:r>
      <w:r w:rsidR="000E56A5">
        <w:rPr>
          <w:lang w:eastAsia="es-ES"/>
        </w:rPr>
        <w:t>pero,</w:t>
      </w:r>
      <w:r w:rsidR="00AB23D3">
        <w:rPr>
          <w:lang w:eastAsia="es-ES"/>
        </w:rPr>
        <w:t xml:space="preserve"> sin embargo, la generación de la firma y certificado de la aplicación es delegada al servicio de Google Play.</w:t>
      </w:r>
      <w:r w:rsidR="006A4E90">
        <w:rPr>
          <w:lang w:eastAsia="es-ES"/>
        </w:rPr>
        <w:t xml:space="preserve"> Además, resulta que para poder instalar estos paquetes con la herramienta </w:t>
      </w:r>
      <w:proofErr w:type="spellStart"/>
      <w:r w:rsidR="006A4E90">
        <w:rPr>
          <w:lang w:eastAsia="es-ES"/>
        </w:rPr>
        <w:t>adb</w:t>
      </w:r>
      <w:proofErr w:type="spellEnd"/>
      <w:r w:rsidR="006A4E90">
        <w:rPr>
          <w:lang w:eastAsia="es-ES"/>
        </w:rPr>
        <w:t xml:space="preserve">, es necesario utilizar un comando específico y </w:t>
      </w:r>
      <w:r w:rsidR="00ED058B">
        <w:rPr>
          <w:lang w:eastAsia="es-ES"/>
        </w:rPr>
        <w:t xml:space="preserve">también </w:t>
      </w:r>
      <w:r w:rsidR="006A4E90">
        <w:rPr>
          <w:lang w:eastAsia="es-ES"/>
        </w:rPr>
        <w:t xml:space="preserve">modificar los scripts que interceptan las comunicaciones </w:t>
      </w:r>
      <w:r w:rsidR="00ED058B">
        <w:rPr>
          <w:lang w:eastAsia="es-ES"/>
        </w:rPr>
        <w:t>ya que no se puede indicar un APK concreto, ahora es el paquete de la aplicación</w:t>
      </w:r>
      <w:r w:rsidR="00023252">
        <w:rPr>
          <w:lang w:eastAsia="es-ES"/>
        </w:rPr>
        <w:t xml:space="preserve"> el que se debe instalar.</w:t>
      </w:r>
    </w:p>
    <w:p w14:paraId="78B8B046" w14:textId="3A6C5576" w:rsidR="00AF426C" w:rsidRPr="00AF426C" w:rsidRDefault="00AF426C">
      <w:pPr>
        <w:rPr>
          <w:lang w:eastAsia="es-ES"/>
        </w:rPr>
      </w:pPr>
      <w:proofErr w:type="gramStart"/>
      <w:r w:rsidRPr="00AF426C">
        <w:rPr>
          <w:highlight w:val="yellow"/>
          <w:lang w:eastAsia="es-ES"/>
        </w:rPr>
        <w:t>Segundo apartado?</w:t>
      </w:r>
      <w:proofErr w:type="gramEnd"/>
      <w:r w:rsidRPr="00AF426C">
        <w:rPr>
          <w:highlight w:val="yellow"/>
          <w:lang w:eastAsia="es-ES"/>
        </w:rPr>
        <w:t xml:space="preserve"> </w:t>
      </w:r>
      <w:r w:rsidRPr="00AF426C">
        <w:rPr>
          <w:highlight w:val="yellow"/>
          <w:lang w:eastAsia="es-ES"/>
        </w:rPr>
        <w:sym w:font="Wingdings" w:char="F0E0"/>
      </w:r>
      <w:r w:rsidRPr="00AF426C">
        <w:rPr>
          <w:highlight w:val="yellow"/>
          <w:lang w:eastAsia="es-ES"/>
        </w:rPr>
        <w:t xml:space="preserve"> IDA</w:t>
      </w:r>
    </w:p>
    <w:p w14:paraId="429E772B" w14:textId="078AC107" w:rsidR="003C39B5" w:rsidRDefault="003C39B5">
      <w:pPr>
        <w:rPr>
          <w:lang w:eastAsia="es-ES"/>
        </w:rPr>
      </w:pPr>
      <w:r w:rsidRPr="005F3DB6">
        <w:rPr>
          <w:highlight w:val="yellow"/>
          <w:lang w:eastAsia="es-ES"/>
        </w:rPr>
        <w:t xml:space="preserve">Poner los diferentes métodos de saltarse </w:t>
      </w:r>
      <w:proofErr w:type="spellStart"/>
      <w:r w:rsidRPr="005F3DB6">
        <w:rPr>
          <w:highlight w:val="yellow"/>
          <w:lang w:eastAsia="es-ES"/>
        </w:rPr>
        <w:t>Pinning</w:t>
      </w:r>
      <w:proofErr w:type="spellEnd"/>
    </w:p>
    <w:p w14:paraId="0D56BB98" w14:textId="55D3332C" w:rsidR="00863367" w:rsidRPr="00640DAE" w:rsidRDefault="00863367">
      <w:pPr>
        <w:rPr>
          <w:lang w:eastAsia="es-ES"/>
        </w:rPr>
      </w:pPr>
      <w:proofErr w:type="gramStart"/>
      <w:r w:rsidRPr="00AF426C">
        <w:rPr>
          <w:highlight w:val="yellow"/>
          <w:lang w:eastAsia="es-ES"/>
        </w:rPr>
        <w:lastRenderedPageBreak/>
        <w:t>Varios escenarios??</w:t>
      </w:r>
      <w:proofErr w:type="gramEnd"/>
      <w:r w:rsidRPr="00AF426C">
        <w:rPr>
          <w:highlight w:val="yellow"/>
          <w:lang w:eastAsia="es-ES"/>
        </w:rPr>
        <w:t xml:space="preserve"> </w:t>
      </w:r>
      <w:r w:rsidRPr="00AF426C">
        <w:rPr>
          <w:highlight w:val="yellow"/>
          <w:lang w:eastAsia="es-ES"/>
        </w:rPr>
        <w:sym w:font="Wingdings" w:char="F0E0"/>
      </w:r>
      <w:r w:rsidRPr="00AF426C">
        <w:rPr>
          <w:highlight w:val="yellow"/>
          <w:lang w:eastAsia="es-ES"/>
        </w:rPr>
        <w:t xml:space="preserve"> Más con bibliotecas y otro método diferente</w:t>
      </w:r>
    </w:p>
    <w:p w14:paraId="050EFA1D" w14:textId="77777777" w:rsidR="008F0801" w:rsidRPr="008F0801" w:rsidRDefault="008F0801">
      <w:pPr>
        <w:rPr>
          <w:lang w:eastAsia="es-ES"/>
        </w:rPr>
      </w:pPr>
    </w:p>
    <w:p w14:paraId="2E2A020E" w14:textId="77F82E8D" w:rsidR="007765AB" w:rsidRDefault="00EC42B4">
      <w:pPr>
        <w:pStyle w:val="Ttulo3"/>
        <w:jc w:val="both"/>
        <w:rPr>
          <w:lang w:val="es-ES" w:eastAsia="es-ES"/>
        </w:rPr>
      </w:pPr>
      <w:bookmarkStart w:id="2304" w:name="_Toc40202087"/>
      <w:r>
        <w:rPr>
          <w:lang w:val="es-ES" w:eastAsia="es-ES"/>
        </w:rPr>
        <w:t xml:space="preserve">Caso 1: </w:t>
      </w:r>
      <w:del w:id="2305" w:author="Andrea del Nido García" w:date="2020-05-11T10:17:00Z">
        <w:r w:rsidDel="00975352">
          <w:rPr>
            <w:lang w:val="es-ES" w:eastAsia="es-ES"/>
          </w:rPr>
          <w:delText>c</w:delText>
        </w:r>
        <w:r w:rsidR="007765AB" w:rsidDel="00975352">
          <w:rPr>
            <w:lang w:val="es-ES" w:eastAsia="es-ES"/>
          </w:rPr>
          <w:delText>ertificate pinning</w:delText>
        </w:r>
        <w:r w:rsidDel="00975352">
          <w:rPr>
            <w:lang w:val="es-ES" w:eastAsia="es-ES"/>
          </w:rPr>
          <w:delText xml:space="preserve"> con </w:delText>
        </w:r>
        <w:r w:rsidR="007765AB" w:rsidDel="00975352">
          <w:rPr>
            <w:lang w:val="es-ES" w:eastAsia="es-ES"/>
          </w:rPr>
          <w:delText>paquetes</w:delText>
        </w:r>
      </w:del>
      <w:ins w:id="2306" w:author="Andrea del Nido García" w:date="2020-05-11T11:55:00Z">
        <w:r w:rsidR="00754547">
          <w:rPr>
            <w:lang w:val="es-ES" w:eastAsia="es-ES"/>
          </w:rPr>
          <w:t>I</w:t>
        </w:r>
      </w:ins>
      <w:ins w:id="2307" w:author="Andrea del Nido García" w:date="2020-05-11T10:17:00Z">
        <w:r w:rsidR="00975352">
          <w:rPr>
            <w:lang w:val="es-ES" w:eastAsia="es-ES"/>
          </w:rPr>
          <w:t>nyección de código con nuevas librerías</w:t>
        </w:r>
      </w:ins>
      <w:bookmarkEnd w:id="2304"/>
    </w:p>
    <w:p w14:paraId="6E5CE52A" w14:textId="224D1676" w:rsidR="001607A1" w:rsidRDefault="00AB666C" w:rsidP="00AB666C">
      <w:pPr>
        <w:rPr>
          <w:lang w:eastAsia="es-ES"/>
        </w:rPr>
      </w:pPr>
      <w:r>
        <w:rPr>
          <w:lang w:eastAsia="es-ES"/>
        </w:rPr>
        <w:t xml:space="preserve">Este caso hace referencia a la situación en la que se han detectado nuevas librerías </w:t>
      </w:r>
      <w:r w:rsidR="00524CB4">
        <w:rPr>
          <w:lang w:eastAsia="es-ES"/>
        </w:rPr>
        <w:t>que implementan métodos de fijación de certificados en aplicaciones Android</w:t>
      </w:r>
      <w:sdt>
        <w:sdtPr>
          <w:rPr>
            <w:lang w:eastAsia="es-ES"/>
          </w:rPr>
          <w:id w:val="1507628734"/>
          <w:citation/>
        </w:sdtPr>
        <w:sdtContent>
          <w:r w:rsidR="004E5AD9">
            <w:rPr>
              <w:lang w:eastAsia="es-ES"/>
            </w:rPr>
            <w:fldChar w:fldCharType="begin"/>
          </w:r>
          <w:r w:rsidR="004E5AD9">
            <w:rPr>
              <w:lang w:eastAsia="es-ES"/>
            </w:rPr>
            <w:instrText xml:space="preserve"> CITATION aka20 \l 3082 </w:instrText>
          </w:r>
          <w:r w:rsidR="004E5AD9">
            <w:rPr>
              <w:lang w:eastAsia="es-ES"/>
            </w:rPr>
            <w:fldChar w:fldCharType="separate"/>
          </w:r>
          <w:r w:rsidR="004937E5">
            <w:rPr>
              <w:noProof/>
              <w:lang w:eastAsia="es-ES"/>
            </w:rPr>
            <w:t xml:space="preserve"> </w:t>
          </w:r>
          <w:r w:rsidR="004937E5" w:rsidRPr="004937E5">
            <w:rPr>
              <w:noProof/>
              <w:lang w:eastAsia="es-ES"/>
            </w:rPr>
            <w:t>[11]</w:t>
          </w:r>
          <w:r w:rsidR="004E5AD9">
            <w:rPr>
              <w:lang w:eastAsia="es-ES"/>
            </w:rPr>
            <w:fldChar w:fldCharType="end"/>
          </w:r>
        </w:sdtContent>
      </w:sdt>
      <w:r w:rsidR="00524CB4">
        <w:rPr>
          <w:lang w:eastAsia="es-ES"/>
        </w:rPr>
        <w:t>.</w:t>
      </w:r>
      <w:r w:rsidR="001607A1">
        <w:rPr>
          <w:lang w:eastAsia="es-ES"/>
        </w:rPr>
        <w:t xml:space="preserve"> Es cierto que estas librerías al ser más recientes, muchas aplicaciones no las </w:t>
      </w:r>
      <w:r w:rsidR="00DB45B1">
        <w:rPr>
          <w:lang w:eastAsia="es-ES"/>
        </w:rPr>
        <w:t>implementan,</w:t>
      </w:r>
      <w:r w:rsidR="001607A1">
        <w:rPr>
          <w:lang w:eastAsia="es-ES"/>
        </w:rPr>
        <w:t xml:space="preserve"> </w:t>
      </w:r>
      <w:r w:rsidR="00AB04A5">
        <w:rPr>
          <w:lang w:eastAsia="es-ES"/>
        </w:rPr>
        <w:t>pero,</w:t>
      </w:r>
      <w:r w:rsidR="001607A1">
        <w:rPr>
          <w:lang w:eastAsia="es-ES"/>
        </w:rPr>
        <w:t xml:space="preserve"> </w:t>
      </w:r>
      <w:r w:rsidR="00FD61F7">
        <w:rPr>
          <w:lang w:eastAsia="es-ES"/>
        </w:rPr>
        <w:t>aun</w:t>
      </w:r>
      <w:r w:rsidR="001607A1">
        <w:rPr>
          <w:lang w:eastAsia="es-ES"/>
        </w:rPr>
        <w:t xml:space="preserve"> así, se han llevado a cabo mecanismos capaces de modificar el código para romper la fijación de certificados.</w:t>
      </w:r>
    </w:p>
    <w:p w14:paraId="071EC047" w14:textId="45602164" w:rsidR="00AB666C" w:rsidRPr="00AB666C" w:rsidRDefault="001607A1" w:rsidP="00AB666C">
      <w:pPr>
        <w:rPr>
          <w:lang w:eastAsia="es-ES"/>
        </w:rPr>
      </w:pPr>
      <w:r>
        <w:rPr>
          <w:lang w:eastAsia="es-ES"/>
        </w:rPr>
        <w:t xml:space="preserve">A continuación, se indican las librerías nuevas con una descripción del proceso seguido para poder evitar la </w:t>
      </w:r>
      <w:r w:rsidR="00DB45B1">
        <w:rPr>
          <w:lang w:eastAsia="es-ES"/>
        </w:rPr>
        <w:t>fijación</w:t>
      </w:r>
      <w:r>
        <w:rPr>
          <w:lang w:eastAsia="es-ES"/>
        </w:rPr>
        <w:t xml:space="preserve"> de certificados. </w:t>
      </w:r>
    </w:p>
    <w:p w14:paraId="3BBF8B07" w14:textId="5652E161" w:rsidR="004D0E8A" w:rsidRDefault="004D0E8A">
      <w:pPr>
        <w:pStyle w:val="Prrafodelista"/>
        <w:numPr>
          <w:ilvl w:val="0"/>
          <w:numId w:val="49"/>
        </w:numPr>
        <w:rPr>
          <w:lang w:eastAsia="es-ES"/>
        </w:rPr>
      </w:pPr>
      <w:proofErr w:type="spellStart"/>
      <w:r w:rsidRPr="00EA56E9">
        <w:rPr>
          <w:b/>
          <w:bCs/>
          <w:lang w:eastAsia="es-ES"/>
        </w:rPr>
        <w:t>OpenSSlSocketImpl</w:t>
      </w:r>
      <w:proofErr w:type="spellEnd"/>
      <w:r w:rsidRPr="00EA56E9">
        <w:rPr>
          <w:b/>
          <w:bCs/>
          <w:lang w:eastAsia="es-ES"/>
        </w:rPr>
        <w:t xml:space="preserve"> </w:t>
      </w:r>
      <w:proofErr w:type="spellStart"/>
      <w:r w:rsidRPr="00EA56E9">
        <w:rPr>
          <w:b/>
          <w:bCs/>
          <w:lang w:eastAsia="es-ES"/>
        </w:rPr>
        <w:t>Conscrypt</w:t>
      </w:r>
      <w:proofErr w:type="spellEnd"/>
      <w:r w:rsidR="009437C8">
        <w:rPr>
          <w:lang w:eastAsia="es-ES"/>
        </w:rPr>
        <w:t xml:space="preserve">: </w:t>
      </w:r>
      <w:r w:rsidR="00EE4B8B">
        <w:rPr>
          <w:lang w:eastAsia="es-ES"/>
        </w:rPr>
        <w:t>la modificación del código consiste en crear mediante Frida un nuevo socket SSL</w:t>
      </w:r>
      <w:r w:rsidR="0066121F">
        <w:rPr>
          <w:lang w:eastAsia="es-ES"/>
        </w:rPr>
        <w:t xml:space="preserve">. Además, </w:t>
      </w:r>
      <w:r w:rsidR="00EE4B8B">
        <w:rPr>
          <w:lang w:eastAsia="es-ES"/>
        </w:rPr>
        <w:t xml:space="preserve">con la función </w:t>
      </w:r>
      <w:proofErr w:type="spellStart"/>
      <w:r w:rsidR="00EE4B8B" w:rsidRPr="00EE4B8B">
        <w:rPr>
          <w:i/>
          <w:iCs/>
          <w:lang w:eastAsia="es-ES"/>
        </w:rPr>
        <w:t>verifyCertificateChain</w:t>
      </w:r>
      <w:proofErr w:type="spellEnd"/>
      <w:r w:rsidR="0066121F">
        <w:rPr>
          <w:lang w:eastAsia="es-ES"/>
        </w:rPr>
        <w:t>, que tiene una lista de los certificados válidos y que, si el certificado no está se lanza una excepción</w:t>
      </w:r>
      <w:r w:rsidR="005B645A">
        <w:rPr>
          <w:lang w:eastAsia="es-ES"/>
        </w:rPr>
        <w:t>; se utiliza con Frida de tal forma que se sustituyen los valores de la función</w:t>
      </w:r>
      <w:r w:rsidR="00FF693C">
        <w:rPr>
          <w:lang w:eastAsia="es-ES"/>
        </w:rPr>
        <w:t xml:space="preserve"> y si se consigue interceptar el certificado, se imprime un mensaje indicándolo.</w:t>
      </w:r>
      <w:r w:rsidR="00EC635D">
        <w:rPr>
          <w:lang w:eastAsia="es-ES"/>
        </w:rPr>
        <w:t xml:space="preserve"> Por el contrario, si no se consigue interceptar, se envía un mensaje indicando que no se hace uso de esta librería.</w:t>
      </w:r>
    </w:p>
    <w:p w14:paraId="405DA6FE" w14:textId="33B6E0A2" w:rsidR="004D0E8A" w:rsidRDefault="004D0E8A">
      <w:pPr>
        <w:pStyle w:val="Prrafodelista"/>
        <w:numPr>
          <w:ilvl w:val="0"/>
          <w:numId w:val="49"/>
        </w:numPr>
        <w:rPr>
          <w:lang w:eastAsia="es-ES"/>
        </w:rPr>
      </w:pPr>
      <w:proofErr w:type="spellStart"/>
      <w:r w:rsidRPr="00EA56E9">
        <w:rPr>
          <w:b/>
          <w:bCs/>
          <w:lang w:eastAsia="es-ES"/>
        </w:rPr>
        <w:t>OpenSSlEngine</w:t>
      </w:r>
      <w:r w:rsidR="005B1B5A" w:rsidRPr="00EA56E9">
        <w:rPr>
          <w:b/>
          <w:bCs/>
          <w:lang w:eastAsia="es-ES"/>
        </w:rPr>
        <w:t>Socket</w:t>
      </w:r>
      <w:r w:rsidRPr="00EA56E9">
        <w:rPr>
          <w:b/>
          <w:bCs/>
          <w:lang w:eastAsia="es-ES"/>
        </w:rPr>
        <w:t>Impl</w:t>
      </w:r>
      <w:proofErr w:type="spellEnd"/>
      <w:r w:rsidRPr="00EA56E9">
        <w:rPr>
          <w:b/>
          <w:bCs/>
          <w:lang w:eastAsia="es-ES"/>
        </w:rPr>
        <w:t xml:space="preserve"> </w:t>
      </w:r>
      <w:proofErr w:type="spellStart"/>
      <w:r w:rsidRPr="00EA56E9">
        <w:rPr>
          <w:b/>
          <w:bCs/>
          <w:lang w:eastAsia="es-ES"/>
        </w:rPr>
        <w:t>Conscrypt</w:t>
      </w:r>
      <w:proofErr w:type="spellEnd"/>
      <w:r w:rsidR="00CB07EB">
        <w:rPr>
          <w:lang w:eastAsia="es-ES"/>
        </w:rPr>
        <w:t xml:space="preserve">: el mecanismo desarrollado que utiliza Frida funciona de la misma manera que el apartado anterior, </w:t>
      </w:r>
      <w:r w:rsidR="00782013">
        <w:rPr>
          <w:lang w:eastAsia="es-ES"/>
        </w:rPr>
        <w:t>simplemente se</w:t>
      </w:r>
      <w:r w:rsidR="00CB07EB">
        <w:rPr>
          <w:lang w:eastAsia="es-ES"/>
        </w:rPr>
        <w:t xml:space="preserve"> realizar una sobreescritura </w:t>
      </w:r>
      <w:r w:rsidR="00454D57">
        <w:rPr>
          <w:lang w:eastAsia="es-ES"/>
        </w:rPr>
        <w:t xml:space="preserve">del </w:t>
      </w:r>
      <w:r w:rsidR="00782013">
        <w:rPr>
          <w:lang w:eastAsia="es-ES"/>
        </w:rPr>
        <w:t>mismo método en el que se trata de comprobar los certificados y el método de autenticación</w:t>
      </w:r>
      <w:r w:rsidR="00454D57">
        <w:rPr>
          <w:lang w:eastAsia="es-ES"/>
        </w:rPr>
        <w:t>, de forma que si se consigue interceptar el certificado se envía un mensaje</w:t>
      </w:r>
      <w:r w:rsidR="00117F1D">
        <w:rPr>
          <w:lang w:eastAsia="es-ES"/>
        </w:rPr>
        <w:t xml:space="preserve"> a los registros</w:t>
      </w:r>
      <w:r w:rsidR="00454D57">
        <w:rPr>
          <w:lang w:eastAsia="es-ES"/>
        </w:rPr>
        <w:t>.</w:t>
      </w:r>
      <w:r w:rsidR="00D507CC">
        <w:rPr>
          <w:lang w:eastAsia="es-ES"/>
        </w:rPr>
        <w:t xml:space="preserve"> Si no se consigue realizar esta modificación, entonces se envía un mensaje al registro indicando que no se utiliza esta librería.</w:t>
      </w:r>
    </w:p>
    <w:p w14:paraId="063D9EDE" w14:textId="4F33C79F" w:rsidR="008C749D" w:rsidRPr="00D507CC" w:rsidRDefault="008C749D">
      <w:pPr>
        <w:pStyle w:val="Prrafodelista"/>
        <w:numPr>
          <w:ilvl w:val="0"/>
          <w:numId w:val="49"/>
        </w:numPr>
        <w:rPr>
          <w:b/>
          <w:bCs/>
          <w:lang w:eastAsia="es-ES"/>
        </w:rPr>
      </w:pPr>
      <w:proofErr w:type="spellStart"/>
      <w:r w:rsidRPr="00D507CC">
        <w:rPr>
          <w:b/>
          <w:bCs/>
          <w:lang w:eastAsia="es-ES"/>
        </w:rPr>
        <w:t>OpenSSlSocketImpl</w:t>
      </w:r>
      <w:proofErr w:type="spellEnd"/>
      <w:r w:rsidRPr="00D507CC">
        <w:rPr>
          <w:b/>
          <w:bCs/>
          <w:lang w:eastAsia="es-ES"/>
        </w:rPr>
        <w:t xml:space="preserve"> Apache Harmony</w:t>
      </w:r>
      <w:r w:rsidR="007B31B4" w:rsidRPr="00D507CC">
        <w:rPr>
          <w:lang w:eastAsia="es-ES"/>
        </w:rPr>
        <w:t xml:space="preserve">: </w:t>
      </w:r>
      <w:r w:rsidR="00D507CC" w:rsidRPr="00D507CC">
        <w:rPr>
          <w:lang w:eastAsia="es-ES"/>
        </w:rPr>
        <w:t>muy similar a los dos mé</w:t>
      </w:r>
      <w:r w:rsidR="00D507CC">
        <w:rPr>
          <w:lang w:eastAsia="es-ES"/>
        </w:rPr>
        <w:t xml:space="preserve">todos anteriores con la diferencia de que cambia la librería empleada. Con Frida se consiguen pasar otros parámetros diferentes a la función </w:t>
      </w:r>
      <w:proofErr w:type="spellStart"/>
      <w:r w:rsidR="00D507CC" w:rsidRPr="00EE4B8B">
        <w:rPr>
          <w:i/>
          <w:iCs/>
          <w:lang w:eastAsia="es-ES"/>
        </w:rPr>
        <w:t>verifyCertificateChain</w:t>
      </w:r>
      <w:proofErr w:type="spellEnd"/>
      <w:r w:rsidR="00603094">
        <w:rPr>
          <w:lang w:eastAsia="es-ES"/>
        </w:rPr>
        <w:t xml:space="preserve"> de forma que, si se está utilizando esta librería, se puede interceptar la fijación de certificados. Se envía al log un mensaje de que se ha interceptado correctamente o, por el contrario, de que no se ha detectado el uso de esta librería en la aplicación.</w:t>
      </w:r>
    </w:p>
    <w:p w14:paraId="1297F3D8" w14:textId="0B55FCE5" w:rsidR="004D0E8A" w:rsidRPr="00BF50C5" w:rsidRDefault="0057095B">
      <w:pPr>
        <w:pStyle w:val="Prrafodelista"/>
        <w:numPr>
          <w:ilvl w:val="0"/>
          <w:numId w:val="49"/>
        </w:numPr>
        <w:rPr>
          <w:b/>
          <w:bCs/>
          <w:lang w:eastAsia="es-ES"/>
        </w:rPr>
      </w:pPr>
      <w:r w:rsidRPr="00BF50C5">
        <w:rPr>
          <w:b/>
          <w:bCs/>
          <w:lang w:eastAsia="es-ES"/>
        </w:rPr>
        <w:lastRenderedPageBreak/>
        <w:t xml:space="preserve">PhoneGap </w:t>
      </w:r>
      <w:proofErr w:type="spellStart"/>
      <w:r w:rsidRPr="00BF50C5">
        <w:rPr>
          <w:b/>
          <w:bCs/>
          <w:lang w:eastAsia="es-ES"/>
        </w:rPr>
        <w:t>sslCertificateChecker</w:t>
      </w:r>
      <w:proofErr w:type="spellEnd"/>
      <w:r w:rsidR="009542CA" w:rsidRPr="00BF50C5">
        <w:rPr>
          <w:lang w:eastAsia="es-ES"/>
        </w:rPr>
        <w:t xml:space="preserve">: en este caso lo que se modifica es el método </w:t>
      </w:r>
      <w:proofErr w:type="spellStart"/>
      <w:r w:rsidR="00FF1FA6" w:rsidRPr="00BF50C5">
        <w:rPr>
          <w:i/>
          <w:iCs/>
          <w:lang w:eastAsia="es-ES"/>
        </w:rPr>
        <w:t>execute</w:t>
      </w:r>
      <w:proofErr w:type="spellEnd"/>
      <w:r w:rsidR="00FF1FA6" w:rsidRPr="00BF50C5">
        <w:rPr>
          <w:lang w:eastAsia="es-ES"/>
        </w:rPr>
        <w:t xml:space="preserve"> de la clase </w:t>
      </w:r>
      <w:proofErr w:type="spellStart"/>
      <w:r w:rsidR="00FF1FA6" w:rsidRPr="00BF50C5">
        <w:rPr>
          <w:i/>
          <w:iCs/>
          <w:lang w:eastAsia="es-ES"/>
        </w:rPr>
        <w:t>sslCertificateChecker</w:t>
      </w:r>
      <w:proofErr w:type="spellEnd"/>
      <w:r w:rsidR="007D654B" w:rsidRPr="00BF50C5">
        <w:rPr>
          <w:lang w:eastAsia="es-ES"/>
        </w:rPr>
        <w:t xml:space="preserve">. </w:t>
      </w:r>
      <w:r w:rsidR="00DE19BB" w:rsidRPr="00BF50C5">
        <w:rPr>
          <w:lang w:eastAsia="es-ES"/>
        </w:rPr>
        <w:t xml:space="preserve">En definitiva, lo que se </w:t>
      </w:r>
      <w:ins w:id="2308" w:author="jm.delalamo@upm.es" w:date="2020-05-15T11:16:00Z">
        <w:r w:rsidR="004B4789">
          <w:rPr>
            <w:lang w:eastAsia="es-ES"/>
          </w:rPr>
          <w:t>h</w:t>
        </w:r>
      </w:ins>
      <w:r w:rsidR="00DE19BB" w:rsidRPr="00BF50C5">
        <w:rPr>
          <w:lang w:eastAsia="es-ES"/>
        </w:rPr>
        <w:t>ace con Frida es tratar de obviar las huellas del certificado que se quiere utiliza de manera que, lo que realmente acaba haciendo la función es imprimir un mensaje evitando que salte una excepción por error de conexión no segura.</w:t>
      </w:r>
    </w:p>
    <w:p w14:paraId="3BEF8318" w14:textId="28A6624A" w:rsidR="0073544C" w:rsidRPr="000E70DD" w:rsidRDefault="0073544C">
      <w:pPr>
        <w:pStyle w:val="Prrafodelista"/>
        <w:numPr>
          <w:ilvl w:val="0"/>
          <w:numId w:val="49"/>
        </w:numPr>
        <w:rPr>
          <w:b/>
          <w:bCs/>
          <w:lang w:eastAsia="es-ES"/>
        </w:rPr>
      </w:pPr>
      <w:r w:rsidRPr="000E70DD">
        <w:rPr>
          <w:b/>
          <w:bCs/>
          <w:lang w:eastAsia="es-ES"/>
        </w:rPr>
        <w:t xml:space="preserve">IBM </w:t>
      </w:r>
      <w:proofErr w:type="spellStart"/>
      <w:r w:rsidRPr="000E70DD">
        <w:rPr>
          <w:b/>
          <w:bCs/>
          <w:lang w:eastAsia="es-ES"/>
        </w:rPr>
        <w:t>MobileFirst</w:t>
      </w:r>
      <w:proofErr w:type="spellEnd"/>
      <w:r w:rsidR="00B35379" w:rsidRPr="000E70DD">
        <w:rPr>
          <w:lang w:eastAsia="es-ES"/>
        </w:rPr>
        <w:t xml:space="preserve">: </w:t>
      </w:r>
      <w:r w:rsidR="000E70DD" w:rsidRPr="000E70DD">
        <w:rPr>
          <w:lang w:eastAsia="es-ES"/>
        </w:rPr>
        <w:t>en primer luga</w:t>
      </w:r>
      <w:r w:rsidR="000E70DD">
        <w:rPr>
          <w:lang w:eastAsia="es-ES"/>
        </w:rPr>
        <w:t xml:space="preserve">r, se obtiene mediante una variable el </w:t>
      </w:r>
      <w:proofErr w:type="spellStart"/>
      <w:r w:rsidR="000E70DD">
        <w:rPr>
          <w:i/>
          <w:iCs/>
          <w:lang w:eastAsia="es-ES"/>
        </w:rPr>
        <w:t>Activity</w:t>
      </w:r>
      <w:proofErr w:type="spellEnd"/>
      <w:r w:rsidR="000E70DD">
        <w:rPr>
          <w:lang w:eastAsia="es-ES"/>
        </w:rPr>
        <w:t xml:space="preserve"> de la aplicación. Después, lo que se hace es modificar la función de la clave pública del certificado (</w:t>
      </w:r>
      <w:proofErr w:type="spellStart"/>
      <w:r w:rsidR="000E70DD" w:rsidRPr="000E70DD">
        <w:rPr>
          <w:i/>
          <w:iCs/>
          <w:lang w:eastAsia="es-ES"/>
        </w:rPr>
        <w:t>pinTrustedCertificatePublicKey</w:t>
      </w:r>
      <w:proofErr w:type="spellEnd"/>
      <w:r w:rsidR="000E70DD">
        <w:rPr>
          <w:lang w:eastAsia="es-ES"/>
        </w:rPr>
        <w:t xml:space="preserve">) de forma que si se intercepta se envía al registro un mensaje indicándolo.  </w:t>
      </w:r>
    </w:p>
    <w:p w14:paraId="3176F855" w14:textId="73269C28" w:rsidR="0073544C" w:rsidRPr="00EA56E9" w:rsidRDefault="0073544C">
      <w:pPr>
        <w:pStyle w:val="Prrafodelista"/>
        <w:numPr>
          <w:ilvl w:val="0"/>
          <w:numId w:val="49"/>
        </w:numPr>
        <w:rPr>
          <w:b/>
          <w:bCs/>
          <w:lang w:eastAsia="es-ES"/>
        </w:rPr>
      </w:pPr>
      <w:r w:rsidRPr="00EA56E9">
        <w:rPr>
          <w:b/>
          <w:bCs/>
          <w:lang w:eastAsia="es-ES"/>
        </w:rPr>
        <w:t xml:space="preserve">IBM </w:t>
      </w:r>
      <w:proofErr w:type="spellStart"/>
      <w:r w:rsidRPr="00EA56E9">
        <w:rPr>
          <w:b/>
          <w:bCs/>
          <w:lang w:eastAsia="es-ES"/>
        </w:rPr>
        <w:t>WorkLight</w:t>
      </w:r>
      <w:proofErr w:type="spellEnd"/>
      <w:r w:rsidR="00CE4708">
        <w:rPr>
          <w:lang w:eastAsia="es-ES"/>
        </w:rPr>
        <w:t>: en esta modificación con Frida lo que se hace es cambiar la función que comprueba</w:t>
      </w:r>
      <w:r w:rsidR="00E92C11">
        <w:rPr>
          <w:lang w:eastAsia="es-ES"/>
        </w:rPr>
        <w:t xml:space="preserve"> el nombre del servidor</w:t>
      </w:r>
      <w:r w:rsidR="00CE4708">
        <w:rPr>
          <w:lang w:eastAsia="es-ES"/>
        </w:rPr>
        <w:t xml:space="preserve"> </w:t>
      </w:r>
      <w:r w:rsidR="00E92C11">
        <w:rPr>
          <w:lang w:eastAsia="es-ES"/>
        </w:rPr>
        <w:t>y también el certificado que se utilizará. De esta forma, lo único que hace es imprimir un mensaje en el log indicando si se ha interceptado o si no se usa esta librería en la aplicación.</w:t>
      </w:r>
    </w:p>
    <w:p w14:paraId="3904DB31" w14:textId="4CF2531A" w:rsidR="0073544C" w:rsidRPr="00EA56E9" w:rsidRDefault="0073544C">
      <w:pPr>
        <w:pStyle w:val="Prrafodelista"/>
        <w:numPr>
          <w:ilvl w:val="0"/>
          <w:numId w:val="49"/>
        </w:numPr>
        <w:rPr>
          <w:b/>
          <w:bCs/>
          <w:lang w:eastAsia="es-ES"/>
        </w:rPr>
      </w:pPr>
      <w:proofErr w:type="spellStart"/>
      <w:r w:rsidRPr="00EA56E9">
        <w:rPr>
          <w:b/>
          <w:bCs/>
          <w:lang w:eastAsia="es-ES"/>
        </w:rPr>
        <w:t>Conscrypt</w:t>
      </w:r>
      <w:proofErr w:type="spellEnd"/>
      <w:r w:rsidRPr="00EA56E9">
        <w:rPr>
          <w:b/>
          <w:bCs/>
          <w:lang w:eastAsia="es-ES"/>
        </w:rPr>
        <w:t xml:space="preserve"> </w:t>
      </w:r>
      <w:proofErr w:type="spellStart"/>
      <w:r w:rsidRPr="00EA56E9">
        <w:rPr>
          <w:b/>
          <w:bCs/>
          <w:lang w:eastAsia="es-ES"/>
        </w:rPr>
        <w:t>CertPinManager</w:t>
      </w:r>
      <w:proofErr w:type="spellEnd"/>
      <w:r w:rsidR="00C822EC">
        <w:rPr>
          <w:lang w:eastAsia="es-ES"/>
        </w:rPr>
        <w:t xml:space="preserve">: </w:t>
      </w:r>
      <w:r w:rsidR="00CD4DA5">
        <w:rPr>
          <w:lang w:eastAsia="es-ES"/>
        </w:rPr>
        <w:t xml:space="preserve">en esta situación con en otras previas, lo que hace la función </w:t>
      </w:r>
      <w:proofErr w:type="spellStart"/>
      <w:r w:rsidR="00CD4DA5" w:rsidRPr="00CD4DA5">
        <w:rPr>
          <w:i/>
          <w:iCs/>
          <w:lang w:eastAsia="es-ES"/>
        </w:rPr>
        <w:t>isChainValid</w:t>
      </w:r>
      <w:proofErr w:type="spellEnd"/>
      <w:r w:rsidR="00163623">
        <w:rPr>
          <w:lang w:eastAsia="es-ES"/>
        </w:rPr>
        <w:t xml:space="preserve"> es comprobar la validez de los certificados de manera que si no es válido se lanza una excepción. </w:t>
      </w:r>
      <w:r w:rsidR="00310783">
        <w:rPr>
          <w:lang w:eastAsia="es-ES"/>
        </w:rPr>
        <w:t>Mediante Frida se logra</w:t>
      </w:r>
      <w:r w:rsidR="00BD470C">
        <w:rPr>
          <w:lang w:eastAsia="es-ES"/>
        </w:rPr>
        <w:t xml:space="preserve"> que se modifique la función y</w:t>
      </w:r>
      <w:r w:rsidR="00310783">
        <w:rPr>
          <w:lang w:eastAsia="es-ES"/>
        </w:rPr>
        <w:t xml:space="preserve"> </w:t>
      </w:r>
      <w:r w:rsidR="00163623">
        <w:rPr>
          <w:lang w:eastAsia="es-ES"/>
        </w:rPr>
        <w:t>que</w:t>
      </w:r>
      <w:r w:rsidR="00DD29FB">
        <w:rPr>
          <w:lang w:eastAsia="es-ES"/>
        </w:rPr>
        <w:t>,</w:t>
      </w:r>
      <w:r w:rsidR="00163623">
        <w:rPr>
          <w:lang w:eastAsia="es-ES"/>
        </w:rPr>
        <w:t xml:space="preserve"> en el momento en el que se intenta comprobar el certificado, lo que hará realmente la función con esta modificación es imprimir un mensaje sin llegar a lanzar la excepción.</w:t>
      </w:r>
    </w:p>
    <w:p w14:paraId="12871A72" w14:textId="733467BE" w:rsidR="0073544C" w:rsidRPr="00EA56E9" w:rsidRDefault="0073544C">
      <w:pPr>
        <w:pStyle w:val="Prrafodelista"/>
        <w:numPr>
          <w:ilvl w:val="0"/>
          <w:numId w:val="49"/>
        </w:numPr>
        <w:rPr>
          <w:b/>
          <w:bCs/>
          <w:lang w:eastAsia="es-ES"/>
        </w:rPr>
      </w:pPr>
      <w:r w:rsidRPr="00EA56E9">
        <w:rPr>
          <w:b/>
          <w:bCs/>
          <w:lang w:eastAsia="es-ES"/>
        </w:rPr>
        <w:t>CWAC-</w:t>
      </w:r>
      <w:proofErr w:type="spellStart"/>
      <w:r w:rsidRPr="00EA56E9">
        <w:rPr>
          <w:b/>
          <w:bCs/>
          <w:lang w:eastAsia="es-ES"/>
        </w:rPr>
        <w:t>Netsecurity</w:t>
      </w:r>
      <w:proofErr w:type="spellEnd"/>
      <w:r w:rsidR="00263CA8">
        <w:rPr>
          <w:lang w:eastAsia="es-ES"/>
        </w:rPr>
        <w:t xml:space="preserve">: </w:t>
      </w:r>
      <w:r w:rsidR="00310783">
        <w:rPr>
          <w:lang w:eastAsia="es-ES"/>
        </w:rPr>
        <w:t xml:space="preserve">el funcionamiento es el mismo que el de la librería anterior. Se utiliza el método </w:t>
      </w:r>
      <w:proofErr w:type="spellStart"/>
      <w:proofErr w:type="gramStart"/>
      <w:r w:rsidR="00CA1221" w:rsidRPr="00CD4DA5">
        <w:rPr>
          <w:i/>
          <w:iCs/>
          <w:lang w:eastAsia="es-ES"/>
        </w:rPr>
        <w:t>isChainValid</w:t>
      </w:r>
      <w:proofErr w:type="spellEnd"/>
      <w:proofErr w:type="gramEnd"/>
      <w:r w:rsidR="00CA1221">
        <w:rPr>
          <w:i/>
          <w:iCs/>
          <w:lang w:eastAsia="es-ES"/>
        </w:rPr>
        <w:t xml:space="preserve"> </w:t>
      </w:r>
      <w:r w:rsidR="00CA1221">
        <w:rPr>
          <w:lang w:eastAsia="es-ES"/>
        </w:rPr>
        <w:t>pero</w:t>
      </w:r>
      <w:r w:rsidR="00310783">
        <w:rPr>
          <w:lang w:eastAsia="es-ES"/>
        </w:rPr>
        <w:t xml:space="preserve"> de la propia librería</w:t>
      </w:r>
      <w:r w:rsidR="00177638">
        <w:rPr>
          <w:lang w:eastAsia="es-ES"/>
        </w:rPr>
        <w:t xml:space="preserve">. Utilizando </w:t>
      </w:r>
      <w:r w:rsidR="00310783">
        <w:rPr>
          <w:lang w:eastAsia="es-ES"/>
        </w:rPr>
        <w:t xml:space="preserve">Frida </w:t>
      </w:r>
      <w:r w:rsidR="00177638">
        <w:rPr>
          <w:lang w:eastAsia="es-ES"/>
        </w:rPr>
        <w:t xml:space="preserve">se modifica la función de manera que lo único que hará será enviar un mensaje y se saltará la excepción que es lo que hace que se rechace el certificado no válido. </w:t>
      </w:r>
    </w:p>
    <w:p w14:paraId="1589E85F" w14:textId="2BF20CD3" w:rsidR="0073544C" w:rsidRPr="00097E72" w:rsidRDefault="0073544C">
      <w:pPr>
        <w:pStyle w:val="Prrafodelista"/>
        <w:numPr>
          <w:ilvl w:val="0"/>
          <w:numId w:val="49"/>
        </w:numPr>
        <w:rPr>
          <w:b/>
          <w:bCs/>
          <w:lang w:eastAsia="es-ES"/>
        </w:rPr>
      </w:pPr>
      <w:proofErr w:type="spellStart"/>
      <w:r w:rsidRPr="00097E72">
        <w:rPr>
          <w:b/>
          <w:bCs/>
          <w:lang w:eastAsia="es-ES"/>
        </w:rPr>
        <w:t>Worklight</w:t>
      </w:r>
      <w:proofErr w:type="spellEnd"/>
      <w:r w:rsidRPr="00097E72">
        <w:rPr>
          <w:b/>
          <w:bCs/>
          <w:lang w:eastAsia="es-ES"/>
        </w:rPr>
        <w:t xml:space="preserve"> </w:t>
      </w:r>
      <w:proofErr w:type="spellStart"/>
      <w:r w:rsidRPr="00097E72">
        <w:rPr>
          <w:b/>
          <w:bCs/>
          <w:lang w:eastAsia="es-ES"/>
        </w:rPr>
        <w:t>Androidgap</w:t>
      </w:r>
      <w:proofErr w:type="spellEnd"/>
      <w:r w:rsidR="00097E72" w:rsidRPr="00097E72">
        <w:rPr>
          <w:lang w:eastAsia="es-ES"/>
        </w:rPr>
        <w:t>: este caso es si</w:t>
      </w:r>
      <w:r w:rsidR="00097E72">
        <w:rPr>
          <w:lang w:eastAsia="es-ES"/>
        </w:rPr>
        <w:t xml:space="preserve">milar al de PhoneGap, la librería utiliza un método </w:t>
      </w:r>
      <w:proofErr w:type="spellStart"/>
      <w:r w:rsidR="00097E72">
        <w:rPr>
          <w:i/>
          <w:iCs/>
          <w:lang w:eastAsia="es-ES"/>
        </w:rPr>
        <w:t>execute</w:t>
      </w:r>
      <w:proofErr w:type="spellEnd"/>
      <w:r w:rsidR="00097E72">
        <w:rPr>
          <w:lang w:eastAsia="es-ES"/>
        </w:rPr>
        <w:t xml:space="preserve"> que cumple funciones similares a las del caso ya mencionado. Frida realiza cambios muy parecidos a los descritos previamente de forma que se evita que se lance la excepción, consiguiendo así interceptar la fijación.</w:t>
      </w:r>
    </w:p>
    <w:p w14:paraId="74505525" w14:textId="48E94F6F" w:rsidR="0073544C" w:rsidRPr="00EA56E9" w:rsidRDefault="0073544C">
      <w:pPr>
        <w:pStyle w:val="Prrafodelista"/>
        <w:numPr>
          <w:ilvl w:val="0"/>
          <w:numId w:val="49"/>
        </w:numPr>
        <w:rPr>
          <w:b/>
          <w:bCs/>
          <w:lang w:eastAsia="es-ES"/>
        </w:rPr>
      </w:pPr>
      <w:proofErr w:type="spellStart"/>
      <w:r w:rsidRPr="00EA56E9">
        <w:rPr>
          <w:b/>
          <w:bCs/>
          <w:lang w:eastAsia="es-ES"/>
        </w:rPr>
        <w:t>Netty</w:t>
      </w:r>
      <w:proofErr w:type="spellEnd"/>
      <w:r w:rsidRPr="00EA56E9">
        <w:rPr>
          <w:b/>
          <w:bCs/>
          <w:lang w:eastAsia="es-ES"/>
        </w:rPr>
        <w:t xml:space="preserve"> </w:t>
      </w:r>
      <w:proofErr w:type="spellStart"/>
      <w:r w:rsidRPr="00EA56E9">
        <w:rPr>
          <w:b/>
          <w:bCs/>
          <w:lang w:eastAsia="es-ES"/>
        </w:rPr>
        <w:t>FingerprintTrustManagerFactory</w:t>
      </w:r>
      <w:proofErr w:type="spellEnd"/>
      <w:r w:rsidR="00181EEC">
        <w:rPr>
          <w:lang w:eastAsia="es-ES"/>
        </w:rPr>
        <w:t xml:space="preserve">: </w:t>
      </w:r>
      <w:r w:rsidR="00FE3417">
        <w:rPr>
          <w:lang w:eastAsia="es-ES"/>
        </w:rPr>
        <w:t xml:space="preserve">el mecanismo que se implementa con Frida consiste en modificar el método </w:t>
      </w:r>
      <w:proofErr w:type="spellStart"/>
      <w:r w:rsidR="00FE3417" w:rsidRPr="00FE3417">
        <w:rPr>
          <w:i/>
          <w:iCs/>
          <w:lang w:eastAsia="es-ES"/>
        </w:rPr>
        <w:t>checkTrusted</w:t>
      </w:r>
      <w:proofErr w:type="spellEnd"/>
      <w:r w:rsidR="00FE3417">
        <w:rPr>
          <w:lang w:eastAsia="es-ES"/>
        </w:rPr>
        <w:t xml:space="preserve">, de manera que </w:t>
      </w:r>
      <w:r w:rsidR="00552C21">
        <w:rPr>
          <w:lang w:eastAsia="es-ES"/>
        </w:rPr>
        <w:t xml:space="preserve">se </w:t>
      </w:r>
      <w:r w:rsidR="00FE3417">
        <w:rPr>
          <w:lang w:eastAsia="es-ES"/>
        </w:rPr>
        <w:t>cambia el funcionamiento normal, es decir, verificar que es un certificado de confianza</w:t>
      </w:r>
      <w:r w:rsidR="004B7B67">
        <w:rPr>
          <w:lang w:eastAsia="es-ES"/>
        </w:rPr>
        <w:t xml:space="preserve"> pasando a la función un </w:t>
      </w:r>
      <w:proofErr w:type="spellStart"/>
      <w:r w:rsidR="004B7B67">
        <w:rPr>
          <w:lang w:eastAsia="es-ES"/>
        </w:rPr>
        <w:t>string</w:t>
      </w:r>
      <w:proofErr w:type="spellEnd"/>
      <w:r w:rsidR="004B7B67">
        <w:rPr>
          <w:lang w:eastAsia="es-ES"/>
        </w:rPr>
        <w:t xml:space="preserve"> que indica el tipo (cliente o servidor) </w:t>
      </w:r>
      <w:r w:rsidR="004B7B67">
        <w:rPr>
          <w:lang w:eastAsia="es-ES"/>
        </w:rPr>
        <w:lastRenderedPageBreak/>
        <w:t xml:space="preserve">y una cadena que es el certificado. </w:t>
      </w:r>
      <w:r w:rsidR="00552C21">
        <w:rPr>
          <w:lang w:eastAsia="es-ES"/>
        </w:rPr>
        <w:t xml:space="preserve">La modificación consiste en incluir los propios </w:t>
      </w:r>
      <w:r w:rsidR="004B7B67">
        <w:rPr>
          <w:lang w:eastAsia="es-ES"/>
        </w:rPr>
        <w:t>parámetros</w:t>
      </w:r>
      <w:r w:rsidR="00552C21">
        <w:rPr>
          <w:lang w:eastAsia="es-ES"/>
        </w:rPr>
        <w:t xml:space="preserve"> obtenidos de la aplicación,</w:t>
      </w:r>
      <w:r w:rsidR="00FE3417">
        <w:rPr>
          <w:lang w:eastAsia="es-ES"/>
        </w:rPr>
        <w:t xml:space="preserve"> </w:t>
      </w:r>
      <w:r w:rsidR="004B7B67">
        <w:rPr>
          <w:lang w:eastAsia="es-ES"/>
        </w:rPr>
        <w:t xml:space="preserve">logrando cambiar el comportamiento de la función y </w:t>
      </w:r>
      <w:r w:rsidR="00FE3417">
        <w:rPr>
          <w:lang w:eastAsia="es-ES"/>
        </w:rPr>
        <w:t xml:space="preserve">haciendo que </w:t>
      </w:r>
      <w:r w:rsidR="004B7B67">
        <w:rPr>
          <w:lang w:eastAsia="es-ES"/>
        </w:rPr>
        <w:t>se imprima un mensaje que indique si se ha interceptado la fijación.</w:t>
      </w:r>
    </w:p>
    <w:p w14:paraId="720FC57C" w14:textId="30C03A63" w:rsidR="0073544C" w:rsidRPr="00EA56E9" w:rsidRDefault="00BC4A3B">
      <w:pPr>
        <w:pStyle w:val="Prrafodelista"/>
        <w:numPr>
          <w:ilvl w:val="0"/>
          <w:numId w:val="49"/>
        </w:numPr>
        <w:rPr>
          <w:b/>
          <w:bCs/>
          <w:lang w:eastAsia="es-ES"/>
        </w:rPr>
      </w:pPr>
      <w:proofErr w:type="spellStart"/>
      <w:r w:rsidRPr="00EA56E9">
        <w:rPr>
          <w:b/>
          <w:bCs/>
          <w:lang w:eastAsia="es-ES"/>
        </w:rPr>
        <w:t>Squareup</w:t>
      </w:r>
      <w:proofErr w:type="spellEnd"/>
      <w:r w:rsidRPr="00EA56E9">
        <w:rPr>
          <w:b/>
          <w:bCs/>
          <w:lang w:eastAsia="es-ES"/>
        </w:rPr>
        <w:t xml:space="preserve"> </w:t>
      </w:r>
      <w:proofErr w:type="spellStart"/>
      <w:r w:rsidRPr="00EA56E9">
        <w:rPr>
          <w:b/>
          <w:bCs/>
          <w:lang w:eastAsia="es-ES"/>
        </w:rPr>
        <w:t>CertificatePinner</w:t>
      </w:r>
      <w:proofErr w:type="spellEnd"/>
      <w:r w:rsidR="005662C4">
        <w:rPr>
          <w:lang w:eastAsia="es-ES"/>
        </w:rPr>
        <w:t xml:space="preserve">: se modifica el comportamiento del método </w:t>
      </w:r>
      <w:proofErr w:type="spellStart"/>
      <w:r w:rsidR="005662C4">
        <w:rPr>
          <w:i/>
          <w:iCs/>
          <w:lang w:eastAsia="es-ES"/>
        </w:rPr>
        <w:t>check</w:t>
      </w:r>
      <w:proofErr w:type="spellEnd"/>
      <w:r w:rsidR="005662C4">
        <w:rPr>
          <w:lang w:eastAsia="es-ES"/>
        </w:rPr>
        <w:t xml:space="preserve"> que comprueba que los certificados sean válidos</w:t>
      </w:r>
      <w:r w:rsidR="008D163B">
        <w:rPr>
          <w:lang w:eastAsia="es-ES"/>
        </w:rPr>
        <w:t xml:space="preserve">, </w:t>
      </w:r>
      <w:r w:rsidR="005662C4">
        <w:rPr>
          <w:lang w:eastAsia="es-ES"/>
        </w:rPr>
        <w:t xml:space="preserve">de manera que </w:t>
      </w:r>
      <w:r w:rsidR="00AC410C">
        <w:rPr>
          <w:lang w:eastAsia="es-ES"/>
        </w:rPr>
        <w:t>lo que se consigue con Frida es evitar que salte la excepción o error cuando la función trata de verificar que el certificado es correcto. Realmente lo que hace Frida es lanzar un mensaje por pantalla.</w:t>
      </w:r>
    </w:p>
    <w:p w14:paraId="21EEBA0B" w14:textId="2400F20F" w:rsidR="00BC4A3B" w:rsidRPr="00EA56E9" w:rsidRDefault="00BC4A3B">
      <w:pPr>
        <w:pStyle w:val="Prrafodelista"/>
        <w:numPr>
          <w:ilvl w:val="0"/>
          <w:numId w:val="49"/>
        </w:numPr>
        <w:rPr>
          <w:b/>
          <w:bCs/>
          <w:lang w:eastAsia="es-ES"/>
        </w:rPr>
      </w:pPr>
      <w:proofErr w:type="spellStart"/>
      <w:r w:rsidRPr="00EA56E9">
        <w:rPr>
          <w:b/>
          <w:bCs/>
          <w:lang w:eastAsia="es-ES"/>
        </w:rPr>
        <w:t>Squareup</w:t>
      </w:r>
      <w:proofErr w:type="spellEnd"/>
      <w:r w:rsidRPr="00EA56E9">
        <w:rPr>
          <w:b/>
          <w:bCs/>
          <w:lang w:eastAsia="es-ES"/>
        </w:rPr>
        <w:t xml:space="preserve"> </w:t>
      </w:r>
      <w:proofErr w:type="spellStart"/>
      <w:r w:rsidRPr="00EA56E9">
        <w:rPr>
          <w:b/>
          <w:bCs/>
          <w:lang w:eastAsia="es-ES"/>
        </w:rPr>
        <w:t>OkHostnameVerifier</w:t>
      </w:r>
      <w:proofErr w:type="spellEnd"/>
      <w:r w:rsidR="00295F00">
        <w:rPr>
          <w:lang w:eastAsia="es-ES"/>
        </w:rPr>
        <w:t xml:space="preserve">: esta librería se modifica de la misma manera que la explicada anteriormente. La diferencia es que utiliza </w:t>
      </w:r>
      <w:r w:rsidR="0046340E">
        <w:rPr>
          <w:lang w:eastAsia="es-ES"/>
        </w:rPr>
        <w:t xml:space="preserve">un método llamado </w:t>
      </w:r>
      <w:proofErr w:type="spellStart"/>
      <w:r w:rsidR="0046340E">
        <w:rPr>
          <w:i/>
          <w:iCs/>
          <w:lang w:eastAsia="es-ES"/>
        </w:rPr>
        <w:t>verify</w:t>
      </w:r>
      <w:proofErr w:type="spellEnd"/>
      <w:r w:rsidR="0046340E">
        <w:rPr>
          <w:lang w:eastAsia="es-ES"/>
        </w:rPr>
        <w:t xml:space="preserve">, pero la funcionalidad es la misma que la comentada en la librería </w:t>
      </w:r>
      <w:proofErr w:type="spellStart"/>
      <w:r w:rsidR="0046340E" w:rsidRPr="0046340E">
        <w:rPr>
          <w:lang w:eastAsia="es-ES"/>
        </w:rPr>
        <w:t>Squareup</w:t>
      </w:r>
      <w:proofErr w:type="spellEnd"/>
      <w:r w:rsidR="0046340E" w:rsidRPr="0046340E">
        <w:rPr>
          <w:lang w:eastAsia="es-ES"/>
        </w:rPr>
        <w:t xml:space="preserve"> </w:t>
      </w:r>
      <w:proofErr w:type="spellStart"/>
      <w:r w:rsidR="0046340E" w:rsidRPr="0046340E">
        <w:rPr>
          <w:lang w:eastAsia="es-ES"/>
        </w:rPr>
        <w:t>CertificatePinner</w:t>
      </w:r>
      <w:proofErr w:type="spellEnd"/>
      <w:r w:rsidR="00A530CB">
        <w:rPr>
          <w:lang w:eastAsia="es-ES"/>
        </w:rPr>
        <w:t>.</w:t>
      </w:r>
    </w:p>
    <w:p w14:paraId="21ED2B6B" w14:textId="56D64553" w:rsidR="007F489B" w:rsidRPr="00EA56E9" w:rsidRDefault="007F489B">
      <w:pPr>
        <w:pStyle w:val="Prrafodelista"/>
        <w:numPr>
          <w:ilvl w:val="0"/>
          <w:numId w:val="49"/>
        </w:numPr>
        <w:rPr>
          <w:b/>
          <w:bCs/>
          <w:lang w:eastAsia="es-ES"/>
        </w:rPr>
      </w:pPr>
      <w:r w:rsidRPr="00EA56E9">
        <w:rPr>
          <w:b/>
          <w:bCs/>
          <w:lang w:eastAsia="es-ES"/>
        </w:rPr>
        <w:t xml:space="preserve">Android </w:t>
      </w:r>
      <w:proofErr w:type="spellStart"/>
      <w:r w:rsidRPr="00EA56E9">
        <w:rPr>
          <w:b/>
          <w:bCs/>
          <w:lang w:eastAsia="es-ES"/>
        </w:rPr>
        <w:t>WebViewClient</w:t>
      </w:r>
      <w:proofErr w:type="spellEnd"/>
      <w:r w:rsidR="001E6257">
        <w:rPr>
          <w:lang w:eastAsia="es-ES"/>
        </w:rPr>
        <w:t xml:space="preserve">: el método que se modifica es </w:t>
      </w:r>
      <w:proofErr w:type="spellStart"/>
      <w:r w:rsidR="001E6257" w:rsidRPr="001E6257">
        <w:rPr>
          <w:i/>
          <w:iCs/>
          <w:lang w:eastAsia="es-ES"/>
        </w:rPr>
        <w:t>onReceivedSslError</w:t>
      </w:r>
      <w:proofErr w:type="spellEnd"/>
      <w:r w:rsidR="002D638D">
        <w:rPr>
          <w:lang w:eastAsia="es-ES"/>
        </w:rPr>
        <w:t xml:space="preserve">. Este método se emplea para notificar a la aplicación errores </w:t>
      </w:r>
      <w:r w:rsidR="00206FFE">
        <w:rPr>
          <w:lang w:eastAsia="es-ES"/>
        </w:rPr>
        <w:t xml:space="preserve">en el certificado </w:t>
      </w:r>
      <w:r w:rsidR="002D638D">
        <w:rPr>
          <w:lang w:eastAsia="es-ES"/>
        </w:rPr>
        <w:t>SSL.</w:t>
      </w:r>
      <w:r w:rsidR="00367B90">
        <w:rPr>
          <w:lang w:eastAsia="es-ES"/>
        </w:rPr>
        <w:t xml:space="preserve"> Con Frida se modifica de forma que el método no sea capaz de lanzar la excepción y simplemente, se enviará un mensaje indicando que se ha interceptado la fijación del certificado, si es que se ha utilizado esta librería en la aplicación que se está analizando.</w:t>
      </w:r>
      <w:r w:rsidR="00101C66">
        <w:rPr>
          <w:lang w:eastAsia="es-ES"/>
        </w:rPr>
        <w:t xml:space="preserve"> </w:t>
      </w:r>
    </w:p>
    <w:p w14:paraId="42D3C347" w14:textId="4710C154" w:rsidR="007F489B" w:rsidRPr="00EA56E9" w:rsidRDefault="007F489B">
      <w:pPr>
        <w:pStyle w:val="Prrafodelista"/>
        <w:numPr>
          <w:ilvl w:val="0"/>
          <w:numId w:val="49"/>
        </w:numPr>
        <w:rPr>
          <w:b/>
          <w:bCs/>
          <w:lang w:eastAsia="es-ES"/>
        </w:rPr>
      </w:pPr>
      <w:r w:rsidRPr="00EA56E9">
        <w:rPr>
          <w:b/>
          <w:bCs/>
          <w:lang w:eastAsia="es-ES"/>
        </w:rPr>
        <w:t xml:space="preserve">Apache </w:t>
      </w:r>
      <w:proofErr w:type="spellStart"/>
      <w:r w:rsidRPr="00EA56E9">
        <w:rPr>
          <w:b/>
          <w:bCs/>
          <w:lang w:eastAsia="es-ES"/>
        </w:rPr>
        <w:t>Cordova</w:t>
      </w:r>
      <w:proofErr w:type="spellEnd"/>
      <w:r w:rsidRPr="00EA56E9">
        <w:rPr>
          <w:b/>
          <w:bCs/>
          <w:lang w:eastAsia="es-ES"/>
        </w:rPr>
        <w:t xml:space="preserve"> </w:t>
      </w:r>
      <w:proofErr w:type="spellStart"/>
      <w:r w:rsidRPr="00EA56E9">
        <w:rPr>
          <w:b/>
          <w:bCs/>
          <w:lang w:eastAsia="es-ES"/>
        </w:rPr>
        <w:t>WebViewClient</w:t>
      </w:r>
      <w:proofErr w:type="spellEnd"/>
      <w:r w:rsidR="00B51FB5">
        <w:rPr>
          <w:lang w:eastAsia="es-ES"/>
        </w:rPr>
        <w:t xml:space="preserve">: el mecanismo que se utiliza en esta librería para evitar la fijación, es igual que el explicado en la anterior librería. Se varía el método </w:t>
      </w:r>
      <w:proofErr w:type="spellStart"/>
      <w:r w:rsidR="00B51FB5" w:rsidRPr="001E6257">
        <w:rPr>
          <w:i/>
          <w:iCs/>
          <w:lang w:eastAsia="es-ES"/>
        </w:rPr>
        <w:t>onReceivedSslError</w:t>
      </w:r>
      <w:proofErr w:type="spellEnd"/>
      <w:r w:rsidR="00B51FB5">
        <w:rPr>
          <w:lang w:eastAsia="es-ES"/>
        </w:rPr>
        <w:t xml:space="preserve"> consiguiendo que se intercepte la fijación y el método imprimirá un mensaje con el </w:t>
      </w:r>
      <w:proofErr w:type="spellStart"/>
      <w:r w:rsidR="00B51FB5">
        <w:rPr>
          <w:lang w:eastAsia="es-ES"/>
        </w:rPr>
        <w:t>serultado</w:t>
      </w:r>
      <w:proofErr w:type="spellEnd"/>
      <w:r w:rsidR="00B51FB5">
        <w:rPr>
          <w:lang w:eastAsia="es-ES"/>
        </w:rPr>
        <w:t>.</w:t>
      </w:r>
    </w:p>
    <w:p w14:paraId="4E888152" w14:textId="3DCFA363" w:rsidR="00573A1C" w:rsidRPr="00E72E4F" w:rsidRDefault="007F489B" w:rsidP="006A0012">
      <w:pPr>
        <w:pStyle w:val="Prrafodelista"/>
        <w:numPr>
          <w:ilvl w:val="0"/>
          <w:numId w:val="49"/>
        </w:numPr>
        <w:rPr>
          <w:b/>
          <w:bCs/>
          <w:lang w:eastAsia="es-ES"/>
        </w:rPr>
      </w:pPr>
      <w:r w:rsidRPr="00EA56E9">
        <w:rPr>
          <w:b/>
          <w:bCs/>
          <w:lang w:eastAsia="es-ES"/>
        </w:rPr>
        <w:t xml:space="preserve">Boye </w:t>
      </w:r>
      <w:proofErr w:type="spellStart"/>
      <w:r w:rsidRPr="00EA56E9">
        <w:rPr>
          <w:b/>
          <w:bCs/>
          <w:lang w:eastAsia="es-ES"/>
        </w:rPr>
        <w:t>AbstractVerifier</w:t>
      </w:r>
      <w:proofErr w:type="spellEnd"/>
      <w:r w:rsidR="007D2BDB">
        <w:rPr>
          <w:lang w:eastAsia="es-ES"/>
        </w:rPr>
        <w:t xml:space="preserve">: mediante la función </w:t>
      </w:r>
      <w:proofErr w:type="spellStart"/>
      <w:r w:rsidR="007D2BDB">
        <w:rPr>
          <w:i/>
          <w:iCs/>
          <w:lang w:eastAsia="es-ES"/>
        </w:rPr>
        <w:t>verify</w:t>
      </w:r>
      <w:proofErr w:type="spellEnd"/>
      <w:r w:rsidR="007D2BDB">
        <w:rPr>
          <w:lang w:eastAsia="es-ES"/>
        </w:rPr>
        <w:t xml:space="preserve">, se comprueba la validez de un certificado, si resulta que no es válido se produce un error en el método. Con la modificación de Frida se consigue acceder en tiempo de ejecución modificando los parámetros de entrada del método logrando interceptar el mecanismo de fijación de certificado. Lo que devolverá realmente la función es un mensaje por pantalla o a los registros, en vez de lanzar la excepción de la validación del </w:t>
      </w:r>
      <w:r w:rsidR="00D30544">
        <w:rPr>
          <w:lang w:eastAsia="es-ES"/>
        </w:rPr>
        <w:t>certificado</w:t>
      </w:r>
      <w:r w:rsidR="007D2BDB">
        <w:rPr>
          <w:lang w:eastAsia="es-ES"/>
        </w:rPr>
        <w:t>.</w:t>
      </w:r>
    </w:p>
    <w:p w14:paraId="61BBD0D9" w14:textId="77777777" w:rsidR="00E72E4F" w:rsidRPr="006A0012" w:rsidRDefault="00E72E4F" w:rsidP="00E72E4F">
      <w:pPr>
        <w:pStyle w:val="Prrafodelista"/>
        <w:ind w:left="1060" w:firstLine="0"/>
        <w:rPr>
          <w:b/>
          <w:bCs/>
          <w:lang w:eastAsia="es-ES"/>
        </w:rPr>
      </w:pPr>
    </w:p>
    <w:p w14:paraId="4F48B21C" w14:textId="6C5B2BE2" w:rsidR="00A44710" w:rsidRDefault="00A44710">
      <w:pPr>
        <w:pStyle w:val="Ttulo3"/>
        <w:jc w:val="both"/>
        <w:rPr>
          <w:lang w:val="es-ES" w:eastAsia="es-ES"/>
        </w:rPr>
      </w:pPr>
      <w:bookmarkStart w:id="2309" w:name="_Toc40202088"/>
      <w:r>
        <w:rPr>
          <w:lang w:val="es-ES" w:eastAsia="es-ES"/>
        </w:rPr>
        <w:lastRenderedPageBreak/>
        <w:t xml:space="preserve">Caso 2: </w:t>
      </w:r>
      <w:del w:id="2310" w:author="Andrea del Nido García" w:date="2020-05-11T10:18:00Z">
        <w:r w:rsidDel="00B20B26">
          <w:rPr>
            <w:lang w:val="es-ES" w:eastAsia="es-ES"/>
          </w:rPr>
          <w:delText>certificate pinning X</w:delText>
        </w:r>
      </w:del>
      <w:ins w:id="2311" w:author="Andrea del Nido García" w:date="2020-05-11T11:55:00Z">
        <w:r w:rsidR="00754547">
          <w:rPr>
            <w:lang w:val="es-ES" w:eastAsia="es-ES"/>
          </w:rPr>
          <w:t>I</w:t>
        </w:r>
      </w:ins>
      <w:ins w:id="2312" w:author="Andrea del Nido García" w:date="2020-05-11T10:18:00Z">
        <w:r w:rsidR="00B20B26">
          <w:rPr>
            <w:lang w:val="es-ES" w:eastAsia="es-ES"/>
          </w:rPr>
          <w:t xml:space="preserve">nyección de código nuevo </w:t>
        </w:r>
      </w:ins>
      <w:ins w:id="2313" w:author="Andrea del Nido García" w:date="2020-05-11T10:19:00Z">
        <w:r w:rsidR="006D12EF">
          <w:rPr>
            <w:lang w:val="es-ES" w:eastAsia="es-ES"/>
          </w:rPr>
          <w:t>de</w:t>
        </w:r>
      </w:ins>
      <w:ins w:id="2314" w:author="Andrea del Nido García" w:date="2020-05-11T10:18:00Z">
        <w:r w:rsidR="00B20B26">
          <w:rPr>
            <w:lang w:val="es-ES" w:eastAsia="es-ES"/>
          </w:rPr>
          <w:t xml:space="preserve"> librerías</w:t>
        </w:r>
      </w:ins>
      <w:ins w:id="2315" w:author="Andrea del Nido García" w:date="2020-05-11T10:19:00Z">
        <w:r w:rsidR="006D12EF">
          <w:rPr>
            <w:lang w:val="es-ES" w:eastAsia="es-ES"/>
          </w:rPr>
          <w:t xml:space="preserve"> ya conocidas</w:t>
        </w:r>
      </w:ins>
      <w:ins w:id="2316" w:author="Andrea del Nido García" w:date="2020-05-11T10:20:00Z">
        <w:r w:rsidR="000D5A3C">
          <w:rPr>
            <w:lang w:val="es-ES" w:eastAsia="es-ES"/>
          </w:rPr>
          <w:t xml:space="preserve"> </w:t>
        </w:r>
      </w:ins>
      <w:ins w:id="2317" w:author="Andrea del Nido García" w:date="2020-05-11T10:22:00Z">
        <w:r w:rsidR="00033F3C">
          <w:rPr>
            <w:lang w:val="es-ES" w:eastAsia="es-ES"/>
          </w:rPr>
          <w:t>(</w:t>
        </w:r>
      </w:ins>
      <w:proofErr w:type="spellStart"/>
      <w:ins w:id="2318" w:author="Andrea del Nido García" w:date="2020-05-11T10:20:00Z">
        <w:r w:rsidR="000D5A3C">
          <w:rPr>
            <w:lang w:val="es-ES" w:eastAsia="es-ES"/>
          </w:rPr>
          <w:t>APKs</w:t>
        </w:r>
        <w:proofErr w:type="spellEnd"/>
        <w:r w:rsidR="000D5A3C">
          <w:rPr>
            <w:lang w:val="es-ES" w:eastAsia="es-ES"/>
          </w:rPr>
          <w:t xml:space="preserve"> simples</w:t>
        </w:r>
      </w:ins>
      <w:ins w:id="2319" w:author="Andrea del Nido García" w:date="2020-05-11T10:22:00Z">
        <w:r w:rsidR="00033F3C">
          <w:rPr>
            <w:lang w:val="es-ES" w:eastAsia="es-ES"/>
          </w:rPr>
          <w:t>)</w:t>
        </w:r>
      </w:ins>
      <w:bookmarkEnd w:id="2309"/>
    </w:p>
    <w:p w14:paraId="00AF7C69" w14:textId="27FF036B" w:rsidR="005A79E4" w:rsidRDefault="005A79E4" w:rsidP="005A79E4">
      <w:pPr>
        <w:rPr>
          <w:lang w:eastAsia="es-ES"/>
        </w:rPr>
      </w:pPr>
      <w:r>
        <w:rPr>
          <w:lang w:eastAsia="es-ES"/>
        </w:rPr>
        <w:t xml:space="preserve">Este segundo caso se refiere a la situación en la que ya se habían desarrollado métodos para evitar </w:t>
      </w:r>
      <w:proofErr w:type="spellStart"/>
      <w:r>
        <w:rPr>
          <w:lang w:eastAsia="es-ES"/>
        </w:rPr>
        <w:t>certificate</w:t>
      </w:r>
      <w:proofErr w:type="spellEnd"/>
      <w:r>
        <w:rPr>
          <w:lang w:eastAsia="es-ES"/>
        </w:rPr>
        <w:t xml:space="preserve"> </w:t>
      </w:r>
      <w:proofErr w:type="spellStart"/>
      <w:r>
        <w:rPr>
          <w:lang w:eastAsia="es-ES"/>
        </w:rPr>
        <w:t>pinning</w:t>
      </w:r>
      <w:proofErr w:type="spellEnd"/>
      <w:r>
        <w:rPr>
          <w:lang w:eastAsia="es-ES"/>
        </w:rPr>
        <w:t xml:space="preserve"> con librerías conocidas, pero, en determinadas aplicaciones no se logró interceptar el certificado. Es decir, se registró que se hace uso de una librería concreta pero los métodos diseñados con Frida para romperla no son eficaces.  </w:t>
      </w:r>
      <w:r w:rsidR="00B057B5">
        <w:rPr>
          <w:lang w:eastAsia="es-ES"/>
        </w:rPr>
        <w:t>Por este motivo, en esta sección se indicarán esas bibliotecas y además los mecanismos nuevos que se han diseñado a partir de los cuales se logra interceptar la fijación de certificados.</w:t>
      </w:r>
      <w:r w:rsidR="00472AD8">
        <w:rPr>
          <w:lang w:eastAsia="es-ES"/>
        </w:rPr>
        <w:t xml:space="preserve"> Además, </w:t>
      </w:r>
      <w:del w:id="2320" w:author="Andrea del Nido García" w:date="2020-05-16T19:43:00Z">
        <w:r w:rsidR="00472AD8" w:rsidDel="00003080">
          <w:rPr>
            <w:lang w:eastAsia="es-ES"/>
          </w:rPr>
          <w:delText>en la parte final de este apartado, se hace</w:delText>
        </w:r>
      </w:del>
      <w:ins w:id="2321" w:author="Andrea del Nido García" w:date="2020-05-16T19:43:00Z">
        <w:r w:rsidR="00003080">
          <w:rPr>
            <w:lang w:eastAsia="es-ES"/>
          </w:rPr>
          <w:t>es necesario realizar</w:t>
        </w:r>
      </w:ins>
      <w:r w:rsidR="00472AD8">
        <w:rPr>
          <w:lang w:eastAsia="es-ES"/>
        </w:rPr>
        <w:t xml:space="preserve"> una breve distinción entre </w:t>
      </w:r>
      <w:proofErr w:type="spellStart"/>
      <w:r w:rsidR="00472AD8">
        <w:rPr>
          <w:lang w:eastAsia="es-ES"/>
        </w:rPr>
        <w:t>APKs</w:t>
      </w:r>
      <w:proofErr w:type="spellEnd"/>
      <w:r w:rsidR="00472AD8">
        <w:rPr>
          <w:lang w:eastAsia="es-ES"/>
        </w:rPr>
        <w:t xml:space="preserve"> simples y </w:t>
      </w:r>
      <w:proofErr w:type="spellStart"/>
      <w:r w:rsidR="00472AD8">
        <w:rPr>
          <w:lang w:eastAsia="es-ES"/>
        </w:rPr>
        <w:t>Bundle</w:t>
      </w:r>
      <w:proofErr w:type="spellEnd"/>
      <w:r w:rsidR="00472AD8">
        <w:rPr>
          <w:lang w:eastAsia="es-ES"/>
        </w:rPr>
        <w:t xml:space="preserve"> </w:t>
      </w:r>
      <w:proofErr w:type="spellStart"/>
      <w:r w:rsidR="00472AD8">
        <w:rPr>
          <w:lang w:eastAsia="es-ES"/>
        </w:rPr>
        <w:t>APKs</w:t>
      </w:r>
      <w:proofErr w:type="spellEnd"/>
      <w:r w:rsidR="00472AD8">
        <w:rPr>
          <w:lang w:eastAsia="es-ES"/>
        </w:rPr>
        <w:t xml:space="preserve"> ya que se han realizado pruebas con los dos tipos y se tiene que tener en cuenta ciertos aspectos determinantes para poder</w:t>
      </w:r>
      <w:ins w:id="2322" w:author="Andrea del Nido García" w:date="2020-05-16T19:43:00Z">
        <w:r w:rsidR="003F10A0">
          <w:rPr>
            <w:lang w:eastAsia="es-ES"/>
          </w:rPr>
          <w:t xml:space="preserve"> instalar dichas aplicaciones en el entorno de desarrollo aunque si es c</w:t>
        </w:r>
      </w:ins>
      <w:ins w:id="2323" w:author="Andrea del Nido García" w:date="2020-05-16T19:44:00Z">
        <w:r w:rsidR="003F10A0">
          <w:rPr>
            <w:lang w:eastAsia="es-ES"/>
          </w:rPr>
          <w:t>ierto que realmente, el código implementado para</w:t>
        </w:r>
      </w:ins>
      <w:r w:rsidR="00472AD8">
        <w:rPr>
          <w:lang w:eastAsia="es-ES"/>
        </w:rPr>
        <w:t xml:space="preserve"> inyectar </w:t>
      </w:r>
      <w:del w:id="2324" w:author="Andrea del Nido García" w:date="2020-05-16T19:44:00Z">
        <w:r w:rsidR="00472AD8" w:rsidDel="003F10A0">
          <w:rPr>
            <w:lang w:eastAsia="es-ES"/>
          </w:rPr>
          <w:delText>el código modific</w:delText>
        </w:r>
      </w:del>
      <w:ins w:id="2325" w:author="Andrea del Nido García" w:date="2020-05-16T19:44:00Z">
        <w:r w:rsidR="003F10A0">
          <w:rPr>
            <w:lang w:eastAsia="es-ES"/>
          </w:rPr>
          <w:t xml:space="preserve">las modificaciones </w:t>
        </w:r>
      </w:ins>
      <w:del w:id="2326" w:author="Andrea del Nido García" w:date="2020-05-16T19:44:00Z">
        <w:r w:rsidR="00472AD8" w:rsidDel="003F10A0">
          <w:rPr>
            <w:lang w:eastAsia="es-ES"/>
          </w:rPr>
          <w:delText xml:space="preserve">ado </w:delText>
        </w:r>
      </w:del>
      <w:r w:rsidR="00472AD8">
        <w:rPr>
          <w:lang w:eastAsia="es-ES"/>
        </w:rPr>
        <w:t>con la herramienta de instrumentación dinámica Frida</w:t>
      </w:r>
      <w:ins w:id="2327" w:author="Andrea del Nido García" w:date="2020-05-16T19:44:00Z">
        <w:r w:rsidR="003F10A0">
          <w:rPr>
            <w:lang w:eastAsia="es-ES"/>
          </w:rPr>
          <w:t xml:space="preserve">, no es necesario modificarlo, es decir, se utiliza el mismo código para los dos tipos de </w:t>
        </w:r>
        <w:proofErr w:type="spellStart"/>
        <w:r w:rsidR="003F10A0">
          <w:rPr>
            <w:lang w:eastAsia="es-ES"/>
          </w:rPr>
          <w:t>APKs</w:t>
        </w:r>
      </w:ins>
      <w:proofErr w:type="spellEnd"/>
      <w:r w:rsidR="00472AD8">
        <w:rPr>
          <w:lang w:eastAsia="es-ES"/>
        </w:rPr>
        <w:t>.</w:t>
      </w:r>
    </w:p>
    <w:p w14:paraId="29DFE444" w14:textId="4DF116D5" w:rsidR="0074624C" w:rsidRDefault="0074624C" w:rsidP="005A79E4">
      <w:pPr>
        <w:rPr>
          <w:lang w:eastAsia="es-ES"/>
        </w:rPr>
      </w:pPr>
      <w:r>
        <w:rPr>
          <w:lang w:eastAsia="es-ES"/>
        </w:rPr>
        <w:t xml:space="preserve">Las bibliotecas ya conocidas se listan a </w:t>
      </w:r>
      <w:r w:rsidR="00155B5D">
        <w:rPr>
          <w:lang w:eastAsia="es-ES"/>
        </w:rPr>
        <w:t xml:space="preserve">continuación, </w:t>
      </w:r>
      <w:r w:rsidR="00195B92">
        <w:rPr>
          <w:lang w:eastAsia="es-ES"/>
        </w:rPr>
        <w:t>y,</w:t>
      </w:r>
      <w:r w:rsidR="00155B5D">
        <w:rPr>
          <w:lang w:eastAsia="es-ES"/>
        </w:rPr>
        <w:t xml:space="preserve"> además,</w:t>
      </w:r>
      <w:r>
        <w:rPr>
          <w:lang w:eastAsia="es-ES"/>
        </w:rPr>
        <w:t xml:space="preserve"> se añade una descripción del proceso que se ha seguido para poder desarrollar los mecanismos que logran interceptar la fijación de certificados.</w:t>
      </w:r>
    </w:p>
    <w:p w14:paraId="68CDB5A5" w14:textId="543FF707" w:rsidR="00155B5D" w:rsidRPr="008764E1" w:rsidRDefault="00C40A9C" w:rsidP="00C40A9C">
      <w:pPr>
        <w:pStyle w:val="Prrafodelista"/>
        <w:numPr>
          <w:ilvl w:val="0"/>
          <w:numId w:val="58"/>
        </w:numPr>
        <w:rPr>
          <w:highlight w:val="yellow"/>
          <w:lang w:eastAsia="es-ES"/>
        </w:rPr>
      </w:pPr>
      <w:proofErr w:type="spellStart"/>
      <w:r w:rsidRPr="008764E1">
        <w:rPr>
          <w:b/>
          <w:bCs/>
          <w:highlight w:val="yellow"/>
          <w:lang w:eastAsia="es-ES"/>
        </w:rPr>
        <w:t>TrustManager</w:t>
      </w:r>
      <w:proofErr w:type="spellEnd"/>
      <w:r w:rsidRPr="008764E1">
        <w:rPr>
          <w:highlight w:val="yellow"/>
          <w:lang w:eastAsia="es-ES"/>
        </w:rPr>
        <w:t>:</w:t>
      </w:r>
      <w:r w:rsidR="00A81225" w:rsidRPr="008764E1">
        <w:rPr>
          <w:highlight w:val="yellow"/>
          <w:lang w:eastAsia="es-ES"/>
        </w:rPr>
        <w:t xml:space="preserve"> </w:t>
      </w:r>
      <w:r w:rsidR="005F180C" w:rsidRPr="008764E1">
        <w:rPr>
          <w:highlight w:val="yellow"/>
          <w:lang w:eastAsia="es-ES"/>
        </w:rPr>
        <w:t xml:space="preserve">para esta librería se han desarrollado varios mecanismos ya que las aplicaciones utilizan una gran variedad de combinaciones de clases y métodos para implementar la fijación de certificados. </w:t>
      </w:r>
    </w:p>
    <w:p w14:paraId="7CB4E82A" w14:textId="2592490D" w:rsidR="00CA5A13" w:rsidRDefault="00CA5A13" w:rsidP="00C40A9C">
      <w:pPr>
        <w:pStyle w:val="Prrafodelista"/>
        <w:numPr>
          <w:ilvl w:val="0"/>
          <w:numId w:val="58"/>
        </w:numPr>
        <w:rPr>
          <w:lang w:eastAsia="es-ES"/>
        </w:rPr>
      </w:pPr>
      <w:proofErr w:type="spellStart"/>
      <w:r>
        <w:rPr>
          <w:b/>
          <w:bCs/>
          <w:lang w:eastAsia="es-ES"/>
        </w:rPr>
        <w:t>TrustManagerImpl</w:t>
      </w:r>
      <w:proofErr w:type="spellEnd"/>
      <w:r>
        <w:rPr>
          <w:lang w:eastAsia="es-ES"/>
        </w:rPr>
        <w:t>:</w:t>
      </w:r>
      <w:r w:rsidR="009C3FC2">
        <w:rPr>
          <w:lang w:eastAsia="es-ES"/>
        </w:rPr>
        <w:t xml:space="preserve"> para esta librería se ha modificado el código que se inyecta con Frida. Concretamente se ha modificado la función </w:t>
      </w:r>
      <w:proofErr w:type="spellStart"/>
      <w:r w:rsidR="009C3FC2">
        <w:rPr>
          <w:i/>
          <w:iCs/>
          <w:lang w:eastAsia="es-ES"/>
        </w:rPr>
        <w:t>checkTrustedRecursive</w:t>
      </w:r>
      <w:proofErr w:type="spellEnd"/>
      <w:r w:rsidR="009C3FC2">
        <w:rPr>
          <w:lang w:eastAsia="es-ES"/>
        </w:rPr>
        <w:t xml:space="preserve">. Esta función verifica una lista de certificados de forma recursiva por lo que simplemente basta con que Frida imprima un mensaje en el momento en el que se va a verificar el certificado. Este mensaje será indicativo de que se ha logrado saltar el certificado. Si no se consigue es que entonces la aplicación no usa esa librería o la </w:t>
      </w:r>
      <w:r w:rsidR="00A64EB4">
        <w:rPr>
          <w:lang w:eastAsia="es-ES"/>
        </w:rPr>
        <w:t>utiliza,</w:t>
      </w:r>
      <w:r w:rsidR="009C3FC2">
        <w:rPr>
          <w:lang w:eastAsia="es-ES"/>
        </w:rPr>
        <w:t xml:space="preserve"> pero con otras funciones no identificadas aún. </w:t>
      </w:r>
    </w:p>
    <w:p w14:paraId="482ECACA" w14:textId="419A9769" w:rsidR="00CA5A13" w:rsidRPr="00074CD9" w:rsidRDefault="003B3E2E" w:rsidP="00ED00FE">
      <w:pPr>
        <w:pStyle w:val="Prrafodelista"/>
        <w:numPr>
          <w:ilvl w:val="0"/>
          <w:numId w:val="49"/>
        </w:numPr>
        <w:rPr>
          <w:ins w:id="2328" w:author="Andrea del Nido García" w:date="2020-05-16T18:04:00Z"/>
          <w:b/>
          <w:bCs/>
          <w:highlight w:val="yellow"/>
          <w:lang w:eastAsia="es-ES"/>
          <w:rPrChange w:id="2329" w:author="Andrea del Nido García" w:date="2020-05-16T18:04:00Z">
            <w:rPr>
              <w:ins w:id="2330" w:author="Andrea del Nido García" w:date="2020-05-16T18:04:00Z"/>
              <w:highlight w:val="yellow"/>
              <w:lang w:eastAsia="es-ES"/>
            </w:rPr>
          </w:rPrChange>
        </w:rPr>
      </w:pPr>
      <w:r w:rsidRPr="00195B92">
        <w:rPr>
          <w:b/>
          <w:bCs/>
          <w:highlight w:val="yellow"/>
          <w:lang w:eastAsia="es-ES"/>
        </w:rPr>
        <w:t xml:space="preserve">Android </w:t>
      </w:r>
      <w:proofErr w:type="spellStart"/>
      <w:r w:rsidRPr="00195B92">
        <w:rPr>
          <w:b/>
          <w:bCs/>
          <w:highlight w:val="yellow"/>
          <w:lang w:eastAsia="es-ES"/>
        </w:rPr>
        <w:t>WebViewClient</w:t>
      </w:r>
      <w:proofErr w:type="spellEnd"/>
      <w:r w:rsidR="00432D70" w:rsidRPr="00195B92">
        <w:rPr>
          <w:highlight w:val="yellow"/>
          <w:lang w:eastAsia="es-ES"/>
        </w:rPr>
        <w:t xml:space="preserve">: </w:t>
      </w:r>
      <w:del w:id="2331" w:author="Andrea del Nido García" w:date="2020-05-16T18:01:00Z">
        <w:r w:rsidR="00432D70" w:rsidRPr="00DB24DA" w:rsidDel="00DB24DA">
          <w:rPr>
            <w:highlight w:val="yellow"/>
            <w:u w:val="single"/>
            <w:lang w:eastAsia="es-ES"/>
            <w:rPrChange w:id="2332" w:author="Andrea del Nido García" w:date="2020-05-16T18:01:00Z">
              <w:rPr>
                <w:highlight w:val="yellow"/>
                <w:lang w:eastAsia="es-ES"/>
              </w:rPr>
            </w:rPrChange>
          </w:rPr>
          <w:delText>Cabe destacar, que</w:delText>
        </w:r>
      </w:del>
      <w:r w:rsidR="00432D70" w:rsidRPr="00195B92">
        <w:rPr>
          <w:highlight w:val="yellow"/>
          <w:lang w:eastAsia="es-ES"/>
        </w:rPr>
        <w:t xml:space="preserve"> </w:t>
      </w:r>
      <w:ins w:id="2333" w:author="Andrea del Nido García" w:date="2020-05-16T18:01:00Z">
        <w:r w:rsidR="00DB24DA">
          <w:rPr>
            <w:highlight w:val="yellow"/>
            <w:lang w:eastAsia="es-ES"/>
          </w:rPr>
          <w:t>S</w:t>
        </w:r>
      </w:ins>
      <w:del w:id="2334" w:author="Andrea del Nido García" w:date="2020-05-16T18:01:00Z">
        <w:r w:rsidR="00432D70" w:rsidRPr="00195B92" w:rsidDel="00DB24DA">
          <w:rPr>
            <w:highlight w:val="yellow"/>
            <w:lang w:eastAsia="es-ES"/>
          </w:rPr>
          <w:delText>s</w:delText>
        </w:r>
      </w:del>
      <w:r w:rsidR="00432D70" w:rsidRPr="00195B92">
        <w:rPr>
          <w:highlight w:val="yellow"/>
          <w:lang w:eastAsia="es-ES"/>
        </w:rPr>
        <w:t xml:space="preserve">e ha desarrollado otra manera de evitar la fijación con esta librería y para ello, se hace uso del método </w:t>
      </w:r>
      <w:proofErr w:type="spellStart"/>
      <w:r w:rsidR="00432D70" w:rsidRPr="00195B92">
        <w:rPr>
          <w:i/>
          <w:iCs/>
          <w:highlight w:val="yellow"/>
          <w:lang w:eastAsia="es-ES"/>
        </w:rPr>
        <w:t>loadUrl</w:t>
      </w:r>
      <w:proofErr w:type="spellEnd"/>
      <w:r w:rsidR="00432D70" w:rsidRPr="00195B92">
        <w:rPr>
          <w:highlight w:val="yellow"/>
          <w:lang w:eastAsia="es-ES"/>
        </w:rPr>
        <w:t>, consiguiendo que Frida lance un mensaje evitando que se realice la conexión entre la aplicación que se está ejecutando y el servidor correspondiente a la aplicación.</w:t>
      </w:r>
    </w:p>
    <w:p w14:paraId="62AF6166" w14:textId="77777777" w:rsidR="00074CD9" w:rsidRPr="00074CD9" w:rsidRDefault="00074CD9" w:rsidP="00074CD9">
      <w:pPr>
        <w:rPr>
          <w:ins w:id="2335" w:author="Andrea del Nido García" w:date="2020-05-16T18:02:00Z"/>
          <w:b/>
          <w:bCs/>
          <w:highlight w:val="yellow"/>
          <w:lang w:eastAsia="es-ES"/>
          <w:rPrChange w:id="2336" w:author="Andrea del Nido García" w:date="2020-05-16T18:04:00Z">
            <w:rPr>
              <w:ins w:id="2337" w:author="Andrea del Nido García" w:date="2020-05-16T18:02:00Z"/>
              <w:highlight w:val="yellow"/>
              <w:lang w:eastAsia="es-ES"/>
            </w:rPr>
          </w:rPrChange>
        </w:rPr>
        <w:pPrChange w:id="2338" w:author="Andrea del Nido García" w:date="2020-05-16T18:04:00Z">
          <w:pPr>
            <w:pStyle w:val="Prrafodelista"/>
            <w:numPr>
              <w:numId w:val="49"/>
            </w:numPr>
            <w:ind w:left="1060" w:hanging="360"/>
          </w:pPr>
        </w:pPrChange>
      </w:pPr>
    </w:p>
    <w:p w14:paraId="75E9EDB1" w14:textId="5CE6BE68" w:rsidR="00074CD9" w:rsidRPr="009F1D85" w:rsidRDefault="00142924" w:rsidP="00074CD9">
      <w:pPr>
        <w:rPr>
          <w:lang w:eastAsia="es-ES"/>
          <w:rPrChange w:id="2339" w:author="Andrea del Nido García" w:date="2020-05-16T18:05:00Z">
            <w:rPr>
              <w:highlight w:val="yellow"/>
              <w:lang w:eastAsia="es-ES"/>
            </w:rPr>
          </w:rPrChange>
        </w:rPr>
        <w:pPrChange w:id="2340" w:author="Andrea del Nido García" w:date="2020-05-16T18:02:00Z">
          <w:pPr>
            <w:pStyle w:val="Prrafodelista"/>
            <w:numPr>
              <w:numId w:val="49"/>
            </w:numPr>
            <w:ind w:left="1060" w:hanging="360"/>
          </w:pPr>
        </w:pPrChange>
      </w:pPr>
      <w:ins w:id="2341" w:author="Andrea del Nido García" w:date="2020-05-16T18:13:00Z">
        <w:r>
          <w:rPr>
            <w:noProof/>
          </w:rPr>
          <w:drawing>
            <wp:anchor distT="0" distB="0" distL="114300" distR="114300" simplePos="0" relativeHeight="251972608" behindDoc="1" locked="0" layoutInCell="1" allowOverlap="1" wp14:anchorId="76D6178D" wp14:editId="6B01960D">
              <wp:simplePos x="0" y="0"/>
              <wp:positionH relativeFrom="margin">
                <wp:posOffset>638175</wp:posOffset>
              </wp:positionH>
              <wp:positionV relativeFrom="paragraph">
                <wp:posOffset>702310</wp:posOffset>
              </wp:positionV>
              <wp:extent cx="218678" cy="219075"/>
              <wp:effectExtent l="0" t="0" r="0" b="0"/>
              <wp:wrapNone/>
              <wp:docPr id="14" name="Imagen 14" descr="Tick Ok Check - Free vector graphic on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ck Ok Check - Free vector graphic on Pixabay"/>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8678" cy="219075"/>
                      </a:xfrm>
                      <a:prstGeom prst="rect">
                        <a:avLst/>
                      </a:prstGeom>
                      <a:noFill/>
                      <a:ln>
                        <a:noFill/>
                      </a:ln>
                    </pic:spPr>
                  </pic:pic>
                </a:graphicData>
              </a:graphic>
              <wp14:sizeRelH relativeFrom="margin">
                <wp14:pctWidth>0</wp14:pctWidth>
              </wp14:sizeRelH>
              <wp14:sizeRelV relativeFrom="margin">
                <wp14:pctHeight>0</wp14:pctHeight>
              </wp14:sizeRelV>
            </wp:anchor>
          </w:drawing>
        </w:r>
      </w:ins>
      <w:ins w:id="2342" w:author="Andrea del Nido García" w:date="2020-05-16T18:02:00Z">
        <w:r w:rsidR="00074CD9" w:rsidRPr="009F1D85">
          <w:rPr>
            <w:lang w:eastAsia="es-ES"/>
            <w:rPrChange w:id="2343" w:author="Andrea del Nido García" w:date="2020-05-16T18:05:00Z">
              <w:rPr>
                <w:b/>
                <w:bCs/>
                <w:highlight w:val="yellow"/>
                <w:lang w:eastAsia="es-ES"/>
              </w:rPr>
            </w:rPrChange>
          </w:rPr>
          <w:t>En la tabla que se muestra a continuación, se indican las librerías que ya se utilizaban previamente,</w:t>
        </w:r>
      </w:ins>
      <w:ins w:id="2344" w:author="Andrea del Nido García" w:date="2020-05-16T18:03:00Z">
        <w:r w:rsidR="00074CD9" w:rsidRPr="009F1D85">
          <w:rPr>
            <w:lang w:eastAsia="es-ES"/>
            <w:rPrChange w:id="2345" w:author="Andrea del Nido García" w:date="2020-05-16T18:05:00Z">
              <w:rPr>
                <w:b/>
                <w:bCs/>
                <w:highlight w:val="yellow"/>
                <w:lang w:eastAsia="es-ES"/>
              </w:rPr>
            </w:rPrChange>
          </w:rPr>
          <w:t xml:space="preserve"> en la fase anterior a la realización de este proyecto y, las librerías que se han añadido nuevas</w:t>
        </w:r>
      </w:ins>
      <w:ins w:id="2346" w:author="Andrea del Nido García" w:date="2020-05-16T18:04:00Z">
        <w:r w:rsidR="00074CD9" w:rsidRPr="009F1D85">
          <w:rPr>
            <w:lang w:eastAsia="es-ES"/>
            <w:rPrChange w:id="2347" w:author="Andrea del Nido García" w:date="2020-05-16T18:05:00Z">
              <w:rPr>
                <w:b/>
                <w:bCs/>
                <w:highlight w:val="yellow"/>
                <w:lang w:eastAsia="es-ES"/>
              </w:rPr>
            </w:rPrChange>
          </w:rPr>
          <w:t xml:space="preserve">. </w:t>
        </w:r>
      </w:ins>
      <w:ins w:id="2348" w:author="Andrea del Nido García" w:date="2020-05-16T18:10:00Z">
        <w:r w:rsidR="00582B2F">
          <w:rPr>
            <w:lang w:eastAsia="es-ES"/>
          </w:rPr>
          <w:t xml:space="preserve">Además, en las librerías de resultados previos se indica con </w:t>
        </w:r>
      </w:ins>
      <w:ins w:id="2349" w:author="Andrea del Nido García" w:date="2020-05-16T18:14:00Z">
        <w:r>
          <w:rPr>
            <w:lang w:eastAsia="es-ES"/>
          </w:rPr>
          <w:t xml:space="preserve">        </w:t>
        </w:r>
      </w:ins>
      <w:ins w:id="2350" w:author="Andrea del Nido García" w:date="2020-05-16T18:11:00Z">
        <w:r w:rsidR="00582B2F">
          <w:rPr>
            <w:lang w:eastAsia="es-ES"/>
          </w:rPr>
          <w:t>que se han implementado métodos nuevos para lograr su funcionamiento.</w:t>
        </w:r>
      </w:ins>
      <w:ins w:id="2351" w:author="Andrea del Nido García" w:date="2020-05-16T18:13:00Z">
        <w:r w:rsidRPr="00142924">
          <w:t xml:space="preserve"> </w:t>
        </w:r>
      </w:ins>
    </w:p>
    <w:p w14:paraId="5F66B3A5" w14:textId="77777777" w:rsidR="00F8144D" w:rsidRPr="004D0E8A" w:rsidDel="00B20B26" w:rsidRDefault="00F8144D">
      <w:pPr>
        <w:rPr>
          <w:moveFrom w:id="2352" w:author="Andrea del Nido García" w:date="2020-05-11T10:19:00Z"/>
          <w:lang w:eastAsia="es-ES"/>
        </w:rPr>
      </w:pPr>
      <w:moveFromRangeStart w:id="2353" w:author="Andrea del Nido García" w:date="2020-05-11T10:19:00Z" w:name="move40084778"/>
    </w:p>
    <w:moveFromRangeEnd w:id="2353"/>
    <w:p w14:paraId="356C8AB1" w14:textId="3B508450" w:rsidR="00D64FE7" w:rsidDel="009F1D85" w:rsidRDefault="00D64FE7">
      <w:pPr>
        <w:ind w:firstLine="0"/>
        <w:rPr>
          <w:del w:id="2354" w:author="Andrea del Nido García" w:date="2020-05-16T18:05:00Z"/>
          <w:lang w:eastAsia="es-ES"/>
        </w:rPr>
      </w:pPr>
    </w:p>
    <w:p w14:paraId="511FF83A" w14:textId="7C4F4C8E" w:rsidR="00B20B26" w:rsidRDefault="00F8144D">
      <w:pPr>
        <w:ind w:firstLine="0"/>
        <w:rPr>
          <w:ins w:id="2355" w:author="Andrea del Nido García" w:date="2020-05-16T12:17:00Z"/>
          <w:lang w:eastAsia="es-ES"/>
        </w:rPr>
      </w:pPr>
      <w:commentRangeStart w:id="2356"/>
      <w:del w:id="2357" w:author="Andrea del Nido García" w:date="2020-05-16T18:05:00Z">
        <w:r w:rsidRPr="00F8144D" w:rsidDel="009F1D85">
          <w:rPr>
            <w:highlight w:val="yellow"/>
            <w:lang w:eastAsia="es-ES"/>
          </w:rPr>
          <w:delText>Tabla con el conjunto de aplicaciones con las que se han probado estos métodos</w:delText>
        </w:r>
        <w:r w:rsidR="0028368C" w:rsidDel="009F1D85">
          <w:rPr>
            <w:lang w:eastAsia="es-ES"/>
          </w:rPr>
          <w:delText>?</w:delText>
        </w:r>
        <w:commentRangeEnd w:id="2356"/>
        <w:r w:rsidR="004B4789" w:rsidDel="009F1D85">
          <w:rPr>
            <w:rStyle w:val="Refdecomentario"/>
            <w:rFonts w:asciiTheme="minorHAnsi" w:eastAsiaTheme="minorHAnsi" w:hAnsiTheme="minorHAnsi" w:cstheme="minorBidi"/>
          </w:rPr>
          <w:commentReference w:id="2356"/>
        </w:r>
      </w:del>
    </w:p>
    <w:tbl>
      <w:tblPr>
        <w:tblStyle w:val="Tablaconcuadrcula1clara"/>
        <w:tblW w:w="0" w:type="auto"/>
        <w:jc w:val="center"/>
        <w:tblLook w:val="04A0" w:firstRow="1" w:lastRow="0" w:firstColumn="1" w:lastColumn="0" w:noHBand="0" w:noVBand="1"/>
        <w:tblPrChange w:id="2358" w:author="Andrea del Nido García" w:date="2020-05-16T18:26:00Z">
          <w:tblPr>
            <w:tblStyle w:val="Tablaconcuadrcula1clara"/>
            <w:tblW w:w="0" w:type="auto"/>
            <w:tblLook w:val="04A0" w:firstRow="1" w:lastRow="0" w:firstColumn="1" w:lastColumn="0" w:noHBand="0" w:noVBand="1"/>
          </w:tblPr>
        </w:tblPrChange>
      </w:tblPr>
      <w:tblGrid>
        <w:gridCol w:w="3397"/>
        <w:gridCol w:w="4395"/>
        <w:tblGridChange w:id="2359">
          <w:tblGrid>
            <w:gridCol w:w="2002"/>
            <w:gridCol w:w="121"/>
            <w:gridCol w:w="1274"/>
            <w:gridCol w:w="849"/>
            <w:gridCol w:w="1751"/>
            <w:gridCol w:w="1795"/>
          </w:tblGrid>
        </w:tblGridChange>
      </w:tblGrid>
      <w:tr w:rsidR="008F36A5" w:rsidRPr="00E04D4A" w14:paraId="131DFC40" w14:textId="77777777" w:rsidTr="00006953">
        <w:trPr>
          <w:cnfStyle w:val="100000000000" w:firstRow="1" w:lastRow="0" w:firstColumn="0" w:lastColumn="0" w:oddVBand="0" w:evenVBand="0" w:oddHBand="0" w:evenHBand="0" w:firstRowFirstColumn="0" w:firstRowLastColumn="0" w:lastRowFirstColumn="0" w:lastRowLastColumn="0"/>
          <w:trHeight w:val="163"/>
          <w:jc w:val="center"/>
          <w:ins w:id="2360" w:author="Andrea del Nido García" w:date="2020-05-16T12:25:00Z"/>
          <w:trPrChange w:id="2361" w:author="Andrea del Nido García" w:date="2020-05-16T18:26:00Z">
            <w:trPr>
              <w:gridAfter w:val="0"/>
              <w:trHeight w:val="163"/>
            </w:trPr>
          </w:trPrChange>
        </w:trPr>
        <w:tc>
          <w:tcPr>
            <w:cnfStyle w:val="001000000000" w:firstRow="0" w:lastRow="0" w:firstColumn="1" w:lastColumn="0" w:oddVBand="0" w:evenVBand="0" w:oddHBand="0" w:evenHBand="0" w:firstRowFirstColumn="0" w:firstRowLastColumn="0" w:lastRowFirstColumn="0" w:lastRowLastColumn="0"/>
            <w:tcW w:w="3397" w:type="dxa"/>
            <w:tcBorders>
              <w:top w:val="single" w:sz="24" w:space="0" w:color="44546A"/>
              <w:bottom w:val="single" w:sz="24" w:space="0" w:color="44546A" w:themeColor="text2"/>
            </w:tcBorders>
            <w:shd w:val="clear" w:color="auto" w:fill="ACB9CA" w:themeFill="text2" w:themeFillTint="66"/>
            <w:vAlign w:val="center"/>
            <w:tcPrChange w:id="2362" w:author="Andrea del Nido García" w:date="2020-05-16T18:26:00Z">
              <w:tcPr>
                <w:tcW w:w="2123" w:type="dxa"/>
                <w:gridSpan w:val="2"/>
                <w:tcBorders>
                  <w:top w:val="single" w:sz="24" w:space="0" w:color="44546A"/>
                  <w:bottom w:val="single" w:sz="24" w:space="0" w:color="44546A" w:themeColor="text2"/>
                </w:tcBorders>
                <w:shd w:val="clear" w:color="auto" w:fill="ACB9CA" w:themeFill="text2" w:themeFillTint="66"/>
              </w:tcPr>
            </w:tcPrChange>
          </w:tcPr>
          <w:p w14:paraId="123EBABE" w14:textId="1C38D98F" w:rsidR="008F36A5" w:rsidRPr="00E04D4A" w:rsidRDefault="00002153" w:rsidP="00E04D4A">
            <w:pPr>
              <w:spacing w:line="240" w:lineRule="auto"/>
              <w:ind w:firstLine="0"/>
              <w:jc w:val="center"/>
              <w:cnfStyle w:val="101000000000" w:firstRow="1" w:lastRow="0" w:firstColumn="1" w:lastColumn="0" w:oddVBand="0" w:evenVBand="0" w:oddHBand="0" w:evenHBand="0" w:firstRowFirstColumn="0" w:firstRowLastColumn="0" w:lastRowFirstColumn="0" w:lastRowLastColumn="0"/>
              <w:rPr>
                <w:ins w:id="2363" w:author="Andrea del Nido García" w:date="2020-05-16T12:25:00Z"/>
                <w:lang w:eastAsia="es-ES"/>
                <w:rPrChange w:id="2364" w:author="Andrea del Nido García" w:date="2020-05-16T18:21:00Z">
                  <w:rPr>
                    <w:ins w:id="2365" w:author="Andrea del Nido García" w:date="2020-05-16T12:25:00Z"/>
                    <w:lang w:eastAsia="es-ES"/>
                  </w:rPr>
                </w:rPrChange>
              </w:rPr>
              <w:pPrChange w:id="2366" w:author="Andrea del Nido García" w:date="2020-05-16T18:21:00Z">
                <w:pPr>
                  <w:ind w:firstLine="0"/>
                  <w:cnfStyle w:val="101000000000" w:firstRow="1" w:lastRow="0" w:firstColumn="1" w:lastColumn="0" w:oddVBand="0" w:evenVBand="0" w:oddHBand="0" w:evenHBand="0" w:firstRowFirstColumn="0" w:firstRowLastColumn="0" w:lastRowFirstColumn="0" w:lastRowLastColumn="0"/>
                </w:pPr>
              </w:pPrChange>
            </w:pPr>
            <w:ins w:id="2367" w:author="Andrea del Nido García" w:date="2020-05-16T18:15:00Z">
              <w:r w:rsidRPr="00E04D4A">
                <w:rPr>
                  <w:lang w:eastAsia="es-ES"/>
                  <w:rPrChange w:id="2368" w:author="Andrea del Nido García" w:date="2020-05-16T18:21:00Z">
                    <w:rPr>
                      <w:lang w:eastAsia="es-ES"/>
                    </w:rPr>
                  </w:rPrChange>
                </w:rPr>
                <w:t>Librerías previ</w:t>
              </w:r>
            </w:ins>
            <w:ins w:id="2369" w:author="Andrea del Nido García" w:date="2020-05-16T18:24:00Z">
              <w:r w:rsidR="000B3373">
                <w:rPr>
                  <w:lang w:eastAsia="es-ES"/>
                </w:rPr>
                <w:t>a</w:t>
              </w:r>
            </w:ins>
            <w:ins w:id="2370" w:author="Andrea del Nido García" w:date="2020-05-16T18:15:00Z">
              <w:r w:rsidRPr="00E04D4A">
                <w:rPr>
                  <w:lang w:eastAsia="es-ES"/>
                  <w:rPrChange w:id="2371" w:author="Andrea del Nido García" w:date="2020-05-16T18:21:00Z">
                    <w:rPr>
                      <w:lang w:eastAsia="es-ES"/>
                    </w:rPr>
                  </w:rPrChange>
                </w:rPr>
                <w:t>s</w:t>
              </w:r>
            </w:ins>
          </w:p>
        </w:tc>
        <w:tc>
          <w:tcPr>
            <w:tcW w:w="4395" w:type="dxa"/>
            <w:tcBorders>
              <w:top w:val="single" w:sz="24" w:space="0" w:color="44546A"/>
              <w:bottom w:val="single" w:sz="24" w:space="0" w:color="44546A" w:themeColor="text2"/>
            </w:tcBorders>
            <w:shd w:val="clear" w:color="auto" w:fill="ACB9CA" w:themeFill="text2" w:themeFillTint="66"/>
            <w:vAlign w:val="center"/>
            <w:tcPrChange w:id="2372" w:author="Andrea del Nido García" w:date="2020-05-16T18:26:00Z">
              <w:tcPr>
                <w:tcW w:w="2123" w:type="dxa"/>
                <w:gridSpan w:val="2"/>
                <w:tcBorders>
                  <w:top w:val="single" w:sz="24" w:space="0" w:color="44546A"/>
                  <w:bottom w:val="single" w:sz="24" w:space="0" w:color="44546A" w:themeColor="text2"/>
                </w:tcBorders>
                <w:shd w:val="clear" w:color="auto" w:fill="ACB9CA" w:themeFill="text2" w:themeFillTint="66"/>
              </w:tcPr>
            </w:tcPrChange>
          </w:tcPr>
          <w:p w14:paraId="0B8EB5A9" w14:textId="77AC9A9F" w:rsidR="008F36A5" w:rsidRPr="00E04D4A" w:rsidRDefault="008F36A5" w:rsidP="00E04D4A">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ins w:id="2373" w:author="Andrea del Nido García" w:date="2020-05-16T12:25:00Z"/>
                <w:lang w:eastAsia="es-ES"/>
                <w:rPrChange w:id="2374" w:author="Andrea del Nido García" w:date="2020-05-16T18:21:00Z">
                  <w:rPr>
                    <w:ins w:id="2375" w:author="Andrea del Nido García" w:date="2020-05-16T12:25:00Z"/>
                    <w:lang w:eastAsia="es-ES"/>
                  </w:rPr>
                </w:rPrChange>
              </w:rPr>
              <w:pPrChange w:id="2376" w:author="Andrea del Nido García" w:date="2020-05-16T18:21:00Z">
                <w:pPr>
                  <w:ind w:firstLine="0"/>
                  <w:cnfStyle w:val="100000000000" w:firstRow="1" w:lastRow="0" w:firstColumn="0" w:lastColumn="0" w:oddVBand="0" w:evenVBand="0" w:oddHBand="0" w:evenHBand="0" w:firstRowFirstColumn="0" w:firstRowLastColumn="0" w:lastRowFirstColumn="0" w:lastRowLastColumn="0"/>
                </w:pPr>
              </w:pPrChange>
            </w:pPr>
            <w:ins w:id="2377" w:author="Andrea del Nido García" w:date="2020-05-16T12:33:00Z">
              <w:r w:rsidRPr="00E04D4A">
                <w:rPr>
                  <w:lang w:eastAsia="es-ES"/>
                  <w:rPrChange w:id="2378" w:author="Andrea del Nido García" w:date="2020-05-16T18:21:00Z">
                    <w:rPr>
                      <w:lang w:eastAsia="es-ES"/>
                    </w:rPr>
                  </w:rPrChange>
                </w:rPr>
                <w:t>Librerías</w:t>
              </w:r>
            </w:ins>
            <w:ins w:id="2379" w:author="Andrea del Nido García" w:date="2020-05-16T12:34:00Z">
              <w:r w:rsidRPr="00E04D4A">
                <w:rPr>
                  <w:lang w:eastAsia="es-ES"/>
                  <w:rPrChange w:id="2380" w:author="Andrea del Nido García" w:date="2020-05-16T18:21:00Z">
                    <w:rPr>
                      <w:lang w:eastAsia="es-ES"/>
                    </w:rPr>
                  </w:rPrChange>
                </w:rPr>
                <w:t xml:space="preserve"> </w:t>
              </w:r>
            </w:ins>
            <w:ins w:id="2381" w:author="Andrea del Nido García" w:date="2020-05-16T18:24:00Z">
              <w:r w:rsidR="000B3373">
                <w:rPr>
                  <w:lang w:eastAsia="es-ES"/>
                </w:rPr>
                <w:t>nuevas</w:t>
              </w:r>
            </w:ins>
          </w:p>
        </w:tc>
      </w:tr>
      <w:tr w:rsidR="00006953" w:rsidRPr="00E04D4A" w14:paraId="6DC8D0DB" w14:textId="77777777" w:rsidTr="00006953">
        <w:trPr>
          <w:trHeight w:val="457"/>
          <w:jc w:val="center"/>
          <w:ins w:id="2382" w:author="Andrea del Nido García" w:date="2020-05-16T12:25:00Z"/>
        </w:trPr>
        <w:tc>
          <w:tcPr>
            <w:cnfStyle w:val="001000000000" w:firstRow="0" w:lastRow="0" w:firstColumn="1" w:lastColumn="0" w:oddVBand="0" w:evenVBand="0" w:oddHBand="0" w:evenHBand="0" w:firstRowFirstColumn="0" w:firstRowLastColumn="0" w:lastRowFirstColumn="0" w:lastRowLastColumn="0"/>
            <w:tcW w:w="3397" w:type="dxa"/>
            <w:tcBorders>
              <w:top w:val="single" w:sz="24" w:space="0" w:color="44546A" w:themeColor="text2"/>
            </w:tcBorders>
            <w:shd w:val="clear" w:color="auto" w:fill="D5DCE4" w:themeFill="text2" w:themeFillTint="33"/>
            <w:vAlign w:val="center"/>
          </w:tcPr>
          <w:p w14:paraId="0062EF88" w14:textId="49DE8522" w:rsidR="00B34DAD" w:rsidRPr="00E04D4A" w:rsidRDefault="00B34DAD" w:rsidP="00B34DAD">
            <w:pPr>
              <w:spacing w:line="240" w:lineRule="auto"/>
              <w:ind w:firstLine="0"/>
              <w:jc w:val="center"/>
              <w:rPr>
                <w:ins w:id="2383" w:author="Andrea del Nido García" w:date="2020-05-16T12:25:00Z"/>
                <w:b w:val="0"/>
                <w:bCs w:val="0"/>
                <w:lang w:eastAsia="es-ES"/>
                <w:rPrChange w:id="2384" w:author="Andrea del Nido García" w:date="2020-05-16T18:21:00Z">
                  <w:rPr>
                    <w:ins w:id="2385" w:author="Andrea del Nido García" w:date="2020-05-16T12:25:00Z"/>
                    <w:lang w:eastAsia="es-ES"/>
                  </w:rPr>
                </w:rPrChange>
              </w:rPr>
              <w:pPrChange w:id="2386" w:author="Andrea del Nido García" w:date="2020-05-16T18:21:00Z">
                <w:pPr>
                  <w:ind w:firstLine="0"/>
                </w:pPr>
              </w:pPrChange>
            </w:pPr>
            <w:ins w:id="2387" w:author="Andrea del Nido García" w:date="2020-05-16T18:17:00Z">
              <w:r w:rsidRPr="00E04D4A">
                <w:rPr>
                  <w:b w:val="0"/>
                  <w:bCs w:val="0"/>
                  <w:noProof/>
                  <w:rPrChange w:id="2388" w:author="Andrea del Nido García" w:date="2020-05-16T18:21:00Z">
                    <w:rPr>
                      <w:noProof/>
                    </w:rPr>
                  </w:rPrChange>
                </w:rPr>
                <w:drawing>
                  <wp:anchor distT="0" distB="0" distL="114300" distR="114300" simplePos="0" relativeHeight="251976704" behindDoc="0" locked="0" layoutInCell="1" allowOverlap="1" wp14:anchorId="0AF82EB6" wp14:editId="658ED24B">
                    <wp:simplePos x="0" y="0"/>
                    <wp:positionH relativeFrom="margin">
                      <wp:posOffset>1727835</wp:posOffset>
                    </wp:positionH>
                    <wp:positionV relativeFrom="paragraph">
                      <wp:posOffset>6985</wp:posOffset>
                    </wp:positionV>
                    <wp:extent cx="228600" cy="228600"/>
                    <wp:effectExtent l="0" t="0" r="0" b="0"/>
                    <wp:wrapNone/>
                    <wp:docPr id="40" name="Imagen 40" descr="Tick Ok Check - Free vector graphic on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ck Ok Check - Free vector graphic on Pixabay"/>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E04D4A">
                <w:rPr>
                  <w:b w:val="0"/>
                  <w:bCs w:val="0"/>
                  <w:lang w:eastAsia="es-ES"/>
                  <w:rPrChange w:id="2389" w:author="Andrea del Nido García" w:date="2020-05-16T18:21:00Z">
                    <w:rPr>
                      <w:lang w:eastAsia="es-ES"/>
                    </w:rPr>
                  </w:rPrChange>
                </w:rPr>
                <w:t>Trustmanager</w:t>
              </w:r>
            </w:ins>
            <w:proofErr w:type="spellEnd"/>
          </w:p>
        </w:tc>
        <w:tc>
          <w:tcPr>
            <w:tcW w:w="4395" w:type="dxa"/>
            <w:tcBorders>
              <w:top w:val="single" w:sz="24" w:space="0" w:color="44546A" w:themeColor="text2"/>
            </w:tcBorders>
            <w:shd w:val="clear" w:color="auto" w:fill="D5DCE4" w:themeFill="text2" w:themeFillTint="33"/>
            <w:vAlign w:val="center"/>
          </w:tcPr>
          <w:p w14:paraId="6E8BE46F" w14:textId="2D1F7516" w:rsidR="00B34DAD" w:rsidRPr="00E04D4A" w:rsidRDefault="00B34DAD" w:rsidP="00B34DAD">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ins w:id="2390" w:author="Andrea del Nido García" w:date="2020-05-16T12:25:00Z"/>
                <w:lang w:eastAsia="es-ES"/>
                <w:rPrChange w:id="2391" w:author="Andrea del Nido García" w:date="2020-05-16T18:21:00Z">
                  <w:rPr>
                    <w:ins w:id="2392" w:author="Andrea del Nido García" w:date="2020-05-16T12:25:00Z"/>
                    <w:lang w:eastAsia="es-ES"/>
                  </w:rPr>
                </w:rPrChange>
              </w:rPr>
              <w:pPrChange w:id="2393" w:author="Andrea del Nido García" w:date="2020-05-16T18:21:00Z">
                <w:pPr>
                  <w:ind w:firstLine="0"/>
                  <w:cnfStyle w:val="000000000000" w:firstRow="0" w:lastRow="0" w:firstColumn="0" w:lastColumn="0" w:oddVBand="0" w:evenVBand="0" w:oddHBand="0" w:evenHBand="0" w:firstRowFirstColumn="0" w:firstRowLastColumn="0" w:lastRowFirstColumn="0" w:lastRowLastColumn="0"/>
                </w:pPr>
              </w:pPrChange>
            </w:pPr>
            <w:ins w:id="2394" w:author="Andrea del Nido García" w:date="2020-05-16T18:23:00Z">
              <w:r>
                <w:t xml:space="preserve">Android </w:t>
              </w:r>
              <w:proofErr w:type="spellStart"/>
              <w:r>
                <w:t>WebViewClient</w:t>
              </w:r>
            </w:ins>
            <w:proofErr w:type="spellEnd"/>
          </w:p>
        </w:tc>
      </w:tr>
      <w:tr w:rsidR="00B34DAD" w:rsidRPr="00E04D4A" w14:paraId="6D6B6CB7" w14:textId="77777777" w:rsidTr="00006953">
        <w:trPr>
          <w:jc w:val="center"/>
          <w:ins w:id="2395" w:author="Andrea del Nido García" w:date="2020-05-16T12:25:00Z"/>
          <w:trPrChange w:id="2396" w:author="Andrea del Nido García" w:date="2020-05-16T18:26:00Z">
            <w:trPr>
              <w:gridAfter w:val="0"/>
            </w:trPr>
          </w:trPrChange>
        </w:trPr>
        <w:tc>
          <w:tcPr>
            <w:cnfStyle w:val="001000000000" w:firstRow="0" w:lastRow="0" w:firstColumn="1" w:lastColumn="0" w:oddVBand="0" w:evenVBand="0" w:oddHBand="0" w:evenHBand="0" w:firstRowFirstColumn="0" w:firstRowLastColumn="0" w:lastRowFirstColumn="0" w:lastRowLastColumn="0"/>
            <w:tcW w:w="3397" w:type="dxa"/>
            <w:shd w:val="clear" w:color="auto" w:fill="D5DCE4" w:themeFill="text2" w:themeFillTint="33"/>
            <w:vAlign w:val="center"/>
            <w:tcPrChange w:id="2397" w:author="Andrea del Nido García" w:date="2020-05-16T18:26:00Z">
              <w:tcPr>
                <w:tcW w:w="2123" w:type="dxa"/>
                <w:gridSpan w:val="2"/>
                <w:shd w:val="clear" w:color="auto" w:fill="D5DCE4" w:themeFill="text2" w:themeFillTint="33"/>
              </w:tcPr>
            </w:tcPrChange>
          </w:tcPr>
          <w:p w14:paraId="4C01443D" w14:textId="4972FCCE" w:rsidR="00B34DAD" w:rsidRPr="00E04D4A" w:rsidRDefault="00B34DAD" w:rsidP="00B34DAD">
            <w:pPr>
              <w:spacing w:line="240" w:lineRule="auto"/>
              <w:ind w:firstLine="0"/>
              <w:jc w:val="center"/>
              <w:rPr>
                <w:ins w:id="2398" w:author="Andrea del Nido García" w:date="2020-05-16T12:25:00Z"/>
                <w:b w:val="0"/>
                <w:bCs w:val="0"/>
                <w:lang w:eastAsia="es-ES"/>
                <w:rPrChange w:id="2399" w:author="Andrea del Nido García" w:date="2020-05-16T18:21:00Z">
                  <w:rPr>
                    <w:ins w:id="2400" w:author="Andrea del Nido García" w:date="2020-05-16T12:25:00Z"/>
                    <w:lang w:eastAsia="es-ES"/>
                  </w:rPr>
                </w:rPrChange>
              </w:rPr>
              <w:pPrChange w:id="2401" w:author="Andrea del Nido García" w:date="2020-05-16T18:21:00Z">
                <w:pPr>
                  <w:ind w:firstLine="0"/>
                </w:pPr>
              </w:pPrChange>
            </w:pPr>
            <w:ins w:id="2402" w:author="Andrea del Nido García" w:date="2020-05-16T18:20:00Z">
              <w:r w:rsidRPr="00E04D4A">
                <w:rPr>
                  <w:b w:val="0"/>
                  <w:bCs w:val="0"/>
                  <w:lang w:eastAsia="es-ES"/>
                  <w:rPrChange w:id="2403" w:author="Andrea del Nido García" w:date="2020-05-16T18:21:00Z">
                    <w:rPr>
                      <w:lang w:eastAsia="es-ES"/>
                    </w:rPr>
                  </w:rPrChange>
                </w:rPr>
                <w:t>Okhttp3</w:t>
              </w:r>
            </w:ins>
          </w:p>
        </w:tc>
        <w:tc>
          <w:tcPr>
            <w:tcW w:w="4395" w:type="dxa"/>
            <w:shd w:val="clear" w:color="auto" w:fill="D5DCE4" w:themeFill="text2" w:themeFillTint="33"/>
            <w:vAlign w:val="center"/>
            <w:tcPrChange w:id="2404" w:author="Andrea del Nido García" w:date="2020-05-16T18:26:00Z">
              <w:tcPr>
                <w:tcW w:w="2123" w:type="dxa"/>
                <w:gridSpan w:val="2"/>
                <w:shd w:val="clear" w:color="auto" w:fill="D5DCE4" w:themeFill="text2" w:themeFillTint="33"/>
              </w:tcPr>
            </w:tcPrChange>
          </w:tcPr>
          <w:p w14:paraId="67A3BA8A" w14:textId="2ADB9141" w:rsidR="00B34DAD" w:rsidRPr="00E04D4A" w:rsidRDefault="00B34DAD" w:rsidP="00B34DAD">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ins w:id="2405" w:author="Andrea del Nido García" w:date="2020-05-16T12:25:00Z"/>
                <w:lang w:eastAsia="es-ES"/>
                <w:rPrChange w:id="2406" w:author="Andrea del Nido García" w:date="2020-05-16T18:21:00Z">
                  <w:rPr>
                    <w:ins w:id="2407" w:author="Andrea del Nido García" w:date="2020-05-16T12:25:00Z"/>
                    <w:lang w:eastAsia="es-ES"/>
                  </w:rPr>
                </w:rPrChange>
              </w:rPr>
              <w:pPrChange w:id="2408" w:author="Andrea del Nido García" w:date="2020-05-16T18:21:00Z">
                <w:pPr>
                  <w:ind w:firstLine="0"/>
                  <w:cnfStyle w:val="000000000000" w:firstRow="0" w:lastRow="0" w:firstColumn="0" w:lastColumn="0" w:oddVBand="0" w:evenVBand="0" w:oddHBand="0" w:evenHBand="0" w:firstRowFirstColumn="0" w:firstRowLastColumn="0" w:lastRowFirstColumn="0" w:lastRowLastColumn="0"/>
                </w:pPr>
              </w:pPrChange>
            </w:pPr>
            <w:proofErr w:type="spellStart"/>
            <w:ins w:id="2409" w:author="Andrea del Nido García" w:date="2020-05-16T18:23:00Z">
              <w:r w:rsidRPr="00260603">
                <w:t>OpenSSLSocketImpl</w:t>
              </w:r>
              <w:proofErr w:type="spellEnd"/>
              <w:r>
                <w:t xml:space="preserve"> </w:t>
              </w:r>
              <w:proofErr w:type="spellStart"/>
              <w:r w:rsidRPr="000955F4">
                <w:t>Conscrypt</w:t>
              </w:r>
            </w:ins>
            <w:proofErr w:type="spellEnd"/>
          </w:p>
        </w:tc>
      </w:tr>
      <w:tr w:rsidR="00B34DAD" w:rsidRPr="00E04D4A" w14:paraId="061A0A65" w14:textId="77777777" w:rsidTr="00006953">
        <w:trPr>
          <w:jc w:val="center"/>
          <w:ins w:id="2410" w:author="Andrea del Nido García" w:date="2020-05-16T12:25:00Z"/>
          <w:trPrChange w:id="2411" w:author="Andrea del Nido García" w:date="2020-05-16T18:26:00Z">
            <w:trPr>
              <w:gridAfter w:val="0"/>
            </w:trPr>
          </w:trPrChange>
        </w:trPr>
        <w:tc>
          <w:tcPr>
            <w:cnfStyle w:val="001000000000" w:firstRow="0" w:lastRow="0" w:firstColumn="1" w:lastColumn="0" w:oddVBand="0" w:evenVBand="0" w:oddHBand="0" w:evenHBand="0" w:firstRowFirstColumn="0" w:firstRowLastColumn="0" w:lastRowFirstColumn="0" w:lastRowLastColumn="0"/>
            <w:tcW w:w="3397" w:type="dxa"/>
            <w:shd w:val="clear" w:color="auto" w:fill="D5DCE4" w:themeFill="text2" w:themeFillTint="33"/>
            <w:vAlign w:val="center"/>
            <w:tcPrChange w:id="2412" w:author="Andrea del Nido García" w:date="2020-05-16T18:26:00Z">
              <w:tcPr>
                <w:tcW w:w="2123" w:type="dxa"/>
                <w:gridSpan w:val="2"/>
                <w:shd w:val="clear" w:color="auto" w:fill="D5DCE4" w:themeFill="text2" w:themeFillTint="33"/>
              </w:tcPr>
            </w:tcPrChange>
          </w:tcPr>
          <w:p w14:paraId="4D3688EA" w14:textId="64738DBA" w:rsidR="00B34DAD" w:rsidRPr="00E04D4A" w:rsidRDefault="00B34DAD" w:rsidP="00B34DAD">
            <w:pPr>
              <w:spacing w:line="240" w:lineRule="auto"/>
              <w:ind w:firstLine="0"/>
              <w:jc w:val="center"/>
              <w:rPr>
                <w:ins w:id="2413" w:author="Andrea del Nido García" w:date="2020-05-16T12:25:00Z"/>
                <w:b w:val="0"/>
                <w:bCs w:val="0"/>
                <w:lang w:eastAsia="es-ES"/>
                <w:rPrChange w:id="2414" w:author="Andrea del Nido García" w:date="2020-05-16T18:21:00Z">
                  <w:rPr>
                    <w:ins w:id="2415" w:author="Andrea del Nido García" w:date="2020-05-16T12:25:00Z"/>
                    <w:lang w:eastAsia="es-ES"/>
                  </w:rPr>
                </w:rPrChange>
              </w:rPr>
              <w:pPrChange w:id="2416" w:author="Andrea del Nido García" w:date="2020-05-16T18:21:00Z">
                <w:pPr>
                  <w:ind w:firstLine="0"/>
                </w:pPr>
              </w:pPrChange>
            </w:pPr>
            <w:proofErr w:type="spellStart"/>
            <w:ins w:id="2417" w:author="Andrea del Nido García" w:date="2020-05-16T18:21:00Z">
              <w:r>
                <w:rPr>
                  <w:b w:val="0"/>
                  <w:bCs w:val="0"/>
                  <w:lang w:eastAsia="es-ES"/>
                </w:rPr>
                <w:t>Truskit</w:t>
              </w:r>
            </w:ins>
            <w:proofErr w:type="spellEnd"/>
          </w:p>
        </w:tc>
        <w:tc>
          <w:tcPr>
            <w:tcW w:w="4395" w:type="dxa"/>
            <w:shd w:val="clear" w:color="auto" w:fill="D5DCE4" w:themeFill="text2" w:themeFillTint="33"/>
            <w:vAlign w:val="center"/>
            <w:tcPrChange w:id="2418" w:author="Andrea del Nido García" w:date="2020-05-16T18:26:00Z">
              <w:tcPr>
                <w:tcW w:w="2123" w:type="dxa"/>
                <w:gridSpan w:val="2"/>
                <w:shd w:val="clear" w:color="auto" w:fill="D5DCE4" w:themeFill="text2" w:themeFillTint="33"/>
              </w:tcPr>
            </w:tcPrChange>
          </w:tcPr>
          <w:p w14:paraId="402F4A28" w14:textId="558C3AD4" w:rsidR="00B34DAD" w:rsidRPr="00E04D4A" w:rsidRDefault="00B34DAD" w:rsidP="00B34DAD">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ins w:id="2419" w:author="Andrea del Nido García" w:date="2020-05-16T12:25:00Z"/>
                <w:lang w:eastAsia="es-ES"/>
                <w:rPrChange w:id="2420" w:author="Andrea del Nido García" w:date="2020-05-16T18:21:00Z">
                  <w:rPr>
                    <w:ins w:id="2421" w:author="Andrea del Nido García" w:date="2020-05-16T12:25:00Z"/>
                    <w:lang w:eastAsia="es-ES"/>
                  </w:rPr>
                </w:rPrChange>
              </w:rPr>
              <w:pPrChange w:id="2422" w:author="Andrea del Nido García" w:date="2020-05-16T18:21:00Z">
                <w:pPr>
                  <w:ind w:firstLine="0"/>
                  <w:cnfStyle w:val="000000000000" w:firstRow="0" w:lastRow="0" w:firstColumn="0" w:lastColumn="0" w:oddVBand="0" w:evenVBand="0" w:oddHBand="0" w:evenHBand="0" w:firstRowFirstColumn="0" w:firstRowLastColumn="0" w:lastRowFirstColumn="0" w:lastRowLastColumn="0"/>
                </w:pPr>
              </w:pPrChange>
            </w:pPr>
            <w:proofErr w:type="spellStart"/>
            <w:ins w:id="2423" w:author="Andrea del Nido García" w:date="2020-05-16T18:23:00Z">
              <w:r w:rsidRPr="00260603">
                <w:t>OpenSSLEngineSocketImpl</w:t>
              </w:r>
              <w:proofErr w:type="spellEnd"/>
              <w:r>
                <w:t xml:space="preserve"> </w:t>
              </w:r>
              <w:proofErr w:type="spellStart"/>
              <w:r w:rsidRPr="000955F4">
                <w:t>Conscrypt</w:t>
              </w:r>
            </w:ins>
            <w:proofErr w:type="spellEnd"/>
          </w:p>
        </w:tc>
      </w:tr>
      <w:tr w:rsidR="00B34DAD" w:rsidRPr="00E04D4A" w14:paraId="0C741942" w14:textId="77777777" w:rsidTr="00006953">
        <w:trPr>
          <w:jc w:val="center"/>
          <w:ins w:id="2424" w:author="Andrea del Nido García" w:date="2020-05-16T12:25:00Z"/>
          <w:trPrChange w:id="2425" w:author="Andrea del Nido García" w:date="2020-05-16T18:26:00Z">
            <w:trPr>
              <w:gridAfter w:val="0"/>
            </w:trPr>
          </w:trPrChange>
        </w:trPr>
        <w:tc>
          <w:tcPr>
            <w:cnfStyle w:val="001000000000" w:firstRow="0" w:lastRow="0" w:firstColumn="1" w:lastColumn="0" w:oddVBand="0" w:evenVBand="0" w:oddHBand="0" w:evenHBand="0" w:firstRowFirstColumn="0" w:firstRowLastColumn="0" w:lastRowFirstColumn="0" w:lastRowLastColumn="0"/>
            <w:tcW w:w="3397" w:type="dxa"/>
            <w:shd w:val="clear" w:color="auto" w:fill="D5DCE4" w:themeFill="text2" w:themeFillTint="33"/>
            <w:vAlign w:val="center"/>
            <w:tcPrChange w:id="2426" w:author="Andrea del Nido García" w:date="2020-05-16T18:26:00Z">
              <w:tcPr>
                <w:tcW w:w="2123" w:type="dxa"/>
                <w:gridSpan w:val="2"/>
                <w:shd w:val="clear" w:color="auto" w:fill="D5DCE4" w:themeFill="text2" w:themeFillTint="33"/>
              </w:tcPr>
            </w:tcPrChange>
          </w:tcPr>
          <w:p w14:paraId="300D89ED" w14:textId="7EFEA77A" w:rsidR="00B34DAD" w:rsidRPr="00E04D4A" w:rsidRDefault="00D61D4F" w:rsidP="00B34DAD">
            <w:pPr>
              <w:spacing w:line="240" w:lineRule="auto"/>
              <w:ind w:firstLine="0"/>
              <w:jc w:val="center"/>
              <w:rPr>
                <w:ins w:id="2427" w:author="Andrea del Nido García" w:date="2020-05-16T12:25:00Z"/>
                <w:b w:val="0"/>
                <w:bCs w:val="0"/>
                <w:lang w:eastAsia="es-ES"/>
                <w:rPrChange w:id="2428" w:author="Andrea del Nido García" w:date="2020-05-16T18:21:00Z">
                  <w:rPr>
                    <w:ins w:id="2429" w:author="Andrea del Nido García" w:date="2020-05-16T12:25:00Z"/>
                    <w:lang w:eastAsia="es-ES"/>
                  </w:rPr>
                </w:rPrChange>
              </w:rPr>
              <w:pPrChange w:id="2430" w:author="Andrea del Nido García" w:date="2020-05-16T18:21:00Z">
                <w:pPr>
                  <w:ind w:firstLine="0"/>
                </w:pPr>
              </w:pPrChange>
            </w:pPr>
            <w:ins w:id="2431" w:author="Andrea del Nido García" w:date="2020-05-16T18:24:00Z">
              <w:r w:rsidRPr="00E04D4A">
                <w:rPr>
                  <w:b w:val="0"/>
                  <w:bCs w:val="0"/>
                  <w:noProof/>
                  <w:rPrChange w:id="2432" w:author="Andrea del Nido García" w:date="2020-05-16T18:21:00Z">
                    <w:rPr>
                      <w:noProof/>
                    </w:rPr>
                  </w:rPrChange>
                </w:rPr>
                <w:drawing>
                  <wp:anchor distT="0" distB="0" distL="114300" distR="114300" simplePos="0" relativeHeight="251978752" behindDoc="0" locked="0" layoutInCell="1" allowOverlap="1" wp14:anchorId="2EE7E9FE" wp14:editId="04408BE0">
                    <wp:simplePos x="0" y="0"/>
                    <wp:positionH relativeFrom="margin">
                      <wp:posOffset>1736725</wp:posOffset>
                    </wp:positionH>
                    <wp:positionV relativeFrom="paragraph">
                      <wp:posOffset>5715</wp:posOffset>
                    </wp:positionV>
                    <wp:extent cx="228600" cy="228600"/>
                    <wp:effectExtent l="0" t="0" r="0" b="0"/>
                    <wp:wrapNone/>
                    <wp:docPr id="41" name="Imagen 41" descr="Tick Ok Check - Free vector graphic on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ck Ok Check - Free vector graphic on Pixabay"/>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14:sizeRelH relativeFrom="margin">
                      <wp14:pctWidth>0</wp14:pctWidth>
                    </wp14:sizeRelH>
                    <wp14:sizeRelV relativeFrom="margin">
                      <wp14:pctHeight>0</wp14:pctHeight>
                    </wp14:sizeRelV>
                  </wp:anchor>
                </w:drawing>
              </w:r>
            </w:ins>
            <w:proofErr w:type="spellStart"/>
            <w:ins w:id="2433" w:author="Andrea del Nido García" w:date="2020-05-16T18:22:00Z">
              <w:r w:rsidR="00B34DAD">
                <w:rPr>
                  <w:b w:val="0"/>
                  <w:bCs w:val="0"/>
                  <w:lang w:eastAsia="es-ES"/>
                </w:rPr>
                <w:t>TrustmanagerImpl</w:t>
              </w:r>
            </w:ins>
            <w:proofErr w:type="spellEnd"/>
            <w:ins w:id="2434" w:author="Andrea del Nido García" w:date="2020-05-16T18:24:00Z">
              <w:r>
                <w:rPr>
                  <w:b w:val="0"/>
                  <w:bCs w:val="0"/>
                  <w:lang w:eastAsia="es-ES"/>
                </w:rPr>
                <w:t xml:space="preserve">  </w:t>
              </w:r>
            </w:ins>
          </w:p>
        </w:tc>
        <w:tc>
          <w:tcPr>
            <w:tcW w:w="4395" w:type="dxa"/>
            <w:shd w:val="clear" w:color="auto" w:fill="D5DCE4" w:themeFill="text2" w:themeFillTint="33"/>
            <w:vAlign w:val="center"/>
            <w:tcPrChange w:id="2435" w:author="Andrea del Nido García" w:date="2020-05-16T18:26:00Z">
              <w:tcPr>
                <w:tcW w:w="2123" w:type="dxa"/>
                <w:gridSpan w:val="2"/>
                <w:shd w:val="clear" w:color="auto" w:fill="D5DCE4" w:themeFill="text2" w:themeFillTint="33"/>
              </w:tcPr>
            </w:tcPrChange>
          </w:tcPr>
          <w:p w14:paraId="12711CA5" w14:textId="3929AA9A" w:rsidR="00B34DAD" w:rsidRPr="00E04D4A" w:rsidRDefault="00B34DAD" w:rsidP="00B34DAD">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ins w:id="2436" w:author="Andrea del Nido García" w:date="2020-05-16T12:25:00Z"/>
                <w:lang w:eastAsia="es-ES"/>
                <w:rPrChange w:id="2437" w:author="Andrea del Nido García" w:date="2020-05-16T18:21:00Z">
                  <w:rPr>
                    <w:ins w:id="2438" w:author="Andrea del Nido García" w:date="2020-05-16T12:25:00Z"/>
                    <w:lang w:eastAsia="es-ES"/>
                  </w:rPr>
                </w:rPrChange>
              </w:rPr>
              <w:pPrChange w:id="2439" w:author="Andrea del Nido García" w:date="2020-05-16T18:21:00Z">
                <w:pPr>
                  <w:ind w:firstLine="0"/>
                  <w:cnfStyle w:val="000000000000" w:firstRow="0" w:lastRow="0" w:firstColumn="0" w:lastColumn="0" w:oddVBand="0" w:evenVBand="0" w:oddHBand="0" w:evenHBand="0" w:firstRowFirstColumn="0" w:firstRowLastColumn="0" w:lastRowFirstColumn="0" w:lastRowLastColumn="0"/>
                </w:pPr>
              </w:pPrChange>
            </w:pPr>
            <w:proofErr w:type="spellStart"/>
            <w:ins w:id="2440" w:author="Andrea del Nido García" w:date="2020-05-16T18:23:00Z">
              <w:r w:rsidRPr="00260603">
                <w:t>OpenSSLSocketImpl</w:t>
              </w:r>
              <w:proofErr w:type="spellEnd"/>
              <w:r w:rsidRPr="00260603">
                <w:t xml:space="preserve"> Apache</w:t>
              </w:r>
            </w:ins>
          </w:p>
        </w:tc>
      </w:tr>
      <w:tr w:rsidR="00286C31" w:rsidRPr="00E04D4A" w14:paraId="33A3B637" w14:textId="77777777" w:rsidTr="00006953">
        <w:trPr>
          <w:jc w:val="center"/>
          <w:ins w:id="2441" w:author="Andrea del Nido García" w:date="2020-05-16T12:25:00Z"/>
          <w:trPrChange w:id="2442" w:author="Andrea del Nido García" w:date="2020-05-16T18:26:00Z">
            <w:trPr>
              <w:gridAfter w:val="0"/>
            </w:trPr>
          </w:trPrChange>
        </w:trPr>
        <w:tc>
          <w:tcPr>
            <w:cnfStyle w:val="001000000000" w:firstRow="0" w:lastRow="0" w:firstColumn="1" w:lastColumn="0" w:oddVBand="0" w:evenVBand="0" w:oddHBand="0" w:evenHBand="0" w:firstRowFirstColumn="0" w:firstRowLastColumn="0" w:lastRowFirstColumn="0" w:lastRowLastColumn="0"/>
            <w:tcW w:w="3397" w:type="dxa"/>
            <w:shd w:val="clear" w:color="auto" w:fill="D5DCE4" w:themeFill="text2" w:themeFillTint="33"/>
            <w:vAlign w:val="center"/>
            <w:tcPrChange w:id="2443" w:author="Andrea del Nido García" w:date="2020-05-16T18:26:00Z">
              <w:tcPr>
                <w:tcW w:w="2123" w:type="dxa"/>
                <w:gridSpan w:val="2"/>
                <w:shd w:val="clear" w:color="auto" w:fill="D5DCE4" w:themeFill="text2" w:themeFillTint="33"/>
              </w:tcPr>
            </w:tcPrChange>
          </w:tcPr>
          <w:p w14:paraId="5CF9B9A3" w14:textId="50B4E144" w:rsidR="00286C31" w:rsidRPr="00E04D4A" w:rsidRDefault="00286C31" w:rsidP="00286C31">
            <w:pPr>
              <w:spacing w:line="240" w:lineRule="auto"/>
              <w:ind w:firstLine="0"/>
              <w:jc w:val="center"/>
              <w:rPr>
                <w:ins w:id="2444" w:author="Andrea del Nido García" w:date="2020-05-16T12:25:00Z"/>
                <w:b w:val="0"/>
                <w:bCs w:val="0"/>
                <w:lang w:eastAsia="es-ES"/>
                <w:rPrChange w:id="2445" w:author="Andrea del Nido García" w:date="2020-05-16T18:21:00Z">
                  <w:rPr>
                    <w:ins w:id="2446" w:author="Andrea del Nido García" w:date="2020-05-16T12:25:00Z"/>
                    <w:lang w:eastAsia="es-ES"/>
                  </w:rPr>
                </w:rPrChange>
              </w:rPr>
              <w:pPrChange w:id="2447" w:author="Andrea del Nido García" w:date="2020-05-16T18:21:00Z">
                <w:pPr>
                  <w:ind w:firstLine="0"/>
                </w:pPr>
              </w:pPrChange>
            </w:pPr>
            <w:proofErr w:type="spellStart"/>
            <w:ins w:id="2448" w:author="Andrea del Nido García" w:date="2020-05-16T18:22:00Z">
              <w:r>
                <w:rPr>
                  <w:b w:val="0"/>
                  <w:bCs w:val="0"/>
                  <w:lang w:eastAsia="es-ES"/>
                </w:rPr>
                <w:t>Appcelerator</w:t>
              </w:r>
            </w:ins>
            <w:proofErr w:type="spellEnd"/>
          </w:p>
        </w:tc>
        <w:tc>
          <w:tcPr>
            <w:tcW w:w="4395" w:type="dxa"/>
            <w:shd w:val="clear" w:color="auto" w:fill="D5DCE4" w:themeFill="text2" w:themeFillTint="33"/>
            <w:vAlign w:val="center"/>
            <w:tcPrChange w:id="2449" w:author="Andrea del Nido García" w:date="2020-05-16T18:26:00Z">
              <w:tcPr>
                <w:tcW w:w="2123" w:type="dxa"/>
                <w:gridSpan w:val="2"/>
                <w:shd w:val="clear" w:color="auto" w:fill="D5DCE4" w:themeFill="text2" w:themeFillTint="33"/>
              </w:tcPr>
            </w:tcPrChange>
          </w:tcPr>
          <w:p w14:paraId="7353990C" w14:textId="5BEF0E90" w:rsidR="00286C31" w:rsidRPr="00E04D4A" w:rsidRDefault="00286C31" w:rsidP="00286C31">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ins w:id="2450" w:author="Andrea del Nido García" w:date="2020-05-16T12:25:00Z"/>
                <w:lang w:eastAsia="es-ES"/>
                <w:rPrChange w:id="2451" w:author="Andrea del Nido García" w:date="2020-05-16T18:21:00Z">
                  <w:rPr>
                    <w:ins w:id="2452" w:author="Andrea del Nido García" w:date="2020-05-16T12:25:00Z"/>
                    <w:lang w:eastAsia="es-ES"/>
                  </w:rPr>
                </w:rPrChange>
              </w:rPr>
              <w:pPrChange w:id="2453" w:author="Andrea del Nido García" w:date="2020-05-16T18:21:00Z">
                <w:pPr>
                  <w:ind w:firstLine="0"/>
                  <w:cnfStyle w:val="000000000000" w:firstRow="0" w:lastRow="0" w:firstColumn="0" w:lastColumn="0" w:oddVBand="0" w:evenVBand="0" w:oddHBand="0" w:evenHBand="0" w:firstRowFirstColumn="0" w:firstRowLastColumn="0" w:lastRowFirstColumn="0" w:lastRowLastColumn="0"/>
                </w:pPr>
              </w:pPrChange>
            </w:pPr>
            <w:ins w:id="2454" w:author="Andrea del Nido García" w:date="2020-05-16T18:23:00Z">
              <w:r w:rsidRPr="000955F4">
                <w:t xml:space="preserve">PhoneGap </w:t>
              </w:r>
              <w:proofErr w:type="spellStart"/>
              <w:r w:rsidRPr="000955F4">
                <w:t>sslCertificateChecker</w:t>
              </w:r>
            </w:ins>
            <w:proofErr w:type="spellEnd"/>
          </w:p>
        </w:tc>
      </w:tr>
      <w:tr w:rsidR="00286C31" w:rsidRPr="00E04D4A" w14:paraId="0899BD26" w14:textId="77777777" w:rsidTr="00006953">
        <w:trPr>
          <w:jc w:val="center"/>
          <w:ins w:id="2455" w:author="Andrea del Nido García" w:date="2020-05-16T12:25:00Z"/>
          <w:trPrChange w:id="2456" w:author="Andrea del Nido García" w:date="2020-05-16T18:26:00Z">
            <w:trPr>
              <w:gridAfter w:val="0"/>
            </w:trPr>
          </w:trPrChange>
        </w:trPr>
        <w:tc>
          <w:tcPr>
            <w:cnfStyle w:val="001000000000" w:firstRow="0" w:lastRow="0" w:firstColumn="1" w:lastColumn="0" w:oddVBand="0" w:evenVBand="0" w:oddHBand="0" w:evenHBand="0" w:firstRowFirstColumn="0" w:firstRowLastColumn="0" w:lastRowFirstColumn="0" w:lastRowLastColumn="0"/>
            <w:tcW w:w="3397" w:type="dxa"/>
            <w:shd w:val="clear" w:color="auto" w:fill="D5DCE4" w:themeFill="text2" w:themeFillTint="33"/>
            <w:vAlign w:val="center"/>
            <w:tcPrChange w:id="2457" w:author="Andrea del Nido García" w:date="2020-05-16T18:26:00Z">
              <w:tcPr>
                <w:tcW w:w="2123" w:type="dxa"/>
                <w:gridSpan w:val="2"/>
                <w:shd w:val="clear" w:color="auto" w:fill="D5DCE4" w:themeFill="text2" w:themeFillTint="33"/>
              </w:tcPr>
            </w:tcPrChange>
          </w:tcPr>
          <w:p w14:paraId="2A9235D2" w14:textId="77777777" w:rsidR="00286C31" w:rsidRPr="00E04D4A" w:rsidRDefault="00286C31" w:rsidP="00286C31">
            <w:pPr>
              <w:spacing w:line="240" w:lineRule="auto"/>
              <w:ind w:firstLine="0"/>
              <w:jc w:val="center"/>
              <w:rPr>
                <w:ins w:id="2458" w:author="Andrea del Nido García" w:date="2020-05-16T12:25:00Z"/>
                <w:b w:val="0"/>
                <w:bCs w:val="0"/>
                <w:lang w:eastAsia="es-ES"/>
                <w:rPrChange w:id="2459" w:author="Andrea del Nido García" w:date="2020-05-16T18:21:00Z">
                  <w:rPr>
                    <w:ins w:id="2460" w:author="Andrea del Nido García" w:date="2020-05-16T12:25:00Z"/>
                    <w:lang w:eastAsia="es-ES"/>
                  </w:rPr>
                </w:rPrChange>
              </w:rPr>
              <w:pPrChange w:id="2461" w:author="Andrea del Nido García" w:date="2020-05-16T18:21:00Z">
                <w:pPr>
                  <w:ind w:firstLine="0"/>
                </w:pPr>
              </w:pPrChange>
            </w:pPr>
          </w:p>
        </w:tc>
        <w:tc>
          <w:tcPr>
            <w:tcW w:w="4395" w:type="dxa"/>
            <w:shd w:val="clear" w:color="auto" w:fill="D5DCE4" w:themeFill="text2" w:themeFillTint="33"/>
            <w:vAlign w:val="center"/>
            <w:tcPrChange w:id="2462" w:author="Andrea del Nido García" w:date="2020-05-16T18:26:00Z">
              <w:tcPr>
                <w:tcW w:w="2123" w:type="dxa"/>
                <w:gridSpan w:val="2"/>
                <w:shd w:val="clear" w:color="auto" w:fill="D5DCE4" w:themeFill="text2" w:themeFillTint="33"/>
              </w:tcPr>
            </w:tcPrChange>
          </w:tcPr>
          <w:p w14:paraId="46278AF6" w14:textId="7D0E8E7D" w:rsidR="00286C31" w:rsidRPr="00E04D4A" w:rsidRDefault="00286C31" w:rsidP="00286C31">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ins w:id="2463" w:author="Andrea del Nido García" w:date="2020-05-16T12:25:00Z"/>
                <w:lang w:eastAsia="es-ES"/>
                <w:rPrChange w:id="2464" w:author="Andrea del Nido García" w:date="2020-05-16T18:21:00Z">
                  <w:rPr>
                    <w:ins w:id="2465" w:author="Andrea del Nido García" w:date="2020-05-16T12:25:00Z"/>
                    <w:lang w:eastAsia="es-ES"/>
                  </w:rPr>
                </w:rPrChange>
              </w:rPr>
              <w:pPrChange w:id="2466" w:author="Andrea del Nido García" w:date="2020-05-16T18:21:00Z">
                <w:pPr>
                  <w:ind w:firstLine="0"/>
                  <w:cnfStyle w:val="000000000000" w:firstRow="0" w:lastRow="0" w:firstColumn="0" w:lastColumn="0" w:oddVBand="0" w:evenVBand="0" w:oddHBand="0" w:evenHBand="0" w:firstRowFirstColumn="0" w:firstRowLastColumn="0" w:lastRowFirstColumn="0" w:lastRowLastColumn="0"/>
                </w:pPr>
              </w:pPrChange>
            </w:pPr>
            <w:ins w:id="2467" w:author="Andrea del Nido García" w:date="2020-05-16T18:23:00Z">
              <w:r w:rsidRPr="000955F4">
                <w:t xml:space="preserve">IBM </w:t>
              </w:r>
              <w:proofErr w:type="spellStart"/>
              <w:r w:rsidRPr="000955F4">
                <w:t>MobileFirst</w:t>
              </w:r>
            </w:ins>
            <w:proofErr w:type="spellEnd"/>
          </w:p>
        </w:tc>
      </w:tr>
      <w:tr w:rsidR="00286C31" w:rsidRPr="00E04D4A" w14:paraId="36FD4C38" w14:textId="77777777" w:rsidTr="00006953">
        <w:trPr>
          <w:jc w:val="center"/>
          <w:ins w:id="2468" w:author="Andrea del Nido García" w:date="2020-05-16T12:25:00Z"/>
          <w:trPrChange w:id="2469" w:author="Andrea del Nido García" w:date="2020-05-16T18:26:00Z">
            <w:trPr>
              <w:gridAfter w:val="0"/>
            </w:trPr>
          </w:trPrChange>
        </w:trPr>
        <w:tc>
          <w:tcPr>
            <w:cnfStyle w:val="001000000000" w:firstRow="0" w:lastRow="0" w:firstColumn="1" w:lastColumn="0" w:oddVBand="0" w:evenVBand="0" w:oddHBand="0" w:evenHBand="0" w:firstRowFirstColumn="0" w:firstRowLastColumn="0" w:lastRowFirstColumn="0" w:lastRowLastColumn="0"/>
            <w:tcW w:w="3397" w:type="dxa"/>
            <w:shd w:val="clear" w:color="auto" w:fill="D5DCE4" w:themeFill="text2" w:themeFillTint="33"/>
            <w:vAlign w:val="center"/>
            <w:tcPrChange w:id="2470" w:author="Andrea del Nido García" w:date="2020-05-16T18:26:00Z">
              <w:tcPr>
                <w:tcW w:w="2123" w:type="dxa"/>
                <w:gridSpan w:val="2"/>
                <w:shd w:val="clear" w:color="auto" w:fill="D5DCE4" w:themeFill="text2" w:themeFillTint="33"/>
              </w:tcPr>
            </w:tcPrChange>
          </w:tcPr>
          <w:p w14:paraId="0CFA006C" w14:textId="25316E21" w:rsidR="00286C31" w:rsidRPr="00E04D4A" w:rsidRDefault="00286C31" w:rsidP="00286C31">
            <w:pPr>
              <w:spacing w:line="240" w:lineRule="auto"/>
              <w:ind w:firstLine="0"/>
              <w:jc w:val="center"/>
              <w:rPr>
                <w:ins w:id="2471" w:author="Andrea del Nido García" w:date="2020-05-16T12:25:00Z"/>
                <w:b w:val="0"/>
                <w:bCs w:val="0"/>
                <w:lang w:eastAsia="es-ES"/>
                <w:rPrChange w:id="2472" w:author="Andrea del Nido García" w:date="2020-05-16T18:21:00Z">
                  <w:rPr>
                    <w:ins w:id="2473" w:author="Andrea del Nido García" w:date="2020-05-16T12:25:00Z"/>
                    <w:lang w:eastAsia="es-ES"/>
                  </w:rPr>
                </w:rPrChange>
              </w:rPr>
              <w:pPrChange w:id="2474" w:author="Andrea del Nido García" w:date="2020-05-16T18:21:00Z">
                <w:pPr>
                  <w:ind w:firstLine="0"/>
                </w:pPr>
              </w:pPrChange>
            </w:pPr>
          </w:p>
        </w:tc>
        <w:tc>
          <w:tcPr>
            <w:tcW w:w="4395" w:type="dxa"/>
            <w:shd w:val="clear" w:color="auto" w:fill="D5DCE4" w:themeFill="text2" w:themeFillTint="33"/>
            <w:vAlign w:val="center"/>
            <w:tcPrChange w:id="2475" w:author="Andrea del Nido García" w:date="2020-05-16T18:26:00Z">
              <w:tcPr>
                <w:tcW w:w="2123" w:type="dxa"/>
                <w:gridSpan w:val="2"/>
                <w:shd w:val="clear" w:color="auto" w:fill="D5DCE4" w:themeFill="text2" w:themeFillTint="33"/>
              </w:tcPr>
            </w:tcPrChange>
          </w:tcPr>
          <w:p w14:paraId="6DEEE9C0" w14:textId="327D4BFE" w:rsidR="00286C31" w:rsidRPr="00E04D4A" w:rsidRDefault="00286C31" w:rsidP="00286C31">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ins w:id="2476" w:author="Andrea del Nido García" w:date="2020-05-16T12:25:00Z"/>
                <w:lang w:eastAsia="es-ES"/>
                <w:rPrChange w:id="2477" w:author="Andrea del Nido García" w:date="2020-05-16T18:21:00Z">
                  <w:rPr>
                    <w:ins w:id="2478" w:author="Andrea del Nido García" w:date="2020-05-16T12:25:00Z"/>
                    <w:lang w:eastAsia="es-ES"/>
                  </w:rPr>
                </w:rPrChange>
              </w:rPr>
              <w:pPrChange w:id="2479" w:author="Andrea del Nido García" w:date="2020-05-16T18:21:00Z">
                <w:pPr>
                  <w:ind w:firstLine="0"/>
                  <w:cnfStyle w:val="000000000000" w:firstRow="0" w:lastRow="0" w:firstColumn="0" w:lastColumn="0" w:oddVBand="0" w:evenVBand="0" w:oddHBand="0" w:evenHBand="0" w:firstRowFirstColumn="0" w:firstRowLastColumn="0" w:lastRowFirstColumn="0" w:lastRowLastColumn="0"/>
                </w:pPr>
              </w:pPrChange>
            </w:pPr>
            <w:ins w:id="2480" w:author="Andrea del Nido García" w:date="2020-05-16T18:23:00Z">
              <w:r w:rsidRPr="000955F4">
                <w:t xml:space="preserve">IBM </w:t>
              </w:r>
              <w:proofErr w:type="spellStart"/>
              <w:r w:rsidRPr="000955F4">
                <w:t>WorkLight</w:t>
              </w:r>
            </w:ins>
            <w:proofErr w:type="spellEnd"/>
          </w:p>
        </w:tc>
      </w:tr>
      <w:tr w:rsidR="00286C31" w:rsidRPr="00E04D4A" w14:paraId="463A9992" w14:textId="77777777" w:rsidTr="00006953">
        <w:trPr>
          <w:jc w:val="center"/>
          <w:ins w:id="2481" w:author="Andrea del Nido García" w:date="2020-05-16T12:29:00Z"/>
          <w:trPrChange w:id="2482" w:author="Andrea del Nido García" w:date="2020-05-16T18:26:00Z">
            <w:trPr>
              <w:gridAfter w:val="0"/>
            </w:trPr>
          </w:trPrChange>
        </w:trPr>
        <w:tc>
          <w:tcPr>
            <w:cnfStyle w:val="001000000000" w:firstRow="0" w:lastRow="0" w:firstColumn="1" w:lastColumn="0" w:oddVBand="0" w:evenVBand="0" w:oddHBand="0" w:evenHBand="0" w:firstRowFirstColumn="0" w:firstRowLastColumn="0" w:lastRowFirstColumn="0" w:lastRowLastColumn="0"/>
            <w:tcW w:w="3397" w:type="dxa"/>
            <w:shd w:val="clear" w:color="auto" w:fill="D5DCE4" w:themeFill="text2" w:themeFillTint="33"/>
            <w:vAlign w:val="center"/>
            <w:tcPrChange w:id="2483" w:author="Andrea del Nido García" w:date="2020-05-16T18:26:00Z">
              <w:tcPr>
                <w:tcW w:w="2123" w:type="dxa"/>
                <w:gridSpan w:val="2"/>
                <w:shd w:val="clear" w:color="auto" w:fill="D5DCE4" w:themeFill="text2" w:themeFillTint="33"/>
              </w:tcPr>
            </w:tcPrChange>
          </w:tcPr>
          <w:p w14:paraId="7F941D89" w14:textId="745AAF04" w:rsidR="00286C31" w:rsidRPr="00E04D4A" w:rsidRDefault="00286C31" w:rsidP="00286C31">
            <w:pPr>
              <w:spacing w:line="240" w:lineRule="auto"/>
              <w:ind w:firstLine="0"/>
              <w:jc w:val="center"/>
              <w:rPr>
                <w:ins w:id="2484" w:author="Andrea del Nido García" w:date="2020-05-16T12:29:00Z"/>
                <w:b w:val="0"/>
                <w:bCs w:val="0"/>
                <w:lang w:eastAsia="es-ES"/>
                <w:rPrChange w:id="2485" w:author="Andrea del Nido García" w:date="2020-05-16T18:21:00Z">
                  <w:rPr>
                    <w:ins w:id="2486" w:author="Andrea del Nido García" w:date="2020-05-16T12:29:00Z"/>
                    <w:lang w:eastAsia="es-ES"/>
                  </w:rPr>
                </w:rPrChange>
              </w:rPr>
              <w:pPrChange w:id="2487" w:author="Andrea del Nido García" w:date="2020-05-16T18:21:00Z">
                <w:pPr>
                  <w:ind w:firstLine="0"/>
                </w:pPr>
              </w:pPrChange>
            </w:pPr>
          </w:p>
        </w:tc>
        <w:tc>
          <w:tcPr>
            <w:tcW w:w="4395" w:type="dxa"/>
            <w:shd w:val="clear" w:color="auto" w:fill="D5DCE4" w:themeFill="text2" w:themeFillTint="33"/>
            <w:vAlign w:val="center"/>
            <w:tcPrChange w:id="2488" w:author="Andrea del Nido García" w:date="2020-05-16T18:26:00Z">
              <w:tcPr>
                <w:tcW w:w="2123" w:type="dxa"/>
                <w:gridSpan w:val="2"/>
                <w:shd w:val="clear" w:color="auto" w:fill="D5DCE4" w:themeFill="text2" w:themeFillTint="33"/>
              </w:tcPr>
            </w:tcPrChange>
          </w:tcPr>
          <w:p w14:paraId="703E1757" w14:textId="0BD92F69" w:rsidR="00286C31" w:rsidRPr="00E04D4A" w:rsidRDefault="00286C31" w:rsidP="00286C31">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ins w:id="2489" w:author="Andrea del Nido García" w:date="2020-05-16T12:29:00Z"/>
                <w:lang w:eastAsia="es-ES"/>
                <w:rPrChange w:id="2490" w:author="Andrea del Nido García" w:date="2020-05-16T18:21:00Z">
                  <w:rPr>
                    <w:ins w:id="2491" w:author="Andrea del Nido García" w:date="2020-05-16T12:29:00Z"/>
                    <w:lang w:eastAsia="es-ES"/>
                  </w:rPr>
                </w:rPrChange>
              </w:rPr>
              <w:pPrChange w:id="2492" w:author="Andrea del Nido García" w:date="2020-05-16T18:21:00Z">
                <w:pPr>
                  <w:ind w:firstLine="0"/>
                  <w:cnfStyle w:val="000000000000" w:firstRow="0" w:lastRow="0" w:firstColumn="0" w:lastColumn="0" w:oddVBand="0" w:evenVBand="0" w:oddHBand="0" w:evenHBand="0" w:firstRowFirstColumn="0" w:firstRowLastColumn="0" w:lastRowFirstColumn="0" w:lastRowLastColumn="0"/>
                </w:pPr>
              </w:pPrChange>
            </w:pPr>
            <w:proofErr w:type="spellStart"/>
            <w:ins w:id="2493" w:author="Andrea del Nido García" w:date="2020-05-16T18:23:00Z">
              <w:r w:rsidRPr="000955F4">
                <w:t>Conscrypt</w:t>
              </w:r>
              <w:proofErr w:type="spellEnd"/>
              <w:r w:rsidRPr="000955F4">
                <w:t xml:space="preserve"> </w:t>
              </w:r>
              <w:proofErr w:type="spellStart"/>
              <w:r w:rsidRPr="000955F4">
                <w:t>CertPinManager</w:t>
              </w:r>
            </w:ins>
            <w:proofErr w:type="spellEnd"/>
          </w:p>
        </w:tc>
      </w:tr>
      <w:tr w:rsidR="00286C31" w:rsidRPr="00E04D4A" w14:paraId="76A63A0F" w14:textId="77777777" w:rsidTr="00006953">
        <w:tblPrEx>
          <w:tblPrExChange w:id="2494" w:author="Andrea del Nido García" w:date="2020-05-16T18:26:00Z">
            <w:tblPrEx>
              <w:jc w:val="center"/>
            </w:tblPrEx>
          </w:tblPrExChange>
        </w:tblPrEx>
        <w:trPr>
          <w:jc w:val="center"/>
          <w:ins w:id="2495" w:author="Andrea del Nido García" w:date="2020-05-16T18:23:00Z"/>
          <w:trPrChange w:id="2496" w:author="Andrea del Nido García" w:date="2020-05-16T18:26:00Z">
            <w:trPr>
              <w:gridAfter w:val="0"/>
              <w:jc w:val="center"/>
            </w:trPr>
          </w:trPrChange>
        </w:trPr>
        <w:tc>
          <w:tcPr>
            <w:cnfStyle w:val="001000000000" w:firstRow="0" w:lastRow="0" w:firstColumn="1" w:lastColumn="0" w:oddVBand="0" w:evenVBand="0" w:oddHBand="0" w:evenHBand="0" w:firstRowFirstColumn="0" w:firstRowLastColumn="0" w:lastRowFirstColumn="0" w:lastRowLastColumn="0"/>
            <w:tcW w:w="3397" w:type="dxa"/>
            <w:shd w:val="clear" w:color="auto" w:fill="D5DCE4" w:themeFill="text2" w:themeFillTint="33"/>
            <w:vAlign w:val="center"/>
            <w:tcPrChange w:id="2497" w:author="Andrea del Nido García" w:date="2020-05-16T18:26:00Z">
              <w:tcPr>
                <w:tcW w:w="0" w:type="auto"/>
                <w:shd w:val="clear" w:color="auto" w:fill="D5DCE4" w:themeFill="text2" w:themeFillTint="33"/>
                <w:vAlign w:val="center"/>
              </w:tcPr>
            </w:tcPrChange>
          </w:tcPr>
          <w:p w14:paraId="0406FB46" w14:textId="77777777" w:rsidR="00286C31" w:rsidRPr="00E04D4A" w:rsidRDefault="00286C31" w:rsidP="00286C31">
            <w:pPr>
              <w:spacing w:line="240" w:lineRule="auto"/>
              <w:ind w:firstLine="0"/>
              <w:jc w:val="center"/>
              <w:rPr>
                <w:ins w:id="2498" w:author="Andrea del Nido García" w:date="2020-05-16T18:23:00Z"/>
                <w:lang w:eastAsia="es-ES"/>
                <w:rPrChange w:id="2499" w:author="Andrea del Nido García" w:date="2020-05-16T18:21:00Z">
                  <w:rPr>
                    <w:ins w:id="2500" w:author="Andrea del Nido García" w:date="2020-05-16T18:23:00Z"/>
                    <w:lang w:eastAsia="es-ES"/>
                  </w:rPr>
                </w:rPrChange>
              </w:rPr>
            </w:pPr>
          </w:p>
        </w:tc>
        <w:tc>
          <w:tcPr>
            <w:tcW w:w="4395" w:type="dxa"/>
            <w:shd w:val="clear" w:color="auto" w:fill="D5DCE4" w:themeFill="text2" w:themeFillTint="33"/>
            <w:vAlign w:val="center"/>
            <w:tcPrChange w:id="2501" w:author="Andrea del Nido García" w:date="2020-05-16T18:26:00Z">
              <w:tcPr>
                <w:tcW w:w="0" w:type="auto"/>
                <w:gridSpan w:val="4"/>
                <w:shd w:val="clear" w:color="auto" w:fill="D5DCE4" w:themeFill="text2" w:themeFillTint="33"/>
                <w:vAlign w:val="center"/>
              </w:tcPr>
            </w:tcPrChange>
          </w:tcPr>
          <w:p w14:paraId="1AE24CBA" w14:textId="25FC8458" w:rsidR="00286C31" w:rsidRPr="00E04D4A" w:rsidRDefault="00286C31" w:rsidP="00286C31">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ins w:id="2502" w:author="Andrea del Nido García" w:date="2020-05-16T18:23:00Z"/>
                <w:lang w:eastAsia="es-ES"/>
                <w:rPrChange w:id="2503" w:author="Andrea del Nido García" w:date="2020-05-16T18:21:00Z">
                  <w:rPr>
                    <w:ins w:id="2504" w:author="Andrea del Nido García" w:date="2020-05-16T18:23:00Z"/>
                    <w:lang w:eastAsia="es-ES"/>
                  </w:rPr>
                </w:rPrChange>
              </w:rPr>
            </w:pPr>
            <w:ins w:id="2505" w:author="Andrea del Nido García" w:date="2020-05-16T18:23:00Z">
              <w:r w:rsidRPr="000955F4">
                <w:t>CWAC-</w:t>
              </w:r>
              <w:proofErr w:type="spellStart"/>
              <w:r w:rsidRPr="000955F4">
                <w:t>Netsecurity</w:t>
              </w:r>
              <w:proofErr w:type="spellEnd"/>
            </w:ins>
          </w:p>
        </w:tc>
      </w:tr>
      <w:tr w:rsidR="00286C31" w:rsidRPr="00E04D4A" w14:paraId="7A417917" w14:textId="77777777" w:rsidTr="00006953">
        <w:tblPrEx>
          <w:tblPrExChange w:id="2506" w:author="Andrea del Nido García" w:date="2020-05-16T18:26:00Z">
            <w:tblPrEx>
              <w:jc w:val="center"/>
            </w:tblPrEx>
          </w:tblPrExChange>
        </w:tblPrEx>
        <w:trPr>
          <w:jc w:val="center"/>
          <w:ins w:id="2507" w:author="Andrea del Nido García" w:date="2020-05-16T18:23:00Z"/>
          <w:trPrChange w:id="2508" w:author="Andrea del Nido García" w:date="2020-05-16T18:26:00Z">
            <w:trPr>
              <w:gridAfter w:val="0"/>
              <w:jc w:val="center"/>
            </w:trPr>
          </w:trPrChange>
        </w:trPr>
        <w:tc>
          <w:tcPr>
            <w:cnfStyle w:val="001000000000" w:firstRow="0" w:lastRow="0" w:firstColumn="1" w:lastColumn="0" w:oddVBand="0" w:evenVBand="0" w:oddHBand="0" w:evenHBand="0" w:firstRowFirstColumn="0" w:firstRowLastColumn="0" w:lastRowFirstColumn="0" w:lastRowLastColumn="0"/>
            <w:tcW w:w="3397" w:type="dxa"/>
            <w:shd w:val="clear" w:color="auto" w:fill="D5DCE4" w:themeFill="text2" w:themeFillTint="33"/>
            <w:vAlign w:val="center"/>
            <w:tcPrChange w:id="2509" w:author="Andrea del Nido García" w:date="2020-05-16T18:26:00Z">
              <w:tcPr>
                <w:tcW w:w="0" w:type="auto"/>
                <w:shd w:val="clear" w:color="auto" w:fill="D5DCE4" w:themeFill="text2" w:themeFillTint="33"/>
                <w:vAlign w:val="center"/>
              </w:tcPr>
            </w:tcPrChange>
          </w:tcPr>
          <w:p w14:paraId="3FA80954" w14:textId="77777777" w:rsidR="00286C31" w:rsidRPr="00E04D4A" w:rsidRDefault="00286C31" w:rsidP="00286C31">
            <w:pPr>
              <w:spacing w:line="240" w:lineRule="auto"/>
              <w:ind w:firstLine="0"/>
              <w:jc w:val="center"/>
              <w:rPr>
                <w:ins w:id="2510" w:author="Andrea del Nido García" w:date="2020-05-16T18:23:00Z"/>
                <w:lang w:eastAsia="es-ES"/>
                <w:rPrChange w:id="2511" w:author="Andrea del Nido García" w:date="2020-05-16T18:21:00Z">
                  <w:rPr>
                    <w:ins w:id="2512" w:author="Andrea del Nido García" w:date="2020-05-16T18:23:00Z"/>
                    <w:lang w:eastAsia="es-ES"/>
                  </w:rPr>
                </w:rPrChange>
              </w:rPr>
            </w:pPr>
          </w:p>
        </w:tc>
        <w:tc>
          <w:tcPr>
            <w:tcW w:w="4395" w:type="dxa"/>
            <w:shd w:val="clear" w:color="auto" w:fill="D5DCE4" w:themeFill="text2" w:themeFillTint="33"/>
            <w:vAlign w:val="center"/>
            <w:tcPrChange w:id="2513" w:author="Andrea del Nido García" w:date="2020-05-16T18:26:00Z">
              <w:tcPr>
                <w:tcW w:w="0" w:type="auto"/>
                <w:gridSpan w:val="4"/>
                <w:shd w:val="clear" w:color="auto" w:fill="D5DCE4" w:themeFill="text2" w:themeFillTint="33"/>
                <w:vAlign w:val="center"/>
              </w:tcPr>
            </w:tcPrChange>
          </w:tcPr>
          <w:p w14:paraId="2C7AB368" w14:textId="636DFC75" w:rsidR="00286C31" w:rsidRPr="00E04D4A" w:rsidRDefault="00286C31" w:rsidP="00286C31">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ins w:id="2514" w:author="Andrea del Nido García" w:date="2020-05-16T18:23:00Z"/>
                <w:lang w:eastAsia="es-ES"/>
                <w:rPrChange w:id="2515" w:author="Andrea del Nido García" w:date="2020-05-16T18:21:00Z">
                  <w:rPr>
                    <w:ins w:id="2516" w:author="Andrea del Nido García" w:date="2020-05-16T18:23:00Z"/>
                    <w:lang w:eastAsia="es-ES"/>
                  </w:rPr>
                </w:rPrChange>
              </w:rPr>
            </w:pPr>
            <w:proofErr w:type="spellStart"/>
            <w:ins w:id="2517" w:author="Andrea del Nido García" w:date="2020-05-16T18:23:00Z">
              <w:r w:rsidRPr="000955F4">
                <w:t>Worklight</w:t>
              </w:r>
              <w:proofErr w:type="spellEnd"/>
              <w:r w:rsidRPr="000955F4">
                <w:t xml:space="preserve"> </w:t>
              </w:r>
              <w:proofErr w:type="spellStart"/>
              <w:r w:rsidRPr="000955F4">
                <w:t>Androidgap</w:t>
              </w:r>
              <w:proofErr w:type="spellEnd"/>
            </w:ins>
          </w:p>
        </w:tc>
      </w:tr>
      <w:tr w:rsidR="00286C31" w:rsidRPr="00E04D4A" w14:paraId="41C3F537" w14:textId="77777777" w:rsidTr="00006953">
        <w:tblPrEx>
          <w:tblPrExChange w:id="2518" w:author="Andrea del Nido García" w:date="2020-05-16T18:26:00Z">
            <w:tblPrEx>
              <w:jc w:val="center"/>
            </w:tblPrEx>
          </w:tblPrExChange>
        </w:tblPrEx>
        <w:trPr>
          <w:jc w:val="center"/>
          <w:ins w:id="2519" w:author="Andrea del Nido García" w:date="2020-05-16T18:23:00Z"/>
          <w:trPrChange w:id="2520" w:author="Andrea del Nido García" w:date="2020-05-16T18:26:00Z">
            <w:trPr>
              <w:gridAfter w:val="0"/>
              <w:jc w:val="center"/>
            </w:trPr>
          </w:trPrChange>
        </w:trPr>
        <w:tc>
          <w:tcPr>
            <w:cnfStyle w:val="001000000000" w:firstRow="0" w:lastRow="0" w:firstColumn="1" w:lastColumn="0" w:oddVBand="0" w:evenVBand="0" w:oddHBand="0" w:evenHBand="0" w:firstRowFirstColumn="0" w:firstRowLastColumn="0" w:lastRowFirstColumn="0" w:lastRowLastColumn="0"/>
            <w:tcW w:w="3397" w:type="dxa"/>
            <w:shd w:val="clear" w:color="auto" w:fill="D5DCE4" w:themeFill="text2" w:themeFillTint="33"/>
            <w:vAlign w:val="center"/>
            <w:tcPrChange w:id="2521" w:author="Andrea del Nido García" w:date="2020-05-16T18:26:00Z">
              <w:tcPr>
                <w:tcW w:w="0" w:type="auto"/>
                <w:shd w:val="clear" w:color="auto" w:fill="D5DCE4" w:themeFill="text2" w:themeFillTint="33"/>
                <w:vAlign w:val="center"/>
              </w:tcPr>
            </w:tcPrChange>
          </w:tcPr>
          <w:p w14:paraId="28D9420A" w14:textId="77777777" w:rsidR="00286C31" w:rsidRPr="00E04D4A" w:rsidRDefault="00286C31" w:rsidP="00286C31">
            <w:pPr>
              <w:spacing w:line="240" w:lineRule="auto"/>
              <w:ind w:firstLine="0"/>
              <w:jc w:val="center"/>
              <w:rPr>
                <w:ins w:id="2522" w:author="Andrea del Nido García" w:date="2020-05-16T18:23:00Z"/>
                <w:lang w:eastAsia="es-ES"/>
                <w:rPrChange w:id="2523" w:author="Andrea del Nido García" w:date="2020-05-16T18:21:00Z">
                  <w:rPr>
                    <w:ins w:id="2524" w:author="Andrea del Nido García" w:date="2020-05-16T18:23:00Z"/>
                    <w:lang w:eastAsia="es-ES"/>
                  </w:rPr>
                </w:rPrChange>
              </w:rPr>
            </w:pPr>
          </w:p>
        </w:tc>
        <w:tc>
          <w:tcPr>
            <w:tcW w:w="4395" w:type="dxa"/>
            <w:shd w:val="clear" w:color="auto" w:fill="D5DCE4" w:themeFill="text2" w:themeFillTint="33"/>
            <w:vAlign w:val="center"/>
            <w:tcPrChange w:id="2525" w:author="Andrea del Nido García" w:date="2020-05-16T18:26:00Z">
              <w:tcPr>
                <w:tcW w:w="0" w:type="auto"/>
                <w:gridSpan w:val="4"/>
                <w:shd w:val="clear" w:color="auto" w:fill="D5DCE4" w:themeFill="text2" w:themeFillTint="33"/>
                <w:vAlign w:val="center"/>
              </w:tcPr>
            </w:tcPrChange>
          </w:tcPr>
          <w:p w14:paraId="31C73188" w14:textId="0D7B0234" w:rsidR="00286C31" w:rsidRPr="00E04D4A" w:rsidRDefault="00286C31" w:rsidP="00286C31">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ins w:id="2526" w:author="Andrea del Nido García" w:date="2020-05-16T18:23:00Z"/>
                <w:lang w:eastAsia="es-ES"/>
                <w:rPrChange w:id="2527" w:author="Andrea del Nido García" w:date="2020-05-16T18:21:00Z">
                  <w:rPr>
                    <w:ins w:id="2528" w:author="Andrea del Nido García" w:date="2020-05-16T18:23:00Z"/>
                    <w:lang w:eastAsia="es-ES"/>
                  </w:rPr>
                </w:rPrChange>
              </w:rPr>
            </w:pPr>
            <w:proofErr w:type="spellStart"/>
            <w:ins w:id="2529" w:author="Andrea del Nido García" w:date="2020-05-16T18:23:00Z">
              <w:r w:rsidRPr="000955F4">
                <w:t>Netty</w:t>
              </w:r>
              <w:proofErr w:type="spellEnd"/>
              <w:r w:rsidRPr="000955F4">
                <w:t xml:space="preserve"> </w:t>
              </w:r>
              <w:proofErr w:type="spellStart"/>
              <w:r w:rsidRPr="000955F4">
                <w:t>FingerprintTrustManagerFactory</w:t>
              </w:r>
              <w:proofErr w:type="spellEnd"/>
            </w:ins>
          </w:p>
        </w:tc>
      </w:tr>
      <w:tr w:rsidR="00286C31" w:rsidRPr="00E04D4A" w14:paraId="3ED7C267" w14:textId="77777777" w:rsidTr="00006953">
        <w:tblPrEx>
          <w:tblPrExChange w:id="2530" w:author="Andrea del Nido García" w:date="2020-05-16T18:26:00Z">
            <w:tblPrEx>
              <w:jc w:val="center"/>
            </w:tblPrEx>
          </w:tblPrExChange>
        </w:tblPrEx>
        <w:trPr>
          <w:jc w:val="center"/>
          <w:ins w:id="2531" w:author="Andrea del Nido García" w:date="2020-05-16T18:23:00Z"/>
          <w:trPrChange w:id="2532" w:author="Andrea del Nido García" w:date="2020-05-16T18:26:00Z">
            <w:trPr>
              <w:gridAfter w:val="0"/>
              <w:jc w:val="center"/>
            </w:trPr>
          </w:trPrChange>
        </w:trPr>
        <w:tc>
          <w:tcPr>
            <w:cnfStyle w:val="001000000000" w:firstRow="0" w:lastRow="0" w:firstColumn="1" w:lastColumn="0" w:oddVBand="0" w:evenVBand="0" w:oddHBand="0" w:evenHBand="0" w:firstRowFirstColumn="0" w:firstRowLastColumn="0" w:lastRowFirstColumn="0" w:lastRowLastColumn="0"/>
            <w:tcW w:w="3397" w:type="dxa"/>
            <w:shd w:val="clear" w:color="auto" w:fill="D5DCE4" w:themeFill="text2" w:themeFillTint="33"/>
            <w:vAlign w:val="center"/>
            <w:tcPrChange w:id="2533" w:author="Andrea del Nido García" w:date="2020-05-16T18:26:00Z">
              <w:tcPr>
                <w:tcW w:w="0" w:type="auto"/>
                <w:shd w:val="clear" w:color="auto" w:fill="D5DCE4" w:themeFill="text2" w:themeFillTint="33"/>
                <w:vAlign w:val="center"/>
              </w:tcPr>
            </w:tcPrChange>
          </w:tcPr>
          <w:p w14:paraId="06D91548" w14:textId="77777777" w:rsidR="00286C31" w:rsidRPr="00E04D4A" w:rsidRDefault="00286C31" w:rsidP="00286C31">
            <w:pPr>
              <w:spacing w:line="240" w:lineRule="auto"/>
              <w:ind w:firstLine="0"/>
              <w:jc w:val="center"/>
              <w:rPr>
                <w:ins w:id="2534" w:author="Andrea del Nido García" w:date="2020-05-16T18:23:00Z"/>
                <w:lang w:eastAsia="es-ES"/>
                <w:rPrChange w:id="2535" w:author="Andrea del Nido García" w:date="2020-05-16T18:21:00Z">
                  <w:rPr>
                    <w:ins w:id="2536" w:author="Andrea del Nido García" w:date="2020-05-16T18:23:00Z"/>
                    <w:lang w:eastAsia="es-ES"/>
                  </w:rPr>
                </w:rPrChange>
              </w:rPr>
            </w:pPr>
          </w:p>
        </w:tc>
        <w:tc>
          <w:tcPr>
            <w:tcW w:w="4395" w:type="dxa"/>
            <w:shd w:val="clear" w:color="auto" w:fill="D5DCE4" w:themeFill="text2" w:themeFillTint="33"/>
            <w:vAlign w:val="center"/>
            <w:tcPrChange w:id="2537" w:author="Andrea del Nido García" w:date="2020-05-16T18:26:00Z">
              <w:tcPr>
                <w:tcW w:w="0" w:type="auto"/>
                <w:gridSpan w:val="4"/>
                <w:shd w:val="clear" w:color="auto" w:fill="D5DCE4" w:themeFill="text2" w:themeFillTint="33"/>
                <w:vAlign w:val="center"/>
              </w:tcPr>
            </w:tcPrChange>
          </w:tcPr>
          <w:p w14:paraId="51121C62" w14:textId="4310355F" w:rsidR="00286C31" w:rsidRPr="00E04D4A" w:rsidRDefault="00286C31" w:rsidP="00286C31">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ins w:id="2538" w:author="Andrea del Nido García" w:date="2020-05-16T18:23:00Z"/>
                <w:lang w:eastAsia="es-ES"/>
                <w:rPrChange w:id="2539" w:author="Andrea del Nido García" w:date="2020-05-16T18:21:00Z">
                  <w:rPr>
                    <w:ins w:id="2540" w:author="Andrea del Nido García" w:date="2020-05-16T18:23:00Z"/>
                    <w:lang w:eastAsia="es-ES"/>
                  </w:rPr>
                </w:rPrChange>
              </w:rPr>
            </w:pPr>
            <w:proofErr w:type="spellStart"/>
            <w:ins w:id="2541" w:author="Andrea del Nido García" w:date="2020-05-16T18:23:00Z">
              <w:r w:rsidRPr="000955F4">
                <w:t>Squareup</w:t>
              </w:r>
              <w:proofErr w:type="spellEnd"/>
              <w:r w:rsidRPr="000955F4">
                <w:t xml:space="preserve"> </w:t>
              </w:r>
              <w:proofErr w:type="spellStart"/>
              <w:r w:rsidRPr="000955F4">
                <w:t>CertificatePinner</w:t>
              </w:r>
              <w:proofErr w:type="spellEnd"/>
            </w:ins>
          </w:p>
        </w:tc>
      </w:tr>
      <w:tr w:rsidR="00286C31" w:rsidRPr="00E04D4A" w14:paraId="362B0F44" w14:textId="77777777" w:rsidTr="00006953">
        <w:tblPrEx>
          <w:tblPrExChange w:id="2542" w:author="Andrea del Nido García" w:date="2020-05-16T18:26:00Z">
            <w:tblPrEx>
              <w:jc w:val="center"/>
            </w:tblPrEx>
          </w:tblPrExChange>
        </w:tblPrEx>
        <w:trPr>
          <w:jc w:val="center"/>
          <w:ins w:id="2543" w:author="Andrea del Nido García" w:date="2020-05-16T18:23:00Z"/>
          <w:trPrChange w:id="2544" w:author="Andrea del Nido García" w:date="2020-05-16T18:26:00Z">
            <w:trPr>
              <w:gridAfter w:val="0"/>
              <w:jc w:val="center"/>
            </w:trPr>
          </w:trPrChange>
        </w:trPr>
        <w:tc>
          <w:tcPr>
            <w:cnfStyle w:val="001000000000" w:firstRow="0" w:lastRow="0" w:firstColumn="1" w:lastColumn="0" w:oddVBand="0" w:evenVBand="0" w:oddHBand="0" w:evenHBand="0" w:firstRowFirstColumn="0" w:firstRowLastColumn="0" w:lastRowFirstColumn="0" w:lastRowLastColumn="0"/>
            <w:tcW w:w="3397" w:type="dxa"/>
            <w:shd w:val="clear" w:color="auto" w:fill="D5DCE4" w:themeFill="text2" w:themeFillTint="33"/>
            <w:vAlign w:val="center"/>
            <w:tcPrChange w:id="2545" w:author="Andrea del Nido García" w:date="2020-05-16T18:26:00Z">
              <w:tcPr>
                <w:tcW w:w="0" w:type="auto"/>
                <w:shd w:val="clear" w:color="auto" w:fill="D5DCE4" w:themeFill="text2" w:themeFillTint="33"/>
                <w:vAlign w:val="center"/>
              </w:tcPr>
            </w:tcPrChange>
          </w:tcPr>
          <w:p w14:paraId="693F4866" w14:textId="77777777" w:rsidR="00286C31" w:rsidRPr="00E04D4A" w:rsidRDefault="00286C31" w:rsidP="00286C31">
            <w:pPr>
              <w:spacing w:line="240" w:lineRule="auto"/>
              <w:ind w:firstLine="0"/>
              <w:jc w:val="center"/>
              <w:rPr>
                <w:ins w:id="2546" w:author="Andrea del Nido García" w:date="2020-05-16T18:23:00Z"/>
                <w:lang w:eastAsia="es-ES"/>
                <w:rPrChange w:id="2547" w:author="Andrea del Nido García" w:date="2020-05-16T18:21:00Z">
                  <w:rPr>
                    <w:ins w:id="2548" w:author="Andrea del Nido García" w:date="2020-05-16T18:23:00Z"/>
                    <w:lang w:eastAsia="es-ES"/>
                  </w:rPr>
                </w:rPrChange>
              </w:rPr>
            </w:pPr>
          </w:p>
        </w:tc>
        <w:tc>
          <w:tcPr>
            <w:tcW w:w="4395" w:type="dxa"/>
            <w:shd w:val="clear" w:color="auto" w:fill="D5DCE4" w:themeFill="text2" w:themeFillTint="33"/>
            <w:vAlign w:val="center"/>
            <w:tcPrChange w:id="2549" w:author="Andrea del Nido García" w:date="2020-05-16T18:26:00Z">
              <w:tcPr>
                <w:tcW w:w="0" w:type="auto"/>
                <w:gridSpan w:val="4"/>
                <w:shd w:val="clear" w:color="auto" w:fill="D5DCE4" w:themeFill="text2" w:themeFillTint="33"/>
                <w:vAlign w:val="center"/>
              </w:tcPr>
            </w:tcPrChange>
          </w:tcPr>
          <w:p w14:paraId="3BC95768" w14:textId="5FDC44FE" w:rsidR="00286C31" w:rsidRPr="00E04D4A" w:rsidRDefault="00286C31" w:rsidP="00286C31">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ins w:id="2550" w:author="Andrea del Nido García" w:date="2020-05-16T18:23:00Z"/>
                <w:lang w:eastAsia="es-ES"/>
                <w:rPrChange w:id="2551" w:author="Andrea del Nido García" w:date="2020-05-16T18:21:00Z">
                  <w:rPr>
                    <w:ins w:id="2552" w:author="Andrea del Nido García" w:date="2020-05-16T18:23:00Z"/>
                    <w:lang w:eastAsia="es-ES"/>
                  </w:rPr>
                </w:rPrChange>
              </w:rPr>
            </w:pPr>
            <w:proofErr w:type="spellStart"/>
            <w:ins w:id="2553" w:author="Andrea del Nido García" w:date="2020-05-16T18:23:00Z">
              <w:r w:rsidRPr="000955F4">
                <w:t>Squareup</w:t>
              </w:r>
              <w:proofErr w:type="spellEnd"/>
              <w:r w:rsidRPr="000955F4">
                <w:t xml:space="preserve"> </w:t>
              </w:r>
              <w:proofErr w:type="spellStart"/>
              <w:r w:rsidRPr="000955F4">
                <w:t>OkHostnameVerifier</w:t>
              </w:r>
              <w:proofErr w:type="spellEnd"/>
            </w:ins>
          </w:p>
        </w:tc>
      </w:tr>
      <w:tr w:rsidR="00286C31" w:rsidRPr="00E04D4A" w14:paraId="48440950" w14:textId="77777777" w:rsidTr="00006953">
        <w:tblPrEx>
          <w:tblPrExChange w:id="2554" w:author="Andrea del Nido García" w:date="2020-05-16T18:26:00Z">
            <w:tblPrEx>
              <w:jc w:val="center"/>
            </w:tblPrEx>
          </w:tblPrExChange>
        </w:tblPrEx>
        <w:trPr>
          <w:jc w:val="center"/>
          <w:ins w:id="2555" w:author="Andrea del Nido García" w:date="2020-05-16T18:23:00Z"/>
          <w:trPrChange w:id="2556" w:author="Andrea del Nido García" w:date="2020-05-16T18:26:00Z">
            <w:trPr>
              <w:gridAfter w:val="0"/>
              <w:jc w:val="center"/>
            </w:trPr>
          </w:trPrChange>
        </w:trPr>
        <w:tc>
          <w:tcPr>
            <w:cnfStyle w:val="001000000000" w:firstRow="0" w:lastRow="0" w:firstColumn="1" w:lastColumn="0" w:oddVBand="0" w:evenVBand="0" w:oddHBand="0" w:evenHBand="0" w:firstRowFirstColumn="0" w:firstRowLastColumn="0" w:lastRowFirstColumn="0" w:lastRowLastColumn="0"/>
            <w:tcW w:w="3397" w:type="dxa"/>
            <w:shd w:val="clear" w:color="auto" w:fill="D5DCE4" w:themeFill="text2" w:themeFillTint="33"/>
            <w:vAlign w:val="center"/>
            <w:tcPrChange w:id="2557" w:author="Andrea del Nido García" w:date="2020-05-16T18:26:00Z">
              <w:tcPr>
                <w:tcW w:w="0" w:type="auto"/>
                <w:shd w:val="clear" w:color="auto" w:fill="D5DCE4" w:themeFill="text2" w:themeFillTint="33"/>
                <w:vAlign w:val="center"/>
              </w:tcPr>
            </w:tcPrChange>
          </w:tcPr>
          <w:p w14:paraId="3648B7FA" w14:textId="77777777" w:rsidR="00286C31" w:rsidRPr="00E04D4A" w:rsidRDefault="00286C31" w:rsidP="00286C31">
            <w:pPr>
              <w:spacing w:line="240" w:lineRule="auto"/>
              <w:ind w:firstLine="0"/>
              <w:jc w:val="center"/>
              <w:rPr>
                <w:ins w:id="2558" w:author="Andrea del Nido García" w:date="2020-05-16T18:23:00Z"/>
                <w:lang w:eastAsia="es-ES"/>
                <w:rPrChange w:id="2559" w:author="Andrea del Nido García" w:date="2020-05-16T18:21:00Z">
                  <w:rPr>
                    <w:ins w:id="2560" w:author="Andrea del Nido García" w:date="2020-05-16T18:23:00Z"/>
                    <w:lang w:eastAsia="es-ES"/>
                  </w:rPr>
                </w:rPrChange>
              </w:rPr>
            </w:pPr>
          </w:p>
        </w:tc>
        <w:tc>
          <w:tcPr>
            <w:tcW w:w="4395" w:type="dxa"/>
            <w:shd w:val="clear" w:color="auto" w:fill="D5DCE4" w:themeFill="text2" w:themeFillTint="33"/>
            <w:vAlign w:val="center"/>
            <w:tcPrChange w:id="2561" w:author="Andrea del Nido García" w:date="2020-05-16T18:26:00Z">
              <w:tcPr>
                <w:tcW w:w="0" w:type="auto"/>
                <w:gridSpan w:val="4"/>
                <w:shd w:val="clear" w:color="auto" w:fill="D5DCE4" w:themeFill="text2" w:themeFillTint="33"/>
                <w:vAlign w:val="center"/>
              </w:tcPr>
            </w:tcPrChange>
          </w:tcPr>
          <w:p w14:paraId="1EC6B615" w14:textId="204FA90E" w:rsidR="00286C31" w:rsidRPr="00E04D4A" w:rsidRDefault="00286C31" w:rsidP="00286C31">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ins w:id="2562" w:author="Andrea del Nido García" w:date="2020-05-16T18:23:00Z"/>
                <w:lang w:eastAsia="es-ES"/>
                <w:rPrChange w:id="2563" w:author="Andrea del Nido García" w:date="2020-05-16T18:21:00Z">
                  <w:rPr>
                    <w:ins w:id="2564" w:author="Andrea del Nido García" w:date="2020-05-16T18:23:00Z"/>
                    <w:lang w:eastAsia="es-ES"/>
                  </w:rPr>
                </w:rPrChange>
              </w:rPr>
            </w:pPr>
            <w:ins w:id="2565" w:author="Andrea del Nido García" w:date="2020-05-16T18:23:00Z">
              <w:r w:rsidRPr="000955F4">
                <w:rPr>
                  <w:lang w:val="en-GB"/>
                </w:rPr>
                <w:t>Ap</w:t>
              </w:r>
              <w:r>
                <w:rPr>
                  <w:lang w:val="en-GB"/>
                </w:rPr>
                <w:t>a</w:t>
              </w:r>
              <w:r w:rsidRPr="000955F4">
                <w:rPr>
                  <w:lang w:val="en-GB"/>
                </w:rPr>
                <w:t>che Cordova</w:t>
              </w:r>
              <w:r>
                <w:rPr>
                  <w:lang w:val="en-GB"/>
                </w:rPr>
                <w:t xml:space="preserve"> WebView</w:t>
              </w:r>
            </w:ins>
          </w:p>
        </w:tc>
      </w:tr>
      <w:tr w:rsidR="00286C31" w:rsidRPr="00E04D4A" w14:paraId="3B772E29" w14:textId="77777777" w:rsidTr="00006953">
        <w:trPr>
          <w:jc w:val="center"/>
          <w:ins w:id="2566" w:author="Andrea del Nido García" w:date="2020-05-16T12:25:00Z"/>
          <w:trPrChange w:id="2567" w:author="Andrea del Nido García" w:date="2020-05-16T18:26:00Z">
            <w:trPr>
              <w:gridAfter w:val="0"/>
            </w:trPr>
          </w:trPrChange>
        </w:trPr>
        <w:tc>
          <w:tcPr>
            <w:cnfStyle w:val="001000000000" w:firstRow="0" w:lastRow="0" w:firstColumn="1" w:lastColumn="0" w:oddVBand="0" w:evenVBand="0" w:oddHBand="0" w:evenHBand="0" w:firstRowFirstColumn="0" w:firstRowLastColumn="0" w:lastRowFirstColumn="0" w:lastRowLastColumn="0"/>
            <w:tcW w:w="3397" w:type="dxa"/>
            <w:tcBorders>
              <w:bottom w:val="single" w:sz="24" w:space="0" w:color="44546A"/>
            </w:tcBorders>
            <w:shd w:val="clear" w:color="auto" w:fill="D5DCE4" w:themeFill="text2" w:themeFillTint="33"/>
            <w:vAlign w:val="center"/>
            <w:tcPrChange w:id="2568" w:author="Andrea del Nido García" w:date="2020-05-16T18:26:00Z">
              <w:tcPr>
                <w:tcW w:w="2123" w:type="dxa"/>
                <w:gridSpan w:val="2"/>
                <w:tcBorders>
                  <w:bottom w:val="single" w:sz="24" w:space="0" w:color="44546A"/>
                </w:tcBorders>
                <w:shd w:val="clear" w:color="auto" w:fill="D5DCE4" w:themeFill="text2" w:themeFillTint="33"/>
              </w:tcPr>
            </w:tcPrChange>
          </w:tcPr>
          <w:p w14:paraId="64140156" w14:textId="55F93426" w:rsidR="00286C31" w:rsidRPr="00E04D4A" w:rsidRDefault="00286C31" w:rsidP="00286C31">
            <w:pPr>
              <w:spacing w:line="240" w:lineRule="auto"/>
              <w:ind w:firstLine="0"/>
              <w:jc w:val="center"/>
              <w:rPr>
                <w:ins w:id="2569" w:author="Andrea del Nido García" w:date="2020-05-16T12:25:00Z"/>
                <w:b w:val="0"/>
                <w:bCs w:val="0"/>
                <w:lang w:eastAsia="es-ES"/>
                <w:rPrChange w:id="2570" w:author="Andrea del Nido García" w:date="2020-05-16T18:21:00Z">
                  <w:rPr>
                    <w:ins w:id="2571" w:author="Andrea del Nido García" w:date="2020-05-16T12:25:00Z"/>
                    <w:lang w:eastAsia="es-ES"/>
                  </w:rPr>
                </w:rPrChange>
              </w:rPr>
              <w:pPrChange w:id="2572" w:author="Andrea del Nido García" w:date="2020-05-16T18:21:00Z">
                <w:pPr>
                  <w:ind w:firstLine="0"/>
                </w:pPr>
              </w:pPrChange>
            </w:pPr>
          </w:p>
        </w:tc>
        <w:tc>
          <w:tcPr>
            <w:tcW w:w="4395" w:type="dxa"/>
            <w:tcBorders>
              <w:bottom w:val="single" w:sz="24" w:space="0" w:color="44546A"/>
            </w:tcBorders>
            <w:shd w:val="clear" w:color="auto" w:fill="D5DCE4" w:themeFill="text2" w:themeFillTint="33"/>
            <w:vAlign w:val="center"/>
            <w:tcPrChange w:id="2573" w:author="Andrea del Nido García" w:date="2020-05-16T18:26:00Z">
              <w:tcPr>
                <w:tcW w:w="2123" w:type="dxa"/>
                <w:gridSpan w:val="2"/>
                <w:tcBorders>
                  <w:bottom w:val="single" w:sz="24" w:space="0" w:color="44546A"/>
                </w:tcBorders>
                <w:shd w:val="clear" w:color="auto" w:fill="D5DCE4" w:themeFill="text2" w:themeFillTint="33"/>
              </w:tcPr>
            </w:tcPrChange>
          </w:tcPr>
          <w:p w14:paraId="6E8428EA" w14:textId="2B153D54" w:rsidR="00286C31" w:rsidRPr="00E04D4A" w:rsidRDefault="00286C31" w:rsidP="00F85263">
            <w:pPr>
              <w:keepNext/>
              <w:spacing w:line="240" w:lineRule="auto"/>
              <w:ind w:firstLine="0"/>
              <w:jc w:val="center"/>
              <w:cnfStyle w:val="000000000000" w:firstRow="0" w:lastRow="0" w:firstColumn="0" w:lastColumn="0" w:oddVBand="0" w:evenVBand="0" w:oddHBand="0" w:evenHBand="0" w:firstRowFirstColumn="0" w:firstRowLastColumn="0" w:lastRowFirstColumn="0" w:lastRowLastColumn="0"/>
              <w:rPr>
                <w:ins w:id="2574" w:author="Andrea del Nido García" w:date="2020-05-16T12:25:00Z"/>
                <w:lang w:eastAsia="es-ES"/>
                <w:rPrChange w:id="2575" w:author="Andrea del Nido García" w:date="2020-05-16T18:21:00Z">
                  <w:rPr>
                    <w:ins w:id="2576" w:author="Andrea del Nido García" w:date="2020-05-16T12:25:00Z"/>
                    <w:lang w:eastAsia="es-ES"/>
                  </w:rPr>
                </w:rPrChange>
              </w:rPr>
              <w:pPrChange w:id="2577" w:author="Andrea del Nido García" w:date="2020-05-16T18:27:00Z">
                <w:pPr>
                  <w:ind w:firstLine="0"/>
                  <w:cnfStyle w:val="000000000000" w:firstRow="0" w:lastRow="0" w:firstColumn="0" w:lastColumn="0" w:oddVBand="0" w:evenVBand="0" w:oddHBand="0" w:evenHBand="0" w:firstRowFirstColumn="0" w:firstRowLastColumn="0" w:lastRowFirstColumn="0" w:lastRowLastColumn="0"/>
                </w:pPr>
              </w:pPrChange>
            </w:pPr>
            <w:ins w:id="2578" w:author="Andrea del Nido García" w:date="2020-05-16T18:23:00Z">
              <w:r w:rsidRPr="000955F4">
                <w:t xml:space="preserve">Boye </w:t>
              </w:r>
              <w:proofErr w:type="spellStart"/>
              <w:r w:rsidRPr="000955F4">
                <w:t>AbstractVerifier</w:t>
              </w:r>
            </w:ins>
            <w:proofErr w:type="spellEnd"/>
          </w:p>
        </w:tc>
      </w:tr>
    </w:tbl>
    <w:p w14:paraId="39842275" w14:textId="4F046827" w:rsidR="007D13AF" w:rsidRDefault="00F85263" w:rsidP="00F85263">
      <w:pPr>
        <w:pStyle w:val="Descripcin"/>
        <w:spacing w:before="240"/>
        <w:rPr>
          <w:lang w:eastAsia="es-ES"/>
        </w:rPr>
        <w:pPrChange w:id="2579" w:author="Andrea del Nido García" w:date="2020-05-16T18:27:00Z">
          <w:pPr>
            <w:ind w:firstLine="0"/>
          </w:pPr>
        </w:pPrChange>
      </w:pPr>
      <w:bookmarkStart w:id="2580" w:name="_Toc40550989"/>
      <w:ins w:id="2581" w:author="Andrea del Nido García" w:date="2020-05-16T18:27:00Z">
        <w:r>
          <w:t xml:space="preserve">Tabla </w:t>
        </w:r>
      </w:ins>
      <w:ins w:id="2582" w:author="Andrea del Nido García" w:date="2020-05-16T19:48:00Z">
        <w:r w:rsidR="00436191">
          <w:fldChar w:fldCharType="begin"/>
        </w:r>
        <w:r w:rsidR="00436191">
          <w:instrText xml:space="preserve"> STYLEREF 1 \s </w:instrText>
        </w:r>
      </w:ins>
      <w:r w:rsidR="00436191">
        <w:fldChar w:fldCharType="separate"/>
      </w:r>
      <w:r w:rsidR="00436191">
        <w:rPr>
          <w:noProof/>
        </w:rPr>
        <w:t>3</w:t>
      </w:r>
      <w:ins w:id="2583" w:author="Andrea del Nido García" w:date="2020-05-16T19:48:00Z">
        <w:r w:rsidR="00436191">
          <w:fldChar w:fldCharType="end"/>
        </w:r>
        <w:r w:rsidR="00436191">
          <w:t>.</w:t>
        </w:r>
        <w:r w:rsidR="00436191">
          <w:fldChar w:fldCharType="begin"/>
        </w:r>
        <w:r w:rsidR="00436191">
          <w:instrText xml:space="preserve"> SEQ Tabla \* ARABIC \s 1 </w:instrText>
        </w:r>
      </w:ins>
      <w:r w:rsidR="00436191">
        <w:fldChar w:fldCharType="separate"/>
      </w:r>
      <w:ins w:id="2584" w:author="Andrea del Nido García" w:date="2020-05-16T19:48:00Z">
        <w:r w:rsidR="00436191">
          <w:rPr>
            <w:noProof/>
          </w:rPr>
          <w:t>1</w:t>
        </w:r>
        <w:r w:rsidR="00436191">
          <w:fldChar w:fldCharType="end"/>
        </w:r>
      </w:ins>
      <w:ins w:id="2585" w:author="Andrea del Nido García" w:date="2020-05-16T18:27:00Z">
        <w:r>
          <w:t xml:space="preserve">. </w:t>
        </w:r>
      </w:ins>
      <w:ins w:id="2586" w:author="Andrea del Nido García" w:date="2020-05-16T18:28:00Z">
        <w:r w:rsidR="00B137A0">
          <w:t>Resumen</w:t>
        </w:r>
      </w:ins>
      <w:ins w:id="2587" w:author="Andrea del Nido García" w:date="2020-05-16T18:27:00Z">
        <w:r>
          <w:t xml:space="preserve"> de librerías previas y de las</w:t>
        </w:r>
      </w:ins>
      <w:ins w:id="2588" w:author="Andrea del Nido García" w:date="2020-05-16T18:28:00Z">
        <w:r w:rsidR="00B137A0">
          <w:t xml:space="preserve"> </w:t>
        </w:r>
      </w:ins>
      <w:ins w:id="2589" w:author="Andrea del Nido García" w:date="2020-05-16T18:27:00Z">
        <w:r>
          <w:t>librerías</w:t>
        </w:r>
      </w:ins>
      <w:ins w:id="2590" w:author="Andrea del Nido García" w:date="2020-05-16T18:28:00Z">
        <w:r w:rsidR="00B137A0">
          <w:t xml:space="preserve"> </w:t>
        </w:r>
        <w:r w:rsidR="00B137A0">
          <w:t>nuevas</w:t>
        </w:r>
      </w:ins>
      <w:bookmarkEnd w:id="2580"/>
    </w:p>
    <w:p w14:paraId="11B13DDF" w14:textId="70E1B2DD" w:rsidR="004C32FD" w:rsidRDefault="004C32FD">
      <w:pPr>
        <w:ind w:firstLine="0"/>
        <w:rPr>
          <w:lang w:eastAsia="es-ES"/>
        </w:rPr>
      </w:pPr>
    </w:p>
    <w:p w14:paraId="1D97C891" w14:textId="773E6AAD" w:rsidR="00B3043B" w:rsidRDefault="00B3043B">
      <w:pPr>
        <w:ind w:firstLine="0"/>
        <w:rPr>
          <w:ins w:id="2591" w:author="Andrea del Nido García" w:date="2020-05-11T10:19:00Z"/>
          <w:lang w:eastAsia="es-ES"/>
        </w:rPr>
      </w:pPr>
    </w:p>
    <w:p w14:paraId="0751122B" w14:textId="1A5A4485" w:rsidR="00B20B26" w:rsidRPr="004D0E8A" w:rsidRDefault="00B20B26">
      <w:pPr>
        <w:rPr>
          <w:moveTo w:id="2592" w:author="Andrea del Nido García" w:date="2020-05-11T10:19:00Z"/>
          <w:lang w:eastAsia="es-ES"/>
        </w:rPr>
      </w:pPr>
      <w:moveToRangeStart w:id="2593" w:author="Andrea del Nido García" w:date="2020-05-11T10:19:00Z" w:name="move40084778"/>
      <w:proofErr w:type="gramStart"/>
      <w:moveTo w:id="2594" w:author="Andrea del Nido García" w:date="2020-05-11T10:19:00Z">
        <w:r w:rsidRPr="00F803FF">
          <w:rPr>
            <w:highlight w:val="yellow"/>
            <w:lang w:eastAsia="es-ES"/>
          </w:rPr>
          <w:t>IDA Pro?</w:t>
        </w:r>
      </w:moveTo>
      <w:proofErr w:type="gramEnd"/>
      <w:r w:rsidR="006B7B74">
        <w:rPr>
          <w:lang w:eastAsia="es-ES"/>
        </w:rPr>
        <w:t xml:space="preserve"> (</w:t>
      </w:r>
      <w:r w:rsidR="00182CD1">
        <w:rPr>
          <w:lang w:eastAsia="es-ES"/>
        </w:rPr>
        <w:t xml:space="preserve">apartado </w:t>
      </w:r>
      <w:r w:rsidR="006B7B74">
        <w:rPr>
          <w:lang w:eastAsia="es-ES"/>
        </w:rPr>
        <w:t>3.5.</w:t>
      </w:r>
      <w:r w:rsidR="00A872B1">
        <w:rPr>
          <w:lang w:eastAsia="es-ES"/>
        </w:rPr>
        <w:t>3</w:t>
      </w:r>
      <w:r w:rsidR="006B7B74">
        <w:rPr>
          <w:lang w:eastAsia="es-ES"/>
        </w:rPr>
        <w:t>)</w:t>
      </w:r>
      <w:ins w:id="2595" w:author="Andrea del Nido García" w:date="2020-05-16T12:09:00Z">
        <w:r w:rsidR="00EF670D">
          <w:rPr>
            <w:lang w:eastAsia="es-ES"/>
          </w:rPr>
          <w:t xml:space="preserve"> </w:t>
        </w:r>
        <w:r w:rsidR="00EF670D">
          <w:rPr>
            <w:lang w:eastAsia="es-ES"/>
          </w:rPr>
          <w:sym w:font="Wingdings" w:char="F0E0"/>
        </w:r>
        <w:r w:rsidR="00EF670D">
          <w:rPr>
            <w:lang w:eastAsia="es-ES"/>
          </w:rPr>
          <w:t xml:space="preserve"> </w:t>
        </w:r>
        <w:proofErr w:type="spellStart"/>
        <w:r w:rsidR="00EF670D">
          <w:rPr>
            <w:lang w:eastAsia="es-ES"/>
          </w:rPr>
          <w:t>Ghidra</w:t>
        </w:r>
      </w:ins>
      <w:proofErr w:type="spellEnd"/>
    </w:p>
    <w:moveToRangeEnd w:id="2593"/>
    <w:p w14:paraId="308F5F8B" w14:textId="49870DC0" w:rsidR="00B20B26" w:rsidRDefault="00B20B26">
      <w:pPr>
        <w:ind w:firstLine="0"/>
        <w:rPr>
          <w:ins w:id="2596" w:author="Andrea del Nido García" w:date="2020-05-11T11:56:00Z"/>
          <w:lang w:eastAsia="es-ES"/>
        </w:rPr>
      </w:pPr>
    </w:p>
    <w:p w14:paraId="4802FB99" w14:textId="56196A0F" w:rsidR="001579C5" w:rsidRDefault="001579C5">
      <w:pPr>
        <w:pStyle w:val="Ttulo2"/>
        <w:ind w:left="0" w:firstLine="0"/>
        <w:jc w:val="both"/>
        <w:rPr>
          <w:lang w:eastAsia="es-ES"/>
        </w:rPr>
      </w:pPr>
      <w:bookmarkStart w:id="2597" w:name="_Toc40202090"/>
      <w:ins w:id="2598" w:author="Andrea del Nido García" w:date="2020-05-11T11:56:00Z">
        <w:r>
          <w:rPr>
            <w:lang w:eastAsia="es-ES"/>
          </w:rPr>
          <w:lastRenderedPageBreak/>
          <w:t xml:space="preserve">Método de ejecución de múltiples </w:t>
        </w:r>
        <w:proofErr w:type="spellStart"/>
        <w:r>
          <w:rPr>
            <w:lang w:eastAsia="es-ES"/>
          </w:rPr>
          <w:t>APKs</w:t>
        </w:r>
      </w:ins>
      <w:bookmarkEnd w:id="2597"/>
      <w:proofErr w:type="spellEnd"/>
    </w:p>
    <w:p w14:paraId="2806AD93" w14:textId="509E7B8C" w:rsidR="00634193" w:rsidRDefault="00634193" w:rsidP="00634193">
      <w:pPr>
        <w:rPr>
          <w:lang w:eastAsia="es-ES"/>
        </w:rPr>
      </w:pPr>
      <w:r>
        <w:rPr>
          <w:lang w:eastAsia="es-ES"/>
        </w:rPr>
        <w:t xml:space="preserve">La finalidad de este método es conseguir ejecutar múltiples </w:t>
      </w:r>
      <w:proofErr w:type="spellStart"/>
      <w:r>
        <w:rPr>
          <w:lang w:eastAsia="es-ES"/>
        </w:rPr>
        <w:t>APKs</w:t>
      </w:r>
      <w:proofErr w:type="spellEnd"/>
      <w:r>
        <w:rPr>
          <w:lang w:eastAsia="es-ES"/>
        </w:rPr>
        <w:t xml:space="preserve"> sin tener que estar ejecutándolas individualmente. La necesidad de tener que implementar este sistema surge al analizar múltiples </w:t>
      </w:r>
      <w:proofErr w:type="spellStart"/>
      <w:r>
        <w:rPr>
          <w:lang w:eastAsia="es-ES"/>
        </w:rPr>
        <w:t>APKs</w:t>
      </w:r>
      <w:proofErr w:type="spellEnd"/>
      <w:r>
        <w:rPr>
          <w:lang w:eastAsia="es-ES"/>
        </w:rPr>
        <w:t xml:space="preserve"> para comprobar el funcionamiento de los métodos descritos en el anterior apartado. Lógicamente, es muy costoso tener que ir ejecutando el script para cada APK. El mecanismo implementado lo único que hace es llamar al script </w:t>
      </w:r>
      <w:r>
        <w:rPr>
          <w:i/>
          <w:iCs/>
          <w:lang w:eastAsia="es-ES"/>
        </w:rPr>
        <w:t>traffic.py</w:t>
      </w:r>
      <w:r>
        <w:rPr>
          <w:lang w:eastAsia="es-ES"/>
        </w:rPr>
        <w:t xml:space="preserve"> que es el que se encarga de instalar la aplicación en el entorno de ejecución, realizar las fases I y II, la primera fase consiste en </w:t>
      </w:r>
      <w:r w:rsidR="008F514C">
        <w:rPr>
          <w:lang w:eastAsia="es-ES"/>
        </w:rPr>
        <w:t>capturar tráfico sin realizar ninguna acción en la aplicación. En la segunda fase se captura el tráfico generado en la aplicación realizando ciertas operaciones tales como pulsar botones, etc.</w:t>
      </w:r>
      <w:r w:rsidR="00574BA9">
        <w:rPr>
          <w:lang w:eastAsia="es-ES"/>
        </w:rPr>
        <w:t xml:space="preserve"> Siguiendo con el programa desarrollado, se llama a </w:t>
      </w:r>
      <w:r w:rsidR="00574BA9">
        <w:rPr>
          <w:i/>
          <w:iCs/>
          <w:lang w:eastAsia="es-ES"/>
        </w:rPr>
        <w:t>traffic.py</w:t>
      </w:r>
      <w:r w:rsidR="00574BA9">
        <w:rPr>
          <w:lang w:eastAsia="es-ES"/>
        </w:rPr>
        <w:t xml:space="preserve"> en un bucle de forma que se le pasa como argumento cada vez las </w:t>
      </w:r>
      <w:proofErr w:type="spellStart"/>
      <w:r w:rsidR="00574BA9">
        <w:rPr>
          <w:lang w:eastAsia="es-ES"/>
        </w:rPr>
        <w:t>APKs</w:t>
      </w:r>
      <w:proofErr w:type="spellEnd"/>
      <w:r w:rsidR="00574BA9">
        <w:rPr>
          <w:lang w:eastAsia="es-ES"/>
        </w:rPr>
        <w:t xml:space="preserve"> que estén en un directorio concreto que se debe especificar.</w:t>
      </w:r>
    </w:p>
    <w:p w14:paraId="6EB6EF32" w14:textId="12D3EE85" w:rsidR="00D317FD" w:rsidRPr="00574BA9" w:rsidRDefault="00D317FD" w:rsidP="00634193">
      <w:pPr>
        <w:rPr>
          <w:ins w:id="2599" w:author="Andrea del Nido García" w:date="2020-05-11T11:56:00Z"/>
          <w:lang w:eastAsia="es-ES"/>
        </w:rPr>
      </w:pPr>
      <w:proofErr w:type="gramStart"/>
      <w:r w:rsidRPr="00D317FD">
        <w:rPr>
          <w:highlight w:val="yellow"/>
          <w:lang w:eastAsia="es-ES"/>
        </w:rPr>
        <w:t>DIAGRAMA DE FLUJO DEL PROGRAMA</w:t>
      </w:r>
      <w:r w:rsidR="00EC616B">
        <w:rPr>
          <w:lang w:eastAsia="es-ES"/>
        </w:rPr>
        <w:t>?</w:t>
      </w:r>
      <w:proofErr w:type="gramEnd"/>
    </w:p>
    <w:p w14:paraId="5D274EB2" w14:textId="77777777" w:rsidR="001579C5" w:rsidRDefault="001579C5">
      <w:pPr>
        <w:ind w:firstLine="0"/>
        <w:rPr>
          <w:lang w:eastAsia="es-ES"/>
        </w:rPr>
      </w:pPr>
    </w:p>
    <w:p w14:paraId="726A753C" w14:textId="7920843E" w:rsidR="00F04A0D" w:rsidDel="008C5DE7" w:rsidRDefault="00F04A0D">
      <w:pPr>
        <w:ind w:firstLine="0"/>
        <w:rPr>
          <w:del w:id="2600" w:author="Andrea del Nido García" w:date="2020-05-11T11:39:00Z"/>
          <w:lang w:eastAsia="es-ES"/>
        </w:rPr>
      </w:pPr>
    </w:p>
    <w:p w14:paraId="6F7E2BB1" w14:textId="38857B7E" w:rsidR="00F04A0D" w:rsidDel="008C5DE7" w:rsidRDefault="00F04A0D">
      <w:pPr>
        <w:ind w:firstLine="0"/>
        <w:rPr>
          <w:del w:id="2601" w:author="Andrea del Nido García" w:date="2020-05-11T11:39:00Z"/>
          <w:lang w:eastAsia="es-ES"/>
        </w:rPr>
      </w:pPr>
    </w:p>
    <w:p w14:paraId="73DF64EA" w14:textId="6599E8FF" w:rsidR="00F04A0D" w:rsidDel="008C5DE7" w:rsidRDefault="00F04A0D">
      <w:pPr>
        <w:ind w:firstLine="0"/>
        <w:rPr>
          <w:del w:id="2602" w:author="Andrea del Nido García" w:date="2020-05-11T11:39:00Z"/>
          <w:lang w:eastAsia="es-ES"/>
        </w:rPr>
      </w:pPr>
    </w:p>
    <w:p w14:paraId="5C8C679C" w14:textId="3FE9EE6E" w:rsidR="00F04A0D" w:rsidDel="008C5DE7" w:rsidRDefault="00F04A0D">
      <w:pPr>
        <w:ind w:firstLine="0"/>
        <w:rPr>
          <w:del w:id="2603" w:author="Andrea del Nido García" w:date="2020-05-11T11:39:00Z"/>
          <w:lang w:eastAsia="es-ES"/>
        </w:rPr>
      </w:pPr>
    </w:p>
    <w:p w14:paraId="1DAB90D7" w14:textId="0C6CC908" w:rsidR="00F04A0D" w:rsidDel="008C5DE7" w:rsidRDefault="00F04A0D">
      <w:pPr>
        <w:ind w:firstLine="0"/>
        <w:rPr>
          <w:del w:id="2604" w:author="Andrea del Nido García" w:date="2020-05-11T11:39:00Z"/>
          <w:lang w:eastAsia="es-ES"/>
        </w:rPr>
      </w:pPr>
    </w:p>
    <w:p w14:paraId="4EACAC50" w14:textId="4468EDEE" w:rsidR="00F04A0D" w:rsidDel="008C5DE7" w:rsidRDefault="00F04A0D">
      <w:pPr>
        <w:ind w:firstLine="0"/>
        <w:rPr>
          <w:del w:id="2605" w:author="Andrea del Nido García" w:date="2020-05-11T11:39:00Z"/>
          <w:lang w:eastAsia="es-ES"/>
        </w:rPr>
      </w:pPr>
    </w:p>
    <w:p w14:paraId="7AB05B03" w14:textId="087C9BE1" w:rsidR="00F04A0D" w:rsidDel="008C5DE7" w:rsidRDefault="00F04A0D">
      <w:pPr>
        <w:ind w:firstLine="0"/>
        <w:rPr>
          <w:del w:id="2606" w:author="Andrea del Nido García" w:date="2020-05-11T11:39:00Z"/>
          <w:lang w:eastAsia="es-ES"/>
        </w:rPr>
      </w:pPr>
    </w:p>
    <w:p w14:paraId="55F15924" w14:textId="2F74C71A" w:rsidR="00F04A0D" w:rsidDel="008C5DE7" w:rsidRDefault="00F04A0D">
      <w:pPr>
        <w:ind w:firstLine="0"/>
        <w:rPr>
          <w:del w:id="2607" w:author="Andrea del Nido García" w:date="2020-05-11T11:39:00Z"/>
          <w:lang w:eastAsia="es-ES"/>
        </w:rPr>
      </w:pPr>
    </w:p>
    <w:p w14:paraId="161E12B7" w14:textId="2E070B69" w:rsidR="00F04A0D" w:rsidDel="008C5DE7" w:rsidRDefault="00F04A0D">
      <w:pPr>
        <w:ind w:firstLine="0"/>
        <w:rPr>
          <w:del w:id="2608" w:author="Andrea del Nido García" w:date="2020-05-11T11:39:00Z"/>
          <w:lang w:eastAsia="es-ES"/>
        </w:rPr>
      </w:pPr>
    </w:p>
    <w:p w14:paraId="500B9B73" w14:textId="6259389D" w:rsidR="00F04A0D" w:rsidDel="008C5DE7" w:rsidRDefault="00F04A0D">
      <w:pPr>
        <w:ind w:firstLine="0"/>
        <w:rPr>
          <w:del w:id="2609" w:author="Andrea del Nido García" w:date="2020-05-11T11:39:00Z"/>
          <w:lang w:eastAsia="es-ES"/>
        </w:rPr>
      </w:pPr>
    </w:p>
    <w:p w14:paraId="59B0A045" w14:textId="13DDD2BA" w:rsidR="00F04A0D" w:rsidDel="008C5DE7" w:rsidRDefault="00F04A0D">
      <w:pPr>
        <w:ind w:firstLine="0"/>
        <w:rPr>
          <w:del w:id="2610" w:author="Andrea del Nido García" w:date="2020-05-11T11:39:00Z"/>
          <w:lang w:eastAsia="es-ES"/>
        </w:rPr>
      </w:pPr>
    </w:p>
    <w:p w14:paraId="23427237" w14:textId="0F3DD50E" w:rsidR="00F04A0D" w:rsidDel="000A7094" w:rsidRDefault="00F04A0D">
      <w:pPr>
        <w:ind w:firstLine="0"/>
        <w:rPr>
          <w:del w:id="2611" w:author="Andrea del Nido García" w:date="2020-04-29T19:04:00Z"/>
          <w:lang w:eastAsia="es-ES"/>
        </w:rPr>
      </w:pPr>
    </w:p>
    <w:p w14:paraId="52234071" w14:textId="79449282" w:rsidR="00F04A0D" w:rsidDel="000A7094" w:rsidRDefault="00F04A0D">
      <w:pPr>
        <w:ind w:firstLine="0"/>
        <w:rPr>
          <w:del w:id="2612" w:author="Andrea del Nido García" w:date="2020-04-29T19:04:00Z"/>
          <w:lang w:eastAsia="es-ES"/>
        </w:rPr>
      </w:pPr>
    </w:p>
    <w:p w14:paraId="56B5723F" w14:textId="35E49A13" w:rsidR="00F04A0D" w:rsidDel="000A7094" w:rsidRDefault="00F04A0D">
      <w:pPr>
        <w:ind w:firstLine="0"/>
        <w:rPr>
          <w:del w:id="2613" w:author="Andrea del Nido García" w:date="2020-04-29T19:04:00Z"/>
          <w:lang w:eastAsia="es-ES"/>
        </w:rPr>
      </w:pPr>
    </w:p>
    <w:p w14:paraId="0A6A713F" w14:textId="1DF7A33F" w:rsidR="00F04A0D" w:rsidDel="000A7094" w:rsidRDefault="00F04A0D">
      <w:pPr>
        <w:ind w:firstLine="0"/>
        <w:rPr>
          <w:del w:id="2614" w:author="Andrea del Nido García" w:date="2020-04-29T19:04:00Z"/>
          <w:lang w:eastAsia="es-ES"/>
        </w:rPr>
      </w:pPr>
    </w:p>
    <w:p w14:paraId="42305F48" w14:textId="03A07907" w:rsidR="00F04A0D" w:rsidDel="00752C73" w:rsidRDefault="00F04A0D">
      <w:pPr>
        <w:ind w:firstLine="0"/>
        <w:rPr>
          <w:del w:id="2615" w:author="Andrea del Nido García" w:date="2020-04-29T19:04:00Z"/>
          <w:lang w:eastAsia="es-ES"/>
        </w:rPr>
      </w:pPr>
    </w:p>
    <w:p w14:paraId="2A3B2331" w14:textId="0EFA2922" w:rsidR="00F04A0D" w:rsidDel="000A7094" w:rsidRDefault="00F04A0D">
      <w:pPr>
        <w:ind w:firstLine="0"/>
        <w:rPr>
          <w:del w:id="2616" w:author="Andrea del Nido García" w:date="2020-04-29T19:04:00Z"/>
          <w:lang w:eastAsia="es-ES"/>
        </w:rPr>
      </w:pPr>
    </w:p>
    <w:p w14:paraId="2E08AC68" w14:textId="5F4D8240" w:rsidR="00F04A0D" w:rsidDel="008C5DE7" w:rsidRDefault="00F04A0D">
      <w:pPr>
        <w:ind w:firstLine="0"/>
        <w:rPr>
          <w:del w:id="2617" w:author="Andrea del Nido García" w:date="2020-05-11T11:39:00Z"/>
          <w:lang w:eastAsia="es-ES"/>
        </w:rPr>
      </w:pPr>
    </w:p>
    <w:p w14:paraId="3B8AB98D" w14:textId="53FD2A11" w:rsidR="008C5DE7" w:rsidRPr="008C5DE7" w:rsidRDefault="008C5DE7">
      <w:pPr>
        <w:rPr>
          <w:ins w:id="2618" w:author="Andrea del Nido García" w:date="2020-05-11T11:39:00Z"/>
          <w:lang w:eastAsia="es-ES"/>
        </w:rPr>
        <w:pPrChange w:id="2619" w:author="Andrea del Nido García" w:date="2020-05-11T12:00:00Z">
          <w:pPr>
            <w:ind w:firstLine="0"/>
          </w:pPr>
        </w:pPrChange>
      </w:pPr>
    </w:p>
    <w:p w14:paraId="3243B1D5" w14:textId="6A0A022E" w:rsidR="008C5DE7" w:rsidRPr="008B165D" w:rsidRDefault="008C5DE7">
      <w:pPr>
        <w:rPr>
          <w:ins w:id="2620" w:author="Andrea del Nido García" w:date="2020-05-11T11:39:00Z"/>
          <w:lang w:eastAsia="es-ES"/>
        </w:rPr>
        <w:pPrChange w:id="2621" w:author="Andrea del Nido García" w:date="2020-05-11T12:00:00Z">
          <w:pPr>
            <w:ind w:firstLine="0"/>
          </w:pPr>
        </w:pPrChange>
      </w:pPr>
    </w:p>
    <w:p w14:paraId="1D029BB2" w14:textId="69B0510C" w:rsidR="008C5DE7" w:rsidRDefault="008C5DE7" w:rsidP="00E60299">
      <w:pPr>
        <w:rPr>
          <w:ins w:id="2622" w:author="Andrea del Nido García" w:date="2020-05-11T12:09:00Z"/>
          <w:lang w:eastAsia="es-ES"/>
        </w:rPr>
      </w:pPr>
    </w:p>
    <w:p w14:paraId="2C221ED0" w14:textId="3404E928" w:rsidR="003F737B" w:rsidRDefault="003F737B" w:rsidP="00E60299">
      <w:pPr>
        <w:rPr>
          <w:ins w:id="2623" w:author="Andrea del Nido García" w:date="2020-05-11T12:09:00Z"/>
          <w:lang w:eastAsia="es-ES"/>
        </w:rPr>
      </w:pPr>
    </w:p>
    <w:p w14:paraId="3B7163F8" w14:textId="08150307" w:rsidR="003F737B" w:rsidRDefault="003F737B" w:rsidP="00E60299">
      <w:pPr>
        <w:rPr>
          <w:ins w:id="2624" w:author="Andrea del Nido García" w:date="2020-05-11T12:09:00Z"/>
          <w:lang w:eastAsia="es-ES"/>
        </w:rPr>
      </w:pPr>
    </w:p>
    <w:p w14:paraId="2921E688" w14:textId="1495B1B9" w:rsidR="003F737B" w:rsidRDefault="003F737B" w:rsidP="00E60299">
      <w:pPr>
        <w:rPr>
          <w:ins w:id="2625" w:author="Andrea del Nido García" w:date="2020-05-11T12:09:00Z"/>
          <w:lang w:eastAsia="es-ES"/>
        </w:rPr>
      </w:pPr>
    </w:p>
    <w:p w14:paraId="4DCFB02B" w14:textId="33A630AC" w:rsidR="003F737B" w:rsidRDefault="003F737B" w:rsidP="00E60299">
      <w:pPr>
        <w:rPr>
          <w:ins w:id="2626" w:author="Andrea del Nido García" w:date="2020-05-11T12:09:00Z"/>
          <w:lang w:eastAsia="es-ES"/>
        </w:rPr>
      </w:pPr>
    </w:p>
    <w:p w14:paraId="09A6022A" w14:textId="77777777" w:rsidR="003F737B" w:rsidRPr="008C5DE7" w:rsidRDefault="003F737B">
      <w:pPr>
        <w:rPr>
          <w:ins w:id="2627" w:author="Andrea del Nido García" w:date="2020-05-11T11:39:00Z"/>
          <w:lang w:eastAsia="es-ES"/>
        </w:rPr>
        <w:pPrChange w:id="2628" w:author="Andrea del Nido García" w:date="2020-05-11T12:00:00Z">
          <w:pPr>
            <w:ind w:firstLine="0"/>
          </w:pPr>
        </w:pPrChange>
      </w:pPr>
    </w:p>
    <w:p w14:paraId="2D9B3929" w14:textId="70F84B94" w:rsidR="00E86E40" w:rsidRDefault="00E86E40" w:rsidP="00C00C3F">
      <w:pPr>
        <w:ind w:firstLine="0"/>
        <w:rPr>
          <w:lang w:eastAsia="es-ES"/>
        </w:rPr>
      </w:pPr>
    </w:p>
    <w:p w14:paraId="00785A2A" w14:textId="40233309" w:rsidR="00C00C3F" w:rsidRDefault="00C00C3F">
      <w:pPr>
        <w:ind w:firstLine="0"/>
        <w:rPr>
          <w:ins w:id="2629" w:author="Andrea del Nido García" w:date="2020-05-16T19:51:00Z"/>
          <w:lang w:eastAsia="es-ES"/>
        </w:rPr>
      </w:pPr>
    </w:p>
    <w:p w14:paraId="2169C580" w14:textId="71CA822F" w:rsidR="001F77C3" w:rsidRDefault="001F77C3">
      <w:pPr>
        <w:ind w:firstLine="0"/>
        <w:rPr>
          <w:ins w:id="2630" w:author="Andrea del Nido García" w:date="2020-05-16T19:51:00Z"/>
          <w:lang w:eastAsia="es-ES"/>
        </w:rPr>
      </w:pPr>
    </w:p>
    <w:p w14:paraId="00F1383E" w14:textId="76F0000F" w:rsidR="001F77C3" w:rsidRDefault="001F77C3">
      <w:pPr>
        <w:ind w:firstLine="0"/>
        <w:rPr>
          <w:ins w:id="2631" w:author="Andrea del Nido García" w:date="2020-05-16T19:51:00Z"/>
          <w:lang w:eastAsia="es-ES"/>
        </w:rPr>
      </w:pPr>
    </w:p>
    <w:p w14:paraId="703F28DF" w14:textId="3F72FDFC" w:rsidR="001F77C3" w:rsidRDefault="001F77C3">
      <w:pPr>
        <w:ind w:firstLine="0"/>
        <w:rPr>
          <w:ins w:id="2632" w:author="Andrea del Nido García" w:date="2020-05-16T19:51:00Z"/>
          <w:lang w:eastAsia="es-ES"/>
        </w:rPr>
      </w:pPr>
    </w:p>
    <w:p w14:paraId="3986711B" w14:textId="4DBB3A06" w:rsidR="001F77C3" w:rsidRDefault="001F77C3">
      <w:pPr>
        <w:ind w:firstLine="0"/>
        <w:rPr>
          <w:ins w:id="2633" w:author="Andrea del Nido García" w:date="2020-05-16T19:51:00Z"/>
          <w:lang w:eastAsia="es-ES"/>
        </w:rPr>
      </w:pPr>
    </w:p>
    <w:p w14:paraId="22ADCD9A" w14:textId="77777777" w:rsidR="001F77C3" w:rsidRPr="003F737B" w:rsidRDefault="001F77C3">
      <w:pPr>
        <w:ind w:firstLine="0"/>
        <w:rPr>
          <w:ins w:id="2634" w:author="Andrea del Nido García" w:date="2020-05-11T11:39:00Z"/>
          <w:lang w:eastAsia="es-ES"/>
        </w:rPr>
      </w:pPr>
    </w:p>
    <w:p w14:paraId="68138439" w14:textId="1F8C097A" w:rsidR="00D6145C" w:rsidRDefault="00D6145C">
      <w:pPr>
        <w:pStyle w:val="Ttulo1"/>
        <w:jc w:val="both"/>
        <w:rPr>
          <w:ins w:id="2635" w:author="Andrea del Nido García" w:date="2020-05-12T17:03:00Z"/>
        </w:rPr>
      </w:pPr>
      <w:bookmarkStart w:id="2636" w:name="_Toc37675382"/>
      <w:bookmarkStart w:id="2637" w:name="_Toc40202091"/>
      <w:r>
        <w:t>Resultados</w:t>
      </w:r>
      <w:bookmarkEnd w:id="2636"/>
      <w:bookmarkEnd w:id="2637"/>
    </w:p>
    <w:p w14:paraId="27A43022" w14:textId="6A0B2FCF" w:rsidR="00C578AD" w:rsidRPr="007E3DE2" w:rsidRDefault="001426C5">
      <w:pPr>
        <w:pStyle w:val="Ttulo2"/>
        <w:ind w:left="0" w:firstLine="0"/>
        <w:jc w:val="both"/>
        <w:pPrChange w:id="2638" w:author="Andrea del Nido García" w:date="2020-05-12T17:03:00Z">
          <w:pPr>
            <w:pStyle w:val="Ttulo1"/>
          </w:pPr>
        </w:pPrChange>
      </w:pPr>
      <w:bookmarkStart w:id="2639" w:name="_Toc40202092"/>
      <w:ins w:id="2640" w:author="Andrea del Nido García" w:date="2020-05-12T17:03:00Z">
        <w:r>
          <w:rPr>
            <w:lang w:eastAsia="es-ES"/>
          </w:rPr>
          <w:t>Introducción</w:t>
        </w:r>
      </w:ins>
      <w:bookmarkEnd w:id="2639"/>
    </w:p>
    <w:p w14:paraId="26206887" w14:textId="33E48B5C" w:rsidR="008F0DC0" w:rsidDel="002A7533" w:rsidRDefault="008F0DC0">
      <w:pPr>
        <w:ind w:firstLine="426"/>
        <w:rPr>
          <w:del w:id="2641" w:author="Andrea del Nido García" w:date="2020-04-27T19:15:00Z"/>
          <w:lang w:eastAsia="es-ES"/>
        </w:rPr>
        <w:pPrChange w:id="2642" w:author="Andrea del Nido García" w:date="2020-05-12T17:04:00Z">
          <w:pPr>
            <w:ind w:firstLine="0"/>
          </w:pPr>
        </w:pPrChange>
      </w:pPr>
    </w:p>
    <w:p w14:paraId="61C304D0" w14:textId="507C9631" w:rsidR="002A7533" w:rsidRDefault="002A7533">
      <w:pPr>
        <w:ind w:firstLine="426"/>
        <w:rPr>
          <w:ins w:id="2643" w:author="Andrea del Nido García" w:date="2020-05-11T11:40:00Z"/>
          <w:lang w:eastAsia="es-ES"/>
        </w:rPr>
        <w:pPrChange w:id="2644" w:author="Andrea del Nido García" w:date="2020-05-12T17:04:00Z">
          <w:pPr>
            <w:ind w:firstLine="0"/>
          </w:pPr>
        </w:pPrChange>
      </w:pPr>
      <w:ins w:id="2645" w:author="Andrea del Nido García" w:date="2020-05-11T10:11:00Z">
        <w:r>
          <w:rPr>
            <w:lang w:eastAsia="es-ES"/>
          </w:rPr>
          <w:t xml:space="preserve">En </w:t>
        </w:r>
      </w:ins>
      <w:ins w:id="2646" w:author="Andrea del Nido García" w:date="2020-05-12T17:01:00Z">
        <w:r w:rsidR="00245507">
          <w:rPr>
            <w:lang w:eastAsia="es-ES"/>
          </w:rPr>
          <w:t>esta sección</w:t>
        </w:r>
      </w:ins>
      <w:ins w:id="2647" w:author="Andrea del Nido García" w:date="2020-05-11T10:11:00Z">
        <w:r>
          <w:rPr>
            <w:lang w:eastAsia="es-ES"/>
          </w:rPr>
          <w:t xml:space="preserve"> se muestran los resultados que se han obtenido a partir de las diferentes implementaciones sobre los casos de inyección de código, para evitar así la fijación de cert</w:t>
        </w:r>
      </w:ins>
      <w:ins w:id="2648" w:author="Andrea del Nido García" w:date="2020-05-11T10:12:00Z">
        <w:r>
          <w:rPr>
            <w:lang w:eastAsia="es-ES"/>
          </w:rPr>
          <w:t xml:space="preserve">ificados en el terminal. Se ha dividido en </w:t>
        </w:r>
      </w:ins>
      <w:ins w:id="2649" w:author="Andrea del Nido García" w:date="2020-05-11T11:40:00Z">
        <w:r w:rsidR="00C8741A">
          <w:rPr>
            <w:lang w:eastAsia="es-ES"/>
          </w:rPr>
          <w:t>sub</w:t>
        </w:r>
      </w:ins>
      <w:ins w:id="2650" w:author="Andrea del Nido García" w:date="2020-05-11T10:12:00Z">
        <w:r>
          <w:rPr>
            <w:lang w:eastAsia="es-ES"/>
          </w:rPr>
          <w:t xml:space="preserve">apartados, en función del caso de estudio que se ha considerado en cada momento. </w:t>
        </w:r>
      </w:ins>
      <w:ins w:id="2651" w:author="Andrea del Nido García" w:date="2020-05-11T10:13:00Z">
        <w:r>
          <w:rPr>
            <w:lang w:eastAsia="es-ES"/>
          </w:rPr>
          <w:t>En primer lugar,</w:t>
        </w:r>
      </w:ins>
      <w:ins w:id="2652" w:author="Andrea del Nido García" w:date="2020-05-11T10:12:00Z">
        <w:r>
          <w:rPr>
            <w:lang w:eastAsia="es-ES"/>
          </w:rPr>
          <w:t xml:space="preserve"> se </w:t>
        </w:r>
      </w:ins>
      <w:ins w:id="2653" w:author="Andrea del Nido García" w:date="2020-05-11T10:13:00Z">
        <w:r>
          <w:rPr>
            <w:lang w:eastAsia="es-ES"/>
          </w:rPr>
          <w:t>detallan</w:t>
        </w:r>
      </w:ins>
      <w:ins w:id="2654" w:author="Andrea del Nido García" w:date="2020-05-11T10:12:00Z">
        <w:r>
          <w:rPr>
            <w:lang w:eastAsia="es-ES"/>
          </w:rPr>
          <w:t xml:space="preserve"> los resultados obtenidos </w:t>
        </w:r>
      </w:ins>
      <w:ins w:id="2655" w:author="Andrea del Nido García" w:date="2020-05-11T10:22:00Z">
        <w:r w:rsidR="008E1C98">
          <w:rPr>
            <w:lang w:eastAsia="es-ES"/>
          </w:rPr>
          <w:t xml:space="preserve">respecto al caso </w:t>
        </w:r>
      </w:ins>
      <w:ins w:id="2656" w:author="Andrea del Nido García" w:date="2020-05-11T10:23:00Z">
        <w:r w:rsidR="008E1C98">
          <w:rPr>
            <w:lang w:eastAsia="es-ES"/>
          </w:rPr>
          <w:t xml:space="preserve">de la inyección de código que evite el </w:t>
        </w:r>
        <w:proofErr w:type="spellStart"/>
        <w:r w:rsidR="008E1C98">
          <w:rPr>
            <w:lang w:eastAsia="es-ES"/>
          </w:rPr>
          <w:t>certificate</w:t>
        </w:r>
        <w:proofErr w:type="spellEnd"/>
        <w:r w:rsidR="008E1C98">
          <w:rPr>
            <w:lang w:eastAsia="es-ES"/>
          </w:rPr>
          <w:t xml:space="preserve"> </w:t>
        </w:r>
        <w:proofErr w:type="spellStart"/>
        <w:r w:rsidR="008E1C98">
          <w:rPr>
            <w:lang w:eastAsia="es-ES"/>
          </w:rPr>
          <w:t>pinning</w:t>
        </w:r>
        <w:proofErr w:type="spellEnd"/>
        <w:r w:rsidR="008E1C98">
          <w:rPr>
            <w:lang w:eastAsia="es-ES"/>
          </w:rPr>
          <w:t xml:space="preserve"> en nuevas librerías descubiertas.</w:t>
        </w:r>
        <w:r w:rsidR="00795EE3">
          <w:rPr>
            <w:lang w:eastAsia="es-ES"/>
          </w:rPr>
          <w:t xml:space="preserve"> A continuación, se analizarán los resultados obtenidos acerca del caso en el que se conocen l</w:t>
        </w:r>
      </w:ins>
      <w:ins w:id="2657" w:author="Andrea del Nido García" w:date="2020-05-11T10:24:00Z">
        <w:r w:rsidR="00795EE3">
          <w:rPr>
            <w:lang w:eastAsia="es-ES"/>
          </w:rPr>
          <w:t xml:space="preserve">as librerías que implementan la fijación de certificados, pero, no se conseguía romper el certificado, concretamente en el caso de </w:t>
        </w:r>
        <w:proofErr w:type="spellStart"/>
        <w:r w:rsidR="00795EE3">
          <w:rPr>
            <w:lang w:eastAsia="es-ES"/>
          </w:rPr>
          <w:t>APKs</w:t>
        </w:r>
        <w:proofErr w:type="spellEnd"/>
        <w:r w:rsidR="00795EE3">
          <w:rPr>
            <w:lang w:eastAsia="es-ES"/>
          </w:rPr>
          <w:t xml:space="preserve"> simples. Finalmente, </w:t>
        </w:r>
      </w:ins>
      <w:ins w:id="2658" w:author="Andrea del Nido García" w:date="2020-05-11T11:36:00Z">
        <w:r w:rsidR="009049A7">
          <w:rPr>
            <w:lang w:eastAsia="es-ES"/>
          </w:rPr>
          <w:t>se analizan los resultados obtenidos del último caso</w:t>
        </w:r>
      </w:ins>
      <w:ins w:id="2659" w:author="Andrea del Nido García" w:date="2020-05-11T11:37:00Z">
        <w:r w:rsidR="009049A7">
          <w:rPr>
            <w:lang w:eastAsia="es-ES"/>
          </w:rPr>
          <w:t>, el cual se parte de las libre</w:t>
        </w:r>
      </w:ins>
      <w:ins w:id="2660" w:author="Andrea del Nido García" w:date="2020-05-11T11:38:00Z">
        <w:r w:rsidR="009049A7">
          <w:rPr>
            <w:lang w:eastAsia="es-ES"/>
          </w:rPr>
          <w:t xml:space="preserve">rías ya conocidas y se diseñan nuevos métodos para romper la fijación de </w:t>
        </w:r>
      </w:ins>
      <w:ins w:id="2661" w:author="Andrea del Nido García" w:date="2020-05-11T11:39:00Z">
        <w:r w:rsidR="008C5DE7">
          <w:rPr>
            <w:lang w:eastAsia="es-ES"/>
          </w:rPr>
          <w:t>certificados,</w:t>
        </w:r>
      </w:ins>
      <w:ins w:id="2662" w:author="Andrea del Nido García" w:date="2020-05-11T11:38:00Z">
        <w:r w:rsidR="009049A7">
          <w:rPr>
            <w:lang w:eastAsia="es-ES"/>
          </w:rPr>
          <w:t xml:space="preserve"> pero en </w:t>
        </w:r>
        <w:proofErr w:type="spellStart"/>
        <w:r w:rsidR="009049A7">
          <w:rPr>
            <w:lang w:eastAsia="es-ES"/>
          </w:rPr>
          <w:t>Bundle</w:t>
        </w:r>
        <w:proofErr w:type="spellEnd"/>
        <w:r w:rsidR="009049A7">
          <w:rPr>
            <w:lang w:eastAsia="es-ES"/>
          </w:rPr>
          <w:t xml:space="preserve"> </w:t>
        </w:r>
        <w:proofErr w:type="spellStart"/>
        <w:r w:rsidR="009049A7">
          <w:rPr>
            <w:lang w:eastAsia="es-ES"/>
          </w:rPr>
          <w:t>APKs</w:t>
        </w:r>
        <w:proofErr w:type="spellEnd"/>
        <w:r w:rsidR="009049A7">
          <w:rPr>
            <w:lang w:eastAsia="es-ES"/>
          </w:rPr>
          <w:t>.</w:t>
        </w:r>
      </w:ins>
    </w:p>
    <w:p w14:paraId="65F807D0" w14:textId="01475F1B" w:rsidR="00DA79A3" w:rsidRDefault="00DA79A3">
      <w:pPr>
        <w:ind w:firstLine="0"/>
        <w:rPr>
          <w:ins w:id="2663" w:author="Andrea del Nido García" w:date="2020-05-11T10:11:00Z"/>
          <w:lang w:eastAsia="es-ES"/>
        </w:rPr>
        <w:pPrChange w:id="2664" w:author="Andrea del Nido García" w:date="2020-05-11T12:00:00Z">
          <w:pPr/>
        </w:pPrChange>
      </w:pPr>
      <w:ins w:id="2665" w:author="Andrea del Nido García" w:date="2020-05-11T11:40:00Z">
        <w:r>
          <w:rPr>
            <w:lang w:eastAsia="es-ES"/>
          </w:rPr>
          <w:t xml:space="preserve">Un último apartado se dedicará a explicar el sistema de gestión de registros que se ha </w:t>
        </w:r>
      </w:ins>
      <w:ins w:id="2666" w:author="Andrea del Nido García" w:date="2020-05-11T11:41:00Z">
        <w:r>
          <w:rPr>
            <w:lang w:eastAsia="es-ES"/>
          </w:rPr>
          <w:t>desarrollado como otro componente,</w:t>
        </w:r>
      </w:ins>
      <w:ins w:id="2667" w:author="Andrea del Nido García" w:date="2020-05-11T11:40:00Z">
        <w:r>
          <w:rPr>
            <w:lang w:eastAsia="es-ES"/>
          </w:rPr>
          <w:t xml:space="preserve"> para poder visualizar los diferentes casos comentados previamente. </w:t>
        </w:r>
      </w:ins>
    </w:p>
    <w:p w14:paraId="5098DBFA" w14:textId="2CD95043" w:rsidR="008F0DC0" w:rsidDel="00FB50D8" w:rsidRDefault="008F0DC0">
      <w:pPr>
        <w:ind w:firstLine="0"/>
        <w:rPr>
          <w:del w:id="2668" w:author="Andrea del Nido García" w:date="2020-04-22T14:10:00Z"/>
          <w:lang w:eastAsia="es-ES"/>
        </w:rPr>
        <w:pPrChange w:id="2669" w:author="Andrea del Nido García" w:date="2020-05-11T12:00:00Z">
          <w:pPr/>
        </w:pPrChange>
      </w:pPr>
    </w:p>
    <w:p w14:paraId="797C1986" w14:textId="1D0A6C2C" w:rsidR="008F0DC0" w:rsidDel="00FB50D8" w:rsidRDefault="008F0DC0">
      <w:pPr>
        <w:ind w:firstLine="0"/>
        <w:rPr>
          <w:del w:id="2670" w:author="Andrea del Nido García" w:date="2020-04-22T14:10:00Z"/>
          <w:lang w:eastAsia="es-ES"/>
        </w:rPr>
        <w:pPrChange w:id="2671" w:author="Andrea del Nido García" w:date="2020-05-11T12:00:00Z">
          <w:pPr/>
        </w:pPrChange>
      </w:pPr>
    </w:p>
    <w:p w14:paraId="042156AE" w14:textId="0E07139A" w:rsidR="008F0DC0" w:rsidRDefault="008F0DC0">
      <w:pPr>
        <w:ind w:firstLine="0"/>
        <w:rPr>
          <w:lang w:eastAsia="es-ES"/>
        </w:rPr>
        <w:pPrChange w:id="2672" w:author="Andrea del Nido García" w:date="2020-05-11T12:00:00Z">
          <w:pPr/>
        </w:pPrChange>
      </w:pPr>
    </w:p>
    <w:p w14:paraId="4087ABE0" w14:textId="4280EAD3" w:rsidR="008F0DC0" w:rsidRDefault="00B3043B">
      <w:pPr>
        <w:ind w:firstLine="0"/>
        <w:rPr>
          <w:lang w:eastAsia="es-ES"/>
        </w:rPr>
        <w:pPrChange w:id="2673" w:author="Andrea del Nido García" w:date="2020-05-11T12:00:00Z">
          <w:pPr/>
        </w:pPrChange>
      </w:pPr>
      <w:commentRangeStart w:id="2674"/>
      <w:r w:rsidRPr="00426503">
        <w:rPr>
          <w:highlight w:val="yellow"/>
          <w:lang w:eastAsia="es-ES"/>
        </w:rPr>
        <w:lastRenderedPageBreak/>
        <w:t xml:space="preserve">¿Gráfico con tiempo de ejecución de la búsqueda de </w:t>
      </w:r>
      <w:proofErr w:type="gramStart"/>
      <w:r w:rsidRPr="00426503">
        <w:rPr>
          <w:highlight w:val="yellow"/>
          <w:lang w:eastAsia="es-ES"/>
        </w:rPr>
        <w:t>bibliotecas ?</w:t>
      </w:r>
      <w:commentRangeEnd w:id="2674"/>
      <w:proofErr w:type="gramEnd"/>
      <w:r w:rsidR="004B4789">
        <w:rPr>
          <w:rStyle w:val="Refdecomentario"/>
          <w:rFonts w:asciiTheme="minorHAnsi" w:eastAsiaTheme="minorHAnsi" w:hAnsiTheme="minorHAnsi" w:cstheme="minorBidi"/>
        </w:rPr>
        <w:commentReference w:id="2674"/>
      </w:r>
    </w:p>
    <w:p w14:paraId="455C2B63" w14:textId="74C2F69E" w:rsidR="008F0DC0" w:rsidRDefault="006355BB">
      <w:pPr>
        <w:pStyle w:val="Ttulo2"/>
        <w:ind w:left="0" w:firstLine="0"/>
        <w:jc w:val="both"/>
        <w:rPr>
          <w:ins w:id="2675" w:author="Andrea del Nido García" w:date="2020-05-16T19:08:00Z"/>
          <w:lang w:eastAsia="es-ES"/>
        </w:rPr>
      </w:pPr>
      <w:bookmarkStart w:id="2676" w:name="_Toc40202093"/>
      <w:commentRangeStart w:id="2677"/>
      <w:ins w:id="2678" w:author="Andrea del Nido García" w:date="2020-05-11T11:41:00Z">
        <w:r>
          <w:rPr>
            <w:lang w:eastAsia="es-ES"/>
          </w:rPr>
          <w:t xml:space="preserve">Análisis </w:t>
        </w:r>
      </w:ins>
      <w:ins w:id="2679" w:author="Andrea del Nido García" w:date="2020-05-16T18:57:00Z">
        <w:r w:rsidR="001B4EB4">
          <w:rPr>
            <w:lang w:eastAsia="es-ES"/>
          </w:rPr>
          <w:t>de los</w:t>
        </w:r>
      </w:ins>
      <w:ins w:id="2680" w:author="Andrea del Nido García" w:date="2020-05-16T18:58:00Z">
        <w:r w:rsidR="001B4EB4">
          <w:rPr>
            <w:lang w:eastAsia="es-ES"/>
          </w:rPr>
          <w:t xml:space="preserve"> </w:t>
        </w:r>
      </w:ins>
      <w:ins w:id="2681" w:author="Andrea del Nido García" w:date="2020-05-11T11:41:00Z">
        <w:r>
          <w:rPr>
            <w:lang w:eastAsia="es-ES"/>
          </w:rPr>
          <w:t>resultados</w:t>
        </w:r>
      </w:ins>
      <w:ins w:id="2682" w:author="Andrea del Nido García" w:date="2020-05-16T18:58:00Z">
        <w:r w:rsidR="001B4EB4">
          <w:rPr>
            <w:lang w:eastAsia="es-ES"/>
          </w:rPr>
          <w:t xml:space="preserve"> de la</w:t>
        </w:r>
      </w:ins>
      <w:ins w:id="2683" w:author="Andrea del Nido García" w:date="2020-05-11T11:41:00Z">
        <w:r>
          <w:rPr>
            <w:lang w:eastAsia="es-ES"/>
          </w:rPr>
          <w:t xml:space="preserve"> inyección de código</w:t>
        </w:r>
      </w:ins>
      <w:bookmarkEnd w:id="2676"/>
      <w:commentRangeEnd w:id="2677"/>
      <w:r w:rsidR="004B4789">
        <w:rPr>
          <w:rStyle w:val="Refdecomentario"/>
          <w:rFonts w:asciiTheme="minorHAnsi" w:eastAsiaTheme="minorHAnsi" w:hAnsiTheme="minorHAnsi" w:cstheme="minorBidi"/>
          <w:b w:val="0"/>
          <w:bCs w:val="0"/>
          <w:iCs w:val="0"/>
        </w:rPr>
        <w:commentReference w:id="2677"/>
      </w:r>
    </w:p>
    <w:p w14:paraId="767C0C6C" w14:textId="325D6B3E" w:rsidR="001E3192" w:rsidRDefault="001E3192" w:rsidP="001E3192">
      <w:pPr>
        <w:rPr>
          <w:ins w:id="2684" w:author="Andrea del Nido García" w:date="2020-05-16T19:11:00Z"/>
          <w:lang w:eastAsia="es-ES"/>
        </w:rPr>
      </w:pPr>
      <w:ins w:id="2685" w:author="Andrea del Nido García" w:date="2020-05-16T19:08:00Z">
        <w:r>
          <w:rPr>
            <w:lang w:eastAsia="es-ES"/>
          </w:rPr>
          <w:t>En este</w:t>
        </w:r>
      </w:ins>
      <w:ins w:id="2686" w:author="Andrea del Nido García" w:date="2020-05-16T19:09:00Z">
        <w:r>
          <w:rPr>
            <w:lang w:eastAsia="es-ES"/>
          </w:rPr>
          <w:t xml:space="preserve"> apartado se exponen y analizan los resultados obtenidos tras haber establecido y probado los mecanismos del capítulo 3, </w:t>
        </w:r>
      </w:ins>
      <w:ins w:id="2687" w:author="Andrea del Nido García" w:date="2020-05-16T19:11:00Z">
        <w:r>
          <w:rPr>
            <w:lang w:eastAsia="es-ES"/>
          </w:rPr>
          <w:t>los cuales inyectan código en las aplicaciones utilizando la herramienta Frida.</w:t>
        </w:r>
      </w:ins>
    </w:p>
    <w:p w14:paraId="44E7F07B" w14:textId="0983B4B5" w:rsidR="008269B9" w:rsidRDefault="008269B9" w:rsidP="001E3192">
      <w:pPr>
        <w:rPr>
          <w:ins w:id="2688" w:author="Andrea del Nido García" w:date="2020-05-16T19:32:00Z"/>
          <w:lang w:eastAsia="es-ES"/>
        </w:rPr>
      </w:pPr>
      <w:ins w:id="2689" w:author="Andrea del Nido García" w:date="2020-05-16T19:11:00Z">
        <w:r>
          <w:rPr>
            <w:lang w:eastAsia="es-ES"/>
          </w:rPr>
          <w:t xml:space="preserve">Para comenzar las pruebas </w:t>
        </w:r>
      </w:ins>
      <w:ins w:id="2690" w:author="Andrea del Nido García" w:date="2020-05-16T19:12:00Z">
        <w:r>
          <w:rPr>
            <w:lang w:eastAsia="es-ES"/>
          </w:rPr>
          <w:t>y comprobar la validez de los mecanismos implementados se han seleccionado nueve aplicaciones</w:t>
        </w:r>
      </w:ins>
      <w:ins w:id="2691" w:author="Andrea del Nido García" w:date="2020-05-16T19:13:00Z">
        <w:r w:rsidR="00685E11">
          <w:rPr>
            <w:lang w:eastAsia="es-ES"/>
          </w:rPr>
          <w:t xml:space="preserve"> de las cuales ya se tenían resultados previos, de manera que se comprobó que con las implementaciones previas no se consiguió romper la fijación de</w:t>
        </w:r>
      </w:ins>
      <w:ins w:id="2692" w:author="Andrea del Nido García" w:date="2020-05-16T19:16:00Z">
        <w:r w:rsidR="00685E11">
          <w:rPr>
            <w:lang w:eastAsia="es-ES"/>
          </w:rPr>
          <w:t xml:space="preserve"> las librerías que ya estaban diseñadas.</w:t>
        </w:r>
      </w:ins>
      <w:ins w:id="2693" w:author="Andrea del Nido García" w:date="2020-05-16T19:17:00Z">
        <w:r w:rsidR="00E13B0F">
          <w:rPr>
            <w:lang w:eastAsia="es-ES"/>
          </w:rPr>
          <w:t xml:space="preserve"> Tres de esas a</w:t>
        </w:r>
      </w:ins>
      <w:ins w:id="2694" w:author="Andrea del Nido García" w:date="2020-05-16T19:18:00Z">
        <w:r w:rsidR="00E13B0F">
          <w:rPr>
            <w:lang w:eastAsia="es-ES"/>
          </w:rPr>
          <w:t xml:space="preserve">plicaciones son </w:t>
        </w:r>
        <w:proofErr w:type="spellStart"/>
        <w:r w:rsidR="00E13B0F">
          <w:rPr>
            <w:lang w:eastAsia="es-ES"/>
          </w:rPr>
          <w:t>bundle</w:t>
        </w:r>
        <w:proofErr w:type="spellEnd"/>
        <w:r w:rsidR="00E13B0F">
          <w:rPr>
            <w:lang w:eastAsia="es-ES"/>
          </w:rPr>
          <w:t xml:space="preserve"> </w:t>
        </w:r>
        <w:proofErr w:type="spellStart"/>
        <w:r w:rsidR="00E13B0F">
          <w:rPr>
            <w:lang w:eastAsia="es-ES"/>
          </w:rPr>
          <w:t>APKs</w:t>
        </w:r>
        <w:proofErr w:type="spellEnd"/>
        <w:r w:rsidR="00E13B0F">
          <w:rPr>
            <w:lang w:eastAsia="es-ES"/>
          </w:rPr>
          <w:t xml:space="preserve"> y el resto son </w:t>
        </w:r>
        <w:proofErr w:type="spellStart"/>
        <w:r w:rsidR="00E13B0F">
          <w:rPr>
            <w:lang w:eastAsia="es-ES"/>
          </w:rPr>
          <w:t>APKs</w:t>
        </w:r>
        <w:proofErr w:type="spellEnd"/>
        <w:r w:rsidR="00E13B0F">
          <w:rPr>
            <w:lang w:eastAsia="es-ES"/>
          </w:rPr>
          <w:t xml:space="preserve"> simples.</w:t>
        </w:r>
      </w:ins>
    </w:p>
    <w:p w14:paraId="1CB8331C" w14:textId="0B3E668C" w:rsidR="00EB40C5" w:rsidRDefault="00EB40C5" w:rsidP="001E3192">
      <w:pPr>
        <w:rPr>
          <w:ins w:id="2695" w:author="Andrea del Nido García" w:date="2020-05-16T19:25:00Z"/>
          <w:lang w:eastAsia="es-ES"/>
        </w:rPr>
      </w:pPr>
      <w:ins w:id="2696" w:author="Andrea del Nido García" w:date="2020-05-16T19:32:00Z">
        <w:r w:rsidRPr="00E52837">
          <w:rPr>
            <w:highlight w:val="yellow"/>
            <w:lang w:eastAsia="es-ES"/>
            <w:rPrChange w:id="2697" w:author="Andrea del Nido García" w:date="2020-05-16T19:35:00Z">
              <w:rPr>
                <w:lang w:eastAsia="es-ES"/>
              </w:rPr>
            </w:rPrChange>
          </w:rPr>
          <w:t xml:space="preserve">Hay que añadir </w:t>
        </w:r>
      </w:ins>
      <w:ins w:id="2698" w:author="Andrea del Nido García" w:date="2020-05-16T19:33:00Z">
        <w:r w:rsidRPr="00E52837">
          <w:rPr>
            <w:highlight w:val="yellow"/>
            <w:lang w:eastAsia="es-ES"/>
            <w:rPrChange w:id="2699" w:author="Andrea del Nido García" w:date="2020-05-16T19:35:00Z">
              <w:rPr>
                <w:lang w:eastAsia="es-ES"/>
              </w:rPr>
            </w:rPrChange>
          </w:rPr>
          <w:t>que,</w:t>
        </w:r>
      </w:ins>
      <w:ins w:id="2700" w:author="Andrea del Nido García" w:date="2020-05-16T19:32:00Z">
        <w:r w:rsidRPr="00E52837">
          <w:rPr>
            <w:highlight w:val="yellow"/>
            <w:lang w:eastAsia="es-ES"/>
            <w:rPrChange w:id="2701" w:author="Andrea del Nido García" w:date="2020-05-16T19:35:00Z">
              <w:rPr>
                <w:lang w:eastAsia="es-ES"/>
              </w:rPr>
            </w:rPrChange>
          </w:rPr>
          <w:t xml:space="preserve"> para facilitar la fase de análisis y comprensión de los resultados, </w:t>
        </w:r>
      </w:ins>
      <w:ins w:id="2702" w:author="Andrea del Nido García" w:date="2020-05-16T19:33:00Z">
        <w:r w:rsidRPr="00E52837">
          <w:rPr>
            <w:highlight w:val="yellow"/>
            <w:lang w:eastAsia="es-ES"/>
            <w:rPrChange w:id="2703" w:author="Andrea del Nido García" w:date="2020-05-16T19:35:00Z">
              <w:rPr>
                <w:lang w:eastAsia="es-ES"/>
              </w:rPr>
            </w:rPrChange>
          </w:rPr>
          <w:t>se han utilizado herramientas de gestión de registros que se explican en el siguiente apartado de este mismo capítulo. Se ha considerado necesario</w:t>
        </w:r>
        <w:r w:rsidR="004B25C1" w:rsidRPr="00E52837">
          <w:rPr>
            <w:highlight w:val="yellow"/>
            <w:lang w:eastAsia="es-ES"/>
            <w:rPrChange w:id="2704" w:author="Andrea del Nido García" w:date="2020-05-16T19:35:00Z">
              <w:rPr>
                <w:lang w:eastAsia="es-ES"/>
              </w:rPr>
            </w:rPrChange>
          </w:rPr>
          <w:t xml:space="preserve"> diseñar esta fase ya que l</w:t>
        </w:r>
      </w:ins>
      <w:ins w:id="2705" w:author="Andrea del Nido García" w:date="2020-05-16T19:34:00Z">
        <w:r w:rsidR="004B25C1" w:rsidRPr="00E52837">
          <w:rPr>
            <w:highlight w:val="yellow"/>
            <w:lang w:eastAsia="es-ES"/>
            <w:rPrChange w:id="2706" w:author="Andrea del Nido García" w:date="2020-05-16T19:35:00Z">
              <w:rPr>
                <w:lang w:eastAsia="es-ES"/>
              </w:rPr>
            </w:rPrChange>
          </w:rPr>
          <w:t xml:space="preserve">os scripts empleados para la fase de tráfico e intercepción de comunicaciones muestran sus resultados en logs. Gracias a las herramientas de gestión de registros es más </w:t>
        </w:r>
      </w:ins>
      <w:ins w:id="2707" w:author="Andrea del Nido García" w:date="2020-05-16T19:35:00Z">
        <w:r w:rsidR="004B25C1" w:rsidRPr="00E52837">
          <w:rPr>
            <w:highlight w:val="yellow"/>
            <w:lang w:eastAsia="es-ES"/>
            <w:rPrChange w:id="2708" w:author="Andrea del Nido García" w:date="2020-05-16T19:35:00Z">
              <w:rPr>
                <w:lang w:eastAsia="es-ES"/>
              </w:rPr>
            </w:rPrChange>
          </w:rPr>
          <w:t xml:space="preserve">sencillo analizar los resultados obtenidos acerca de </w:t>
        </w:r>
        <w:r w:rsidR="00257F96" w:rsidRPr="00E52837">
          <w:rPr>
            <w:highlight w:val="yellow"/>
            <w:lang w:eastAsia="es-ES"/>
            <w:rPrChange w:id="2709" w:author="Andrea del Nido García" w:date="2020-05-16T19:35:00Z">
              <w:rPr>
                <w:lang w:eastAsia="es-ES"/>
              </w:rPr>
            </w:rPrChange>
          </w:rPr>
          <w:t>los</w:t>
        </w:r>
        <w:r w:rsidR="004B25C1" w:rsidRPr="00E52837">
          <w:rPr>
            <w:highlight w:val="yellow"/>
            <w:lang w:eastAsia="es-ES"/>
            <w:rPrChange w:id="2710" w:author="Andrea del Nido García" w:date="2020-05-16T19:35:00Z">
              <w:rPr>
                <w:lang w:eastAsia="es-ES"/>
              </w:rPr>
            </w:rPrChange>
          </w:rPr>
          <w:t xml:space="preserve"> mecanismos implementados.</w:t>
        </w:r>
      </w:ins>
    </w:p>
    <w:p w14:paraId="362262A9" w14:textId="6FE7FE47" w:rsidR="00381E45" w:rsidRDefault="00D0141D" w:rsidP="004D3F4C">
      <w:pPr>
        <w:rPr>
          <w:ins w:id="2711" w:author="Andrea del Nido García" w:date="2020-05-16T19:51:00Z"/>
          <w:lang w:eastAsia="es-ES"/>
        </w:rPr>
      </w:pPr>
      <w:ins w:id="2712" w:author="Andrea del Nido García" w:date="2020-05-16T19:25:00Z">
        <w:r>
          <w:rPr>
            <w:lang w:eastAsia="es-ES"/>
          </w:rPr>
          <w:t xml:space="preserve">En la tabla siguiente se recogen las aplicaciones a </w:t>
        </w:r>
      </w:ins>
      <w:ins w:id="2713" w:author="Andrea del Nido García" w:date="2020-05-16T19:26:00Z">
        <w:r>
          <w:rPr>
            <w:lang w:eastAsia="es-ES"/>
          </w:rPr>
          <w:t>partir de las cuales se han realizado las pruebas</w:t>
        </w:r>
      </w:ins>
      <w:ins w:id="2714" w:author="Andrea del Nido García" w:date="2020-05-16T19:30:00Z">
        <w:r w:rsidR="00475DEF">
          <w:rPr>
            <w:lang w:eastAsia="es-ES"/>
          </w:rPr>
          <w:t xml:space="preserve"> </w:t>
        </w:r>
        <w:r w:rsidR="001B715D">
          <w:rPr>
            <w:lang w:eastAsia="es-ES"/>
          </w:rPr>
          <w:t>indicando,</w:t>
        </w:r>
        <w:r w:rsidR="00475DEF">
          <w:rPr>
            <w:lang w:eastAsia="es-ES"/>
          </w:rPr>
          <w:t xml:space="preserve"> además, el tipo de APK correspondiente.</w:t>
        </w:r>
      </w:ins>
      <w:ins w:id="2715" w:author="Andrea del Nido García" w:date="2020-05-16T19:35:00Z">
        <w:r w:rsidR="00B33617">
          <w:rPr>
            <w:lang w:eastAsia="es-ES"/>
          </w:rPr>
          <w:t xml:space="preserve"> Como se explicó en capítulos anteriores, la principal diferenc</w:t>
        </w:r>
      </w:ins>
      <w:ins w:id="2716" w:author="Andrea del Nido García" w:date="2020-05-16T19:36:00Z">
        <w:r w:rsidR="00B33617">
          <w:rPr>
            <w:lang w:eastAsia="es-ES"/>
          </w:rPr>
          <w:t xml:space="preserve">ia entre las </w:t>
        </w:r>
        <w:proofErr w:type="spellStart"/>
        <w:r w:rsidR="00B33617">
          <w:rPr>
            <w:lang w:eastAsia="es-ES"/>
          </w:rPr>
          <w:t>APKs</w:t>
        </w:r>
        <w:proofErr w:type="spellEnd"/>
        <w:r w:rsidR="00B33617">
          <w:rPr>
            <w:lang w:eastAsia="es-ES"/>
          </w:rPr>
          <w:t xml:space="preserve"> simples y las </w:t>
        </w:r>
        <w:proofErr w:type="spellStart"/>
        <w:r w:rsidR="00B33617">
          <w:rPr>
            <w:lang w:eastAsia="es-ES"/>
          </w:rPr>
          <w:t>bundle</w:t>
        </w:r>
        <w:proofErr w:type="spellEnd"/>
        <w:r w:rsidR="00B33617">
          <w:rPr>
            <w:lang w:eastAsia="es-ES"/>
          </w:rPr>
          <w:t xml:space="preserve"> es, a grandes rasgos para este proyecto, la manera en la que se instala la aplicación en el entorno de ejecución. Las simples no es necesario instalarlas ya que la platafor</w:t>
        </w:r>
      </w:ins>
      <w:ins w:id="2717" w:author="Andrea del Nido García" w:date="2020-05-16T19:37:00Z">
        <w:r w:rsidR="00B33617">
          <w:rPr>
            <w:lang w:eastAsia="es-ES"/>
          </w:rPr>
          <w:t xml:space="preserve">ma cuenta con un script capaz de hacerlo, sin embargo, para las </w:t>
        </w:r>
        <w:proofErr w:type="spellStart"/>
        <w:r w:rsidR="00B33617">
          <w:rPr>
            <w:lang w:eastAsia="es-ES"/>
          </w:rPr>
          <w:t>bundle</w:t>
        </w:r>
        <w:proofErr w:type="spellEnd"/>
        <w:r w:rsidR="00B33617">
          <w:rPr>
            <w:lang w:eastAsia="es-ES"/>
          </w:rPr>
          <w:t xml:space="preserve"> </w:t>
        </w:r>
        <w:proofErr w:type="spellStart"/>
        <w:r w:rsidR="00B33617">
          <w:rPr>
            <w:lang w:eastAsia="es-ES"/>
          </w:rPr>
          <w:t>APKs</w:t>
        </w:r>
        <w:proofErr w:type="spellEnd"/>
        <w:r w:rsidR="00B33617">
          <w:rPr>
            <w:lang w:eastAsia="es-ES"/>
          </w:rPr>
          <w:t xml:space="preserve">, es necesario instalarlas a mano en el entorno ya que están divididas </w:t>
        </w:r>
      </w:ins>
      <w:ins w:id="2718" w:author="Andrea del Nido García" w:date="2020-05-16T19:38:00Z">
        <w:r w:rsidR="00B33617">
          <w:rPr>
            <w:lang w:eastAsia="es-ES"/>
          </w:rPr>
          <w:t>en varios ficheros.</w:t>
        </w:r>
      </w:ins>
    </w:p>
    <w:p w14:paraId="3212CF8C" w14:textId="77777777" w:rsidR="004D3F4C" w:rsidRPr="001E3192" w:rsidRDefault="004D3F4C" w:rsidP="004D3F4C">
      <w:pPr>
        <w:rPr>
          <w:lang w:eastAsia="es-ES"/>
          <w:rPrChange w:id="2719" w:author="Andrea del Nido García" w:date="2020-05-16T19:08:00Z">
            <w:rPr>
              <w:lang w:eastAsia="es-ES"/>
            </w:rPr>
          </w:rPrChange>
        </w:rPr>
        <w:pPrChange w:id="2720" w:author="Andrea del Nido García" w:date="2020-05-16T19:51:00Z">
          <w:pPr/>
        </w:pPrChange>
      </w:pPr>
    </w:p>
    <w:tbl>
      <w:tblPr>
        <w:tblStyle w:val="Tablaconcuadrcula1clara"/>
        <w:tblW w:w="0" w:type="auto"/>
        <w:jc w:val="center"/>
        <w:tblLook w:val="04A0" w:firstRow="1" w:lastRow="0" w:firstColumn="1" w:lastColumn="0" w:noHBand="0" w:noVBand="1"/>
        <w:tblPrChange w:id="2721" w:author="Andrea del Nido García" w:date="2020-05-16T19:49:00Z">
          <w:tblPr>
            <w:tblStyle w:val="Tablaconcuadrcula1clara"/>
            <w:tblW w:w="0" w:type="auto"/>
            <w:tblLook w:val="04A0" w:firstRow="1" w:lastRow="0" w:firstColumn="1" w:lastColumn="0" w:noHBand="0" w:noVBand="1"/>
          </w:tblPr>
        </w:tblPrChange>
      </w:tblPr>
      <w:tblGrid>
        <w:gridCol w:w="1855"/>
        <w:gridCol w:w="1684"/>
        <w:tblGridChange w:id="2722">
          <w:tblGrid>
            <w:gridCol w:w="1855"/>
            <w:gridCol w:w="2356"/>
          </w:tblGrid>
        </w:tblGridChange>
      </w:tblGrid>
      <w:tr w:rsidR="00381E45" w14:paraId="4B739487" w14:textId="77777777" w:rsidTr="005A2DCF">
        <w:trPr>
          <w:cnfStyle w:val="100000000000" w:firstRow="1" w:lastRow="0" w:firstColumn="0" w:lastColumn="0" w:oddVBand="0" w:evenVBand="0" w:oddHBand="0" w:evenHBand="0" w:firstRowFirstColumn="0" w:firstRowLastColumn="0" w:lastRowFirstColumn="0" w:lastRowLastColumn="0"/>
          <w:trHeight w:val="163"/>
          <w:jc w:val="center"/>
          <w:ins w:id="2723" w:author="Andrea del Nido García" w:date="2020-05-16T19:30:00Z"/>
          <w:trPrChange w:id="2724" w:author="Andrea del Nido García" w:date="2020-05-16T19:49:00Z">
            <w:trPr>
              <w:trHeight w:val="163"/>
            </w:trPr>
          </w:trPrChange>
        </w:trPr>
        <w:tc>
          <w:tcPr>
            <w:cnfStyle w:val="001000000000" w:firstRow="0" w:lastRow="0" w:firstColumn="1" w:lastColumn="0" w:oddVBand="0" w:evenVBand="0" w:oddHBand="0" w:evenHBand="0" w:firstRowFirstColumn="0" w:firstRowLastColumn="0" w:lastRowFirstColumn="0" w:lastRowLastColumn="0"/>
            <w:tcW w:w="0" w:type="auto"/>
            <w:tcBorders>
              <w:top w:val="single" w:sz="24" w:space="0" w:color="44546A"/>
              <w:bottom w:val="single" w:sz="24" w:space="0" w:color="44546A" w:themeColor="text2"/>
            </w:tcBorders>
            <w:shd w:val="clear" w:color="auto" w:fill="ACB9CA" w:themeFill="text2" w:themeFillTint="66"/>
            <w:vAlign w:val="center"/>
            <w:tcPrChange w:id="2725" w:author="Andrea del Nido García" w:date="2020-05-16T19:49:00Z">
              <w:tcPr>
                <w:tcW w:w="0" w:type="auto"/>
                <w:tcBorders>
                  <w:top w:val="single" w:sz="24" w:space="0" w:color="44546A"/>
                  <w:bottom w:val="single" w:sz="24" w:space="0" w:color="44546A" w:themeColor="text2"/>
                </w:tcBorders>
                <w:shd w:val="clear" w:color="auto" w:fill="ACB9CA" w:themeFill="text2" w:themeFillTint="66"/>
                <w:vAlign w:val="center"/>
              </w:tcPr>
            </w:tcPrChange>
          </w:tcPr>
          <w:p w14:paraId="6EEC9F70" w14:textId="77777777" w:rsidR="00381E45" w:rsidRDefault="00381E45" w:rsidP="001F3149">
            <w:pPr>
              <w:spacing w:line="240" w:lineRule="auto"/>
              <w:ind w:firstLine="0"/>
              <w:jc w:val="center"/>
              <w:cnfStyle w:val="101000000000" w:firstRow="1" w:lastRow="0" w:firstColumn="1" w:lastColumn="0" w:oddVBand="0" w:evenVBand="0" w:oddHBand="0" w:evenHBand="0" w:firstRowFirstColumn="0" w:firstRowLastColumn="0" w:lastRowFirstColumn="0" w:lastRowLastColumn="0"/>
              <w:rPr>
                <w:ins w:id="2726" w:author="Andrea del Nido García" w:date="2020-05-16T19:30:00Z"/>
                <w:lang w:eastAsia="es-ES"/>
              </w:rPr>
              <w:pPrChange w:id="2727" w:author="Andrea del Nido García" w:date="2020-05-16T19:31:00Z">
                <w:pPr>
                  <w:ind w:firstLine="0"/>
                  <w:jc w:val="center"/>
                  <w:cnfStyle w:val="101000000000" w:firstRow="1" w:lastRow="0" w:firstColumn="1" w:lastColumn="0" w:oddVBand="0" w:evenVBand="0" w:oddHBand="0" w:evenHBand="0" w:firstRowFirstColumn="0" w:firstRowLastColumn="0" w:lastRowFirstColumn="0" w:lastRowLastColumn="0"/>
                </w:pPr>
              </w:pPrChange>
            </w:pPr>
            <w:ins w:id="2728" w:author="Andrea del Nido García" w:date="2020-05-16T19:30:00Z">
              <w:r>
                <w:rPr>
                  <w:lang w:eastAsia="es-ES"/>
                </w:rPr>
                <w:t>Aplicación</w:t>
              </w:r>
            </w:ins>
          </w:p>
        </w:tc>
        <w:tc>
          <w:tcPr>
            <w:tcW w:w="1684" w:type="dxa"/>
            <w:tcBorders>
              <w:top w:val="single" w:sz="24" w:space="0" w:color="44546A"/>
              <w:bottom w:val="single" w:sz="24" w:space="0" w:color="44546A" w:themeColor="text2"/>
            </w:tcBorders>
            <w:shd w:val="clear" w:color="auto" w:fill="ACB9CA" w:themeFill="text2" w:themeFillTint="66"/>
            <w:vAlign w:val="center"/>
            <w:tcPrChange w:id="2729" w:author="Andrea del Nido García" w:date="2020-05-16T19:49:00Z">
              <w:tcPr>
                <w:tcW w:w="0" w:type="auto"/>
                <w:tcBorders>
                  <w:top w:val="single" w:sz="24" w:space="0" w:color="44546A"/>
                  <w:bottom w:val="single" w:sz="24" w:space="0" w:color="44546A" w:themeColor="text2"/>
                </w:tcBorders>
                <w:shd w:val="clear" w:color="auto" w:fill="ACB9CA" w:themeFill="text2" w:themeFillTint="66"/>
                <w:vAlign w:val="center"/>
              </w:tcPr>
            </w:tcPrChange>
          </w:tcPr>
          <w:p w14:paraId="06AD6D66" w14:textId="2A5A79C1" w:rsidR="00381E45" w:rsidRDefault="00655A43" w:rsidP="001F3149">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ins w:id="2730" w:author="Andrea del Nido García" w:date="2020-05-16T19:30:00Z"/>
                <w:lang w:eastAsia="es-ES"/>
              </w:rPr>
              <w:pPrChange w:id="2731" w:author="Andrea del Nido García" w:date="2020-05-16T19:31:00Z">
                <w:pPr>
                  <w:ind w:firstLine="0"/>
                  <w:jc w:val="center"/>
                  <w:cnfStyle w:val="100000000000" w:firstRow="1" w:lastRow="0" w:firstColumn="0" w:lastColumn="0" w:oddVBand="0" w:evenVBand="0" w:oddHBand="0" w:evenHBand="0" w:firstRowFirstColumn="0" w:firstRowLastColumn="0" w:lastRowFirstColumn="0" w:lastRowLastColumn="0"/>
                </w:pPr>
              </w:pPrChange>
            </w:pPr>
            <w:ins w:id="2732" w:author="Andrea del Nido García" w:date="2020-05-16T19:31:00Z">
              <w:r>
                <w:rPr>
                  <w:lang w:eastAsia="es-ES"/>
                </w:rPr>
                <w:t>Tipo de APK</w:t>
              </w:r>
            </w:ins>
          </w:p>
        </w:tc>
      </w:tr>
      <w:tr w:rsidR="00381E45" w14:paraId="11CAC71A" w14:textId="77777777" w:rsidTr="005A2DCF">
        <w:trPr>
          <w:jc w:val="center"/>
          <w:ins w:id="2733" w:author="Andrea del Nido García" w:date="2020-05-16T19:30:00Z"/>
        </w:trPr>
        <w:tc>
          <w:tcPr>
            <w:cnfStyle w:val="001000000000" w:firstRow="0" w:lastRow="0" w:firstColumn="1" w:lastColumn="0" w:oddVBand="0" w:evenVBand="0" w:oddHBand="0" w:evenHBand="0" w:firstRowFirstColumn="0" w:firstRowLastColumn="0" w:lastRowFirstColumn="0" w:lastRowLastColumn="0"/>
            <w:tcW w:w="0" w:type="auto"/>
            <w:tcBorders>
              <w:top w:val="single" w:sz="24" w:space="0" w:color="44546A" w:themeColor="text2"/>
            </w:tcBorders>
            <w:shd w:val="clear" w:color="auto" w:fill="D5DCE4" w:themeFill="text2" w:themeFillTint="33"/>
            <w:vAlign w:val="center"/>
            <w:tcPrChange w:id="2734" w:author="Andrea del Nido García" w:date="2020-05-16T19:49:00Z">
              <w:tcPr>
                <w:tcW w:w="0" w:type="auto"/>
                <w:tcBorders>
                  <w:top w:val="single" w:sz="24" w:space="0" w:color="44546A" w:themeColor="text2"/>
                </w:tcBorders>
                <w:shd w:val="clear" w:color="auto" w:fill="D5DCE4" w:themeFill="text2" w:themeFillTint="33"/>
              </w:tcPr>
            </w:tcPrChange>
          </w:tcPr>
          <w:p w14:paraId="2C15D8A9" w14:textId="77777777" w:rsidR="00381E45" w:rsidRDefault="00381E45" w:rsidP="001F3149">
            <w:pPr>
              <w:spacing w:line="240" w:lineRule="auto"/>
              <w:ind w:firstLine="0"/>
              <w:jc w:val="center"/>
              <w:rPr>
                <w:ins w:id="2735" w:author="Andrea del Nido García" w:date="2020-05-16T19:30:00Z"/>
                <w:lang w:eastAsia="es-ES"/>
              </w:rPr>
              <w:pPrChange w:id="2736" w:author="Andrea del Nido García" w:date="2020-05-16T19:31:00Z">
                <w:pPr>
                  <w:ind w:firstLine="0"/>
                </w:pPr>
              </w:pPrChange>
            </w:pPr>
          </w:p>
        </w:tc>
        <w:tc>
          <w:tcPr>
            <w:tcW w:w="1684" w:type="dxa"/>
            <w:tcBorders>
              <w:top w:val="single" w:sz="24" w:space="0" w:color="44546A" w:themeColor="text2"/>
            </w:tcBorders>
            <w:shd w:val="clear" w:color="auto" w:fill="D5DCE4" w:themeFill="text2" w:themeFillTint="33"/>
            <w:vAlign w:val="center"/>
            <w:tcPrChange w:id="2737" w:author="Andrea del Nido García" w:date="2020-05-16T19:49:00Z">
              <w:tcPr>
                <w:tcW w:w="0" w:type="auto"/>
                <w:tcBorders>
                  <w:top w:val="single" w:sz="24" w:space="0" w:color="44546A" w:themeColor="text2"/>
                </w:tcBorders>
                <w:shd w:val="clear" w:color="auto" w:fill="D5DCE4" w:themeFill="text2" w:themeFillTint="33"/>
              </w:tcPr>
            </w:tcPrChange>
          </w:tcPr>
          <w:p w14:paraId="5D258829" w14:textId="66ACA095" w:rsidR="00381E45" w:rsidRDefault="00BE748C" w:rsidP="001F3149">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ins w:id="2738" w:author="Andrea del Nido García" w:date="2020-05-16T19:30:00Z"/>
                <w:lang w:eastAsia="es-ES"/>
              </w:rPr>
              <w:pPrChange w:id="2739" w:author="Andrea del Nido García" w:date="2020-05-16T19:31:00Z">
                <w:pPr>
                  <w:ind w:firstLine="0"/>
                  <w:cnfStyle w:val="000000000000" w:firstRow="0" w:lastRow="0" w:firstColumn="0" w:lastColumn="0" w:oddVBand="0" w:evenVBand="0" w:oddHBand="0" w:evenHBand="0" w:firstRowFirstColumn="0" w:firstRowLastColumn="0" w:lastRowFirstColumn="0" w:lastRowLastColumn="0"/>
                </w:pPr>
              </w:pPrChange>
            </w:pPr>
            <w:ins w:id="2740" w:author="Andrea del Nido García" w:date="2020-05-16T19:31:00Z">
              <w:r>
                <w:rPr>
                  <w:lang w:eastAsia="es-ES"/>
                </w:rPr>
                <w:t>Simple</w:t>
              </w:r>
            </w:ins>
          </w:p>
        </w:tc>
      </w:tr>
      <w:tr w:rsidR="00381E45" w14:paraId="0F32059B" w14:textId="77777777" w:rsidTr="005A2DCF">
        <w:trPr>
          <w:jc w:val="center"/>
          <w:ins w:id="2741" w:author="Andrea del Nido García" w:date="2020-05-16T19:30:00Z"/>
        </w:trPr>
        <w:tc>
          <w:tcPr>
            <w:cnfStyle w:val="001000000000" w:firstRow="0" w:lastRow="0" w:firstColumn="1" w:lastColumn="0" w:oddVBand="0" w:evenVBand="0" w:oddHBand="0" w:evenHBand="0" w:firstRowFirstColumn="0" w:firstRowLastColumn="0" w:lastRowFirstColumn="0" w:lastRowLastColumn="0"/>
            <w:tcW w:w="0" w:type="auto"/>
            <w:shd w:val="clear" w:color="auto" w:fill="D5DCE4" w:themeFill="text2" w:themeFillTint="33"/>
            <w:vAlign w:val="center"/>
            <w:tcPrChange w:id="2742" w:author="Andrea del Nido García" w:date="2020-05-16T19:49:00Z">
              <w:tcPr>
                <w:tcW w:w="0" w:type="auto"/>
                <w:shd w:val="clear" w:color="auto" w:fill="D5DCE4" w:themeFill="text2" w:themeFillTint="33"/>
              </w:tcPr>
            </w:tcPrChange>
          </w:tcPr>
          <w:p w14:paraId="2B44ED83" w14:textId="77777777" w:rsidR="00381E45" w:rsidRDefault="00381E45" w:rsidP="001F3149">
            <w:pPr>
              <w:spacing w:line="240" w:lineRule="auto"/>
              <w:ind w:firstLine="0"/>
              <w:jc w:val="center"/>
              <w:rPr>
                <w:ins w:id="2743" w:author="Andrea del Nido García" w:date="2020-05-16T19:30:00Z"/>
                <w:lang w:eastAsia="es-ES"/>
              </w:rPr>
              <w:pPrChange w:id="2744" w:author="Andrea del Nido García" w:date="2020-05-16T19:31:00Z">
                <w:pPr>
                  <w:ind w:firstLine="0"/>
                </w:pPr>
              </w:pPrChange>
            </w:pPr>
          </w:p>
        </w:tc>
        <w:tc>
          <w:tcPr>
            <w:tcW w:w="1684" w:type="dxa"/>
            <w:shd w:val="clear" w:color="auto" w:fill="D5DCE4" w:themeFill="text2" w:themeFillTint="33"/>
            <w:vAlign w:val="center"/>
            <w:tcPrChange w:id="2745" w:author="Andrea del Nido García" w:date="2020-05-16T19:49:00Z">
              <w:tcPr>
                <w:tcW w:w="0" w:type="auto"/>
                <w:shd w:val="clear" w:color="auto" w:fill="D5DCE4" w:themeFill="text2" w:themeFillTint="33"/>
              </w:tcPr>
            </w:tcPrChange>
          </w:tcPr>
          <w:p w14:paraId="0E5895DB" w14:textId="01D32AF4" w:rsidR="00381E45" w:rsidRDefault="00BE748C" w:rsidP="001F3149">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ins w:id="2746" w:author="Andrea del Nido García" w:date="2020-05-16T19:30:00Z"/>
                <w:lang w:eastAsia="es-ES"/>
              </w:rPr>
              <w:pPrChange w:id="2747" w:author="Andrea del Nido García" w:date="2020-05-16T19:31:00Z">
                <w:pPr>
                  <w:ind w:firstLine="0"/>
                  <w:cnfStyle w:val="000000000000" w:firstRow="0" w:lastRow="0" w:firstColumn="0" w:lastColumn="0" w:oddVBand="0" w:evenVBand="0" w:oddHBand="0" w:evenHBand="0" w:firstRowFirstColumn="0" w:firstRowLastColumn="0" w:lastRowFirstColumn="0" w:lastRowLastColumn="0"/>
                </w:pPr>
              </w:pPrChange>
            </w:pPr>
            <w:ins w:id="2748" w:author="Andrea del Nido García" w:date="2020-05-16T19:31:00Z">
              <w:r>
                <w:rPr>
                  <w:lang w:eastAsia="es-ES"/>
                </w:rPr>
                <w:t>Simple</w:t>
              </w:r>
            </w:ins>
          </w:p>
        </w:tc>
      </w:tr>
      <w:tr w:rsidR="00381E45" w14:paraId="6C1FFBD6" w14:textId="77777777" w:rsidTr="005A2DCF">
        <w:trPr>
          <w:jc w:val="center"/>
          <w:ins w:id="2749" w:author="Andrea del Nido García" w:date="2020-05-16T19:30:00Z"/>
        </w:trPr>
        <w:tc>
          <w:tcPr>
            <w:cnfStyle w:val="001000000000" w:firstRow="0" w:lastRow="0" w:firstColumn="1" w:lastColumn="0" w:oddVBand="0" w:evenVBand="0" w:oddHBand="0" w:evenHBand="0" w:firstRowFirstColumn="0" w:firstRowLastColumn="0" w:lastRowFirstColumn="0" w:lastRowLastColumn="0"/>
            <w:tcW w:w="0" w:type="auto"/>
            <w:shd w:val="clear" w:color="auto" w:fill="D5DCE4" w:themeFill="text2" w:themeFillTint="33"/>
            <w:vAlign w:val="center"/>
            <w:tcPrChange w:id="2750" w:author="Andrea del Nido García" w:date="2020-05-16T19:49:00Z">
              <w:tcPr>
                <w:tcW w:w="0" w:type="auto"/>
                <w:shd w:val="clear" w:color="auto" w:fill="D5DCE4" w:themeFill="text2" w:themeFillTint="33"/>
              </w:tcPr>
            </w:tcPrChange>
          </w:tcPr>
          <w:p w14:paraId="0D0DBA84" w14:textId="77777777" w:rsidR="00381E45" w:rsidRDefault="00381E45" w:rsidP="001F3149">
            <w:pPr>
              <w:spacing w:line="240" w:lineRule="auto"/>
              <w:ind w:firstLine="0"/>
              <w:jc w:val="center"/>
              <w:rPr>
                <w:ins w:id="2751" w:author="Andrea del Nido García" w:date="2020-05-16T19:30:00Z"/>
                <w:lang w:eastAsia="es-ES"/>
              </w:rPr>
              <w:pPrChange w:id="2752" w:author="Andrea del Nido García" w:date="2020-05-16T19:31:00Z">
                <w:pPr>
                  <w:ind w:firstLine="0"/>
                </w:pPr>
              </w:pPrChange>
            </w:pPr>
          </w:p>
        </w:tc>
        <w:tc>
          <w:tcPr>
            <w:tcW w:w="1684" w:type="dxa"/>
            <w:shd w:val="clear" w:color="auto" w:fill="D5DCE4" w:themeFill="text2" w:themeFillTint="33"/>
            <w:vAlign w:val="center"/>
            <w:tcPrChange w:id="2753" w:author="Andrea del Nido García" w:date="2020-05-16T19:49:00Z">
              <w:tcPr>
                <w:tcW w:w="0" w:type="auto"/>
                <w:shd w:val="clear" w:color="auto" w:fill="D5DCE4" w:themeFill="text2" w:themeFillTint="33"/>
              </w:tcPr>
            </w:tcPrChange>
          </w:tcPr>
          <w:p w14:paraId="62B91E10" w14:textId="125CE13D" w:rsidR="00381E45" w:rsidRDefault="00BE748C" w:rsidP="001F3149">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ins w:id="2754" w:author="Andrea del Nido García" w:date="2020-05-16T19:30:00Z"/>
                <w:lang w:eastAsia="es-ES"/>
              </w:rPr>
              <w:pPrChange w:id="2755" w:author="Andrea del Nido García" w:date="2020-05-16T19:31:00Z">
                <w:pPr>
                  <w:ind w:firstLine="0"/>
                  <w:cnfStyle w:val="000000000000" w:firstRow="0" w:lastRow="0" w:firstColumn="0" w:lastColumn="0" w:oddVBand="0" w:evenVBand="0" w:oddHBand="0" w:evenHBand="0" w:firstRowFirstColumn="0" w:firstRowLastColumn="0" w:lastRowFirstColumn="0" w:lastRowLastColumn="0"/>
                </w:pPr>
              </w:pPrChange>
            </w:pPr>
            <w:ins w:id="2756" w:author="Andrea del Nido García" w:date="2020-05-16T19:31:00Z">
              <w:r>
                <w:rPr>
                  <w:lang w:eastAsia="es-ES"/>
                </w:rPr>
                <w:t>Simple</w:t>
              </w:r>
            </w:ins>
          </w:p>
        </w:tc>
      </w:tr>
      <w:tr w:rsidR="00381E45" w14:paraId="1492F0C7" w14:textId="77777777" w:rsidTr="005A2DCF">
        <w:trPr>
          <w:jc w:val="center"/>
          <w:ins w:id="2757" w:author="Andrea del Nido García" w:date="2020-05-16T19:30:00Z"/>
        </w:trPr>
        <w:tc>
          <w:tcPr>
            <w:cnfStyle w:val="001000000000" w:firstRow="0" w:lastRow="0" w:firstColumn="1" w:lastColumn="0" w:oddVBand="0" w:evenVBand="0" w:oddHBand="0" w:evenHBand="0" w:firstRowFirstColumn="0" w:firstRowLastColumn="0" w:lastRowFirstColumn="0" w:lastRowLastColumn="0"/>
            <w:tcW w:w="0" w:type="auto"/>
            <w:shd w:val="clear" w:color="auto" w:fill="D5DCE4" w:themeFill="text2" w:themeFillTint="33"/>
            <w:vAlign w:val="center"/>
            <w:tcPrChange w:id="2758" w:author="Andrea del Nido García" w:date="2020-05-16T19:49:00Z">
              <w:tcPr>
                <w:tcW w:w="0" w:type="auto"/>
                <w:shd w:val="clear" w:color="auto" w:fill="D5DCE4" w:themeFill="text2" w:themeFillTint="33"/>
              </w:tcPr>
            </w:tcPrChange>
          </w:tcPr>
          <w:p w14:paraId="220D2B4B" w14:textId="77777777" w:rsidR="00381E45" w:rsidRDefault="00381E45" w:rsidP="001F3149">
            <w:pPr>
              <w:spacing w:line="240" w:lineRule="auto"/>
              <w:ind w:firstLine="0"/>
              <w:jc w:val="center"/>
              <w:rPr>
                <w:ins w:id="2759" w:author="Andrea del Nido García" w:date="2020-05-16T19:30:00Z"/>
                <w:lang w:eastAsia="es-ES"/>
              </w:rPr>
              <w:pPrChange w:id="2760" w:author="Andrea del Nido García" w:date="2020-05-16T19:31:00Z">
                <w:pPr>
                  <w:ind w:firstLine="0"/>
                </w:pPr>
              </w:pPrChange>
            </w:pPr>
          </w:p>
        </w:tc>
        <w:tc>
          <w:tcPr>
            <w:tcW w:w="1684" w:type="dxa"/>
            <w:shd w:val="clear" w:color="auto" w:fill="D5DCE4" w:themeFill="text2" w:themeFillTint="33"/>
            <w:vAlign w:val="center"/>
            <w:tcPrChange w:id="2761" w:author="Andrea del Nido García" w:date="2020-05-16T19:49:00Z">
              <w:tcPr>
                <w:tcW w:w="0" w:type="auto"/>
                <w:shd w:val="clear" w:color="auto" w:fill="D5DCE4" w:themeFill="text2" w:themeFillTint="33"/>
              </w:tcPr>
            </w:tcPrChange>
          </w:tcPr>
          <w:p w14:paraId="6E429B1C" w14:textId="431B2BC1" w:rsidR="00381E45" w:rsidRDefault="00BE748C" w:rsidP="001F3149">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ins w:id="2762" w:author="Andrea del Nido García" w:date="2020-05-16T19:30:00Z"/>
                <w:lang w:eastAsia="es-ES"/>
              </w:rPr>
              <w:pPrChange w:id="2763" w:author="Andrea del Nido García" w:date="2020-05-16T19:31:00Z">
                <w:pPr>
                  <w:ind w:firstLine="0"/>
                  <w:cnfStyle w:val="000000000000" w:firstRow="0" w:lastRow="0" w:firstColumn="0" w:lastColumn="0" w:oddVBand="0" w:evenVBand="0" w:oddHBand="0" w:evenHBand="0" w:firstRowFirstColumn="0" w:firstRowLastColumn="0" w:lastRowFirstColumn="0" w:lastRowLastColumn="0"/>
                </w:pPr>
              </w:pPrChange>
            </w:pPr>
            <w:ins w:id="2764" w:author="Andrea del Nido García" w:date="2020-05-16T19:31:00Z">
              <w:r>
                <w:rPr>
                  <w:lang w:eastAsia="es-ES"/>
                </w:rPr>
                <w:t>Simple</w:t>
              </w:r>
            </w:ins>
          </w:p>
        </w:tc>
      </w:tr>
      <w:tr w:rsidR="00381E45" w14:paraId="3AD11139" w14:textId="77777777" w:rsidTr="005A2DCF">
        <w:trPr>
          <w:jc w:val="center"/>
          <w:ins w:id="2765" w:author="Andrea del Nido García" w:date="2020-05-16T19:30:00Z"/>
        </w:trPr>
        <w:tc>
          <w:tcPr>
            <w:cnfStyle w:val="001000000000" w:firstRow="0" w:lastRow="0" w:firstColumn="1" w:lastColumn="0" w:oddVBand="0" w:evenVBand="0" w:oddHBand="0" w:evenHBand="0" w:firstRowFirstColumn="0" w:firstRowLastColumn="0" w:lastRowFirstColumn="0" w:lastRowLastColumn="0"/>
            <w:tcW w:w="0" w:type="auto"/>
            <w:shd w:val="clear" w:color="auto" w:fill="D5DCE4" w:themeFill="text2" w:themeFillTint="33"/>
            <w:vAlign w:val="center"/>
            <w:tcPrChange w:id="2766" w:author="Andrea del Nido García" w:date="2020-05-16T19:49:00Z">
              <w:tcPr>
                <w:tcW w:w="0" w:type="auto"/>
                <w:shd w:val="clear" w:color="auto" w:fill="D5DCE4" w:themeFill="text2" w:themeFillTint="33"/>
              </w:tcPr>
            </w:tcPrChange>
          </w:tcPr>
          <w:p w14:paraId="642BC79A" w14:textId="77777777" w:rsidR="00381E45" w:rsidRDefault="00381E45" w:rsidP="001F3149">
            <w:pPr>
              <w:spacing w:line="240" w:lineRule="auto"/>
              <w:ind w:firstLine="0"/>
              <w:jc w:val="center"/>
              <w:rPr>
                <w:ins w:id="2767" w:author="Andrea del Nido García" w:date="2020-05-16T19:30:00Z"/>
                <w:lang w:eastAsia="es-ES"/>
              </w:rPr>
              <w:pPrChange w:id="2768" w:author="Andrea del Nido García" w:date="2020-05-16T19:31:00Z">
                <w:pPr>
                  <w:ind w:firstLine="0"/>
                </w:pPr>
              </w:pPrChange>
            </w:pPr>
          </w:p>
        </w:tc>
        <w:tc>
          <w:tcPr>
            <w:tcW w:w="1684" w:type="dxa"/>
            <w:shd w:val="clear" w:color="auto" w:fill="D5DCE4" w:themeFill="text2" w:themeFillTint="33"/>
            <w:vAlign w:val="center"/>
            <w:tcPrChange w:id="2769" w:author="Andrea del Nido García" w:date="2020-05-16T19:49:00Z">
              <w:tcPr>
                <w:tcW w:w="0" w:type="auto"/>
                <w:shd w:val="clear" w:color="auto" w:fill="D5DCE4" w:themeFill="text2" w:themeFillTint="33"/>
              </w:tcPr>
            </w:tcPrChange>
          </w:tcPr>
          <w:p w14:paraId="7E953975" w14:textId="7381825D" w:rsidR="00381E45" w:rsidRDefault="00BE748C" w:rsidP="001F3149">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ins w:id="2770" w:author="Andrea del Nido García" w:date="2020-05-16T19:30:00Z"/>
                <w:lang w:eastAsia="es-ES"/>
              </w:rPr>
              <w:pPrChange w:id="2771" w:author="Andrea del Nido García" w:date="2020-05-16T19:31:00Z">
                <w:pPr>
                  <w:ind w:firstLine="0"/>
                  <w:cnfStyle w:val="000000000000" w:firstRow="0" w:lastRow="0" w:firstColumn="0" w:lastColumn="0" w:oddVBand="0" w:evenVBand="0" w:oddHBand="0" w:evenHBand="0" w:firstRowFirstColumn="0" w:firstRowLastColumn="0" w:lastRowFirstColumn="0" w:lastRowLastColumn="0"/>
                </w:pPr>
              </w:pPrChange>
            </w:pPr>
            <w:ins w:id="2772" w:author="Andrea del Nido García" w:date="2020-05-16T19:31:00Z">
              <w:r>
                <w:rPr>
                  <w:lang w:eastAsia="es-ES"/>
                </w:rPr>
                <w:t>Simple</w:t>
              </w:r>
            </w:ins>
          </w:p>
        </w:tc>
      </w:tr>
      <w:tr w:rsidR="00381E45" w14:paraId="5EBEB362" w14:textId="77777777" w:rsidTr="005A2DCF">
        <w:trPr>
          <w:jc w:val="center"/>
          <w:ins w:id="2773" w:author="Andrea del Nido García" w:date="2020-05-16T19:30:00Z"/>
        </w:trPr>
        <w:tc>
          <w:tcPr>
            <w:cnfStyle w:val="001000000000" w:firstRow="0" w:lastRow="0" w:firstColumn="1" w:lastColumn="0" w:oddVBand="0" w:evenVBand="0" w:oddHBand="0" w:evenHBand="0" w:firstRowFirstColumn="0" w:firstRowLastColumn="0" w:lastRowFirstColumn="0" w:lastRowLastColumn="0"/>
            <w:tcW w:w="0" w:type="auto"/>
            <w:shd w:val="clear" w:color="auto" w:fill="D5DCE4" w:themeFill="text2" w:themeFillTint="33"/>
            <w:vAlign w:val="center"/>
            <w:tcPrChange w:id="2774" w:author="Andrea del Nido García" w:date="2020-05-16T19:49:00Z">
              <w:tcPr>
                <w:tcW w:w="0" w:type="auto"/>
                <w:shd w:val="clear" w:color="auto" w:fill="D5DCE4" w:themeFill="text2" w:themeFillTint="33"/>
              </w:tcPr>
            </w:tcPrChange>
          </w:tcPr>
          <w:p w14:paraId="018E8603" w14:textId="77777777" w:rsidR="00381E45" w:rsidRDefault="00381E45" w:rsidP="001F3149">
            <w:pPr>
              <w:spacing w:line="240" w:lineRule="auto"/>
              <w:ind w:firstLine="0"/>
              <w:jc w:val="center"/>
              <w:rPr>
                <w:ins w:id="2775" w:author="Andrea del Nido García" w:date="2020-05-16T19:30:00Z"/>
                <w:lang w:eastAsia="es-ES"/>
              </w:rPr>
              <w:pPrChange w:id="2776" w:author="Andrea del Nido García" w:date="2020-05-16T19:31:00Z">
                <w:pPr>
                  <w:ind w:firstLine="0"/>
                </w:pPr>
              </w:pPrChange>
            </w:pPr>
          </w:p>
        </w:tc>
        <w:tc>
          <w:tcPr>
            <w:tcW w:w="1684" w:type="dxa"/>
            <w:shd w:val="clear" w:color="auto" w:fill="D5DCE4" w:themeFill="text2" w:themeFillTint="33"/>
            <w:vAlign w:val="center"/>
            <w:tcPrChange w:id="2777" w:author="Andrea del Nido García" w:date="2020-05-16T19:49:00Z">
              <w:tcPr>
                <w:tcW w:w="0" w:type="auto"/>
                <w:shd w:val="clear" w:color="auto" w:fill="D5DCE4" w:themeFill="text2" w:themeFillTint="33"/>
              </w:tcPr>
            </w:tcPrChange>
          </w:tcPr>
          <w:p w14:paraId="53B7CD72" w14:textId="4A731D54" w:rsidR="00381E45" w:rsidRDefault="00BE748C" w:rsidP="001F3149">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ins w:id="2778" w:author="Andrea del Nido García" w:date="2020-05-16T19:30:00Z"/>
                <w:lang w:eastAsia="es-ES"/>
              </w:rPr>
              <w:pPrChange w:id="2779" w:author="Andrea del Nido García" w:date="2020-05-16T19:31:00Z">
                <w:pPr>
                  <w:ind w:firstLine="0"/>
                  <w:cnfStyle w:val="000000000000" w:firstRow="0" w:lastRow="0" w:firstColumn="0" w:lastColumn="0" w:oddVBand="0" w:evenVBand="0" w:oddHBand="0" w:evenHBand="0" w:firstRowFirstColumn="0" w:firstRowLastColumn="0" w:lastRowFirstColumn="0" w:lastRowLastColumn="0"/>
                </w:pPr>
              </w:pPrChange>
            </w:pPr>
            <w:ins w:id="2780" w:author="Andrea del Nido García" w:date="2020-05-16T19:31:00Z">
              <w:r>
                <w:rPr>
                  <w:lang w:eastAsia="es-ES"/>
                </w:rPr>
                <w:t>Simple</w:t>
              </w:r>
            </w:ins>
          </w:p>
        </w:tc>
      </w:tr>
      <w:tr w:rsidR="00381E45" w14:paraId="2A585C9B" w14:textId="77777777" w:rsidTr="005A2DCF">
        <w:trPr>
          <w:jc w:val="center"/>
          <w:ins w:id="2781" w:author="Andrea del Nido García" w:date="2020-05-16T19:30:00Z"/>
        </w:trPr>
        <w:tc>
          <w:tcPr>
            <w:cnfStyle w:val="001000000000" w:firstRow="0" w:lastRow="0" w:firstColumn="1" w:lastColumn="0" w:oddVBand="0" w:evenVBand="0" w:oddHBand="0" w:evenHBand="0" w:firstRowFirstColumn="0" w:firstRowLastColumn="0" w:lastRowFirstColumn="0" w:lastRowLastColumn="0"/>
            <w:tcW w:w="0" w:type="auto"/>
            <w:shd w:val="clear" w:color="auto" w:fill="D5DCE4" w:themeFill="text2" w:themeFillTint="33"/>
            <w:vAlign w:val="center"/>
            <w:tcPrChange w:id="2782" w:author="Andrea del Nido García" w:date="2020-05-16T19:49:00Z">
              <w:tcPr>
                <w:tcW w:w="0" w:type="auto"/>
                <w:shd w:val="clear" w:color="auto" w:fill="D5DCE4" w:themeFill="text2" w:themeFillTint="33"/>
              </w:tcPr>
            </w:tcPrChange>
          </w:tcPr>
          <w:p w14:paraId="54F48D4B" w14:textId="7E319250" w:rsidR="00381E45" w:rsidRDefault="00381E45" w:rsidP="001F3149">
            <w:pPr>
              <w:spacing w:line="240" w:lineRule="auto"/>
              <w:ind w:firstLine="0"/>
              <w:jc w:val="center"/>
              <w:rPr>
                <w:ins w:id="2783" w:author="Andrea del Nido García" w:date="2020-05-16T19:30:00Z"/>
                <w:lang w:eastAsia="es-ES"/>
              </w:rPr>
              <w:pPrChange w:id="2784" w:author="Andrea del Nido García" w:date="2020-05-16T19:31:00Z">
                <w:pPr>
                  <w:ind w:firstLine="0"/>
                </w:pPr>
              </w:pPrChange>
            </w:pPr>
            <w:proofErr w:type="spellStart"/>
            <w:ins w:id="2785" w:author="Andrea del Nido García" w:date="2020-05-16T19:30:00Z">
              <w:r w:rsidRPr="000955F4">
                <w:rPr>
                  <w:b w:val="0"/>
                  <w:bCs w:val="0"/>
                  <w:lang w:eastAsia="es-ES"/>
                </w:rPr>
                <w:t>Backgrounds</w:t>
              </w:r>
              <w:proofErr w:type="spellEnd"/>
            </w:ins>
          </w:p>
        </w:tc>
        <w:tc>
          <w:tcPr>
            <w:tcW w:w="1684" w:type="dxa"/>
            <w:shd w:val="clear" w:color="auto" w:fill="D5DCE4" w:themeFill="text2" w:themeFillTint="33"/>
            <w:vAlign w:val="center"/>
            <w:tcPrChange w:id="2786" w:author="Andrea del Nido García" w:date="2020-05-16T19:49:00Z">
              <w:tcPr>
                <w:tcW w:w="0" w:type="auto"/>
                <w:shd w:val="clear" w:color="auto" w:fill="D5DCE4" w:themeFill="text2" w:themeFillTint="33"/>
              </w:tcPr>
            </w:tcPrChange>
          </w:tcPr>
          <w:p w14:paraId="44DD5628" w14:textId="6D329CE1" w:rsidR="00381E45" w:rsidRDefault="00BE748C" w:rsidP="001F3149">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ins w:id="2787" w:author="Andrea del Nido García" w:date="2020-05-16T19:30:00Z"/>
                <w:lang w:eastAsia="es-ES"/>
              </w:rPr>
              <w:pPrChange w:id="2788" w:author="Andrea del Nido García" w:date="2020-05-16T19:31:00Z">
                <w:pPr>
                  <w:ind w:firstLine="0"/>
                  <w:cnfStyle w:val="000000000000" w:firstRow="0" w:lastRow="0" w:firstColumn="0" w:lastColumn="0" w:oddVBand="0" w:evenVBand="0" w:oddHBand="0" w:evenHBand="0" w:firstRowFirstColumn="0" w:firstRowLastColumn="0" w:lastRowFirstColumn="0" w:lastRowLastColumn="0"/>
                </w:pPr>
              </w:pPrChange>
            </w:pPr>
            <w:proofErr w:type="spellStart"/>
            <w:ins w:id="2789" w:author="Andrea del Nido García" w:date="2020-05-16T19:31:00Z">
              <w:r>
                <w:rPr>
                  <w:lang w:eastAsia="es-ES"/>
                </w:rPr>
                <w:t>Bundle</w:t>
              </w:r>
            </w:ins>
            <w:proofErr w:type="spellEnd"/>
          </w:p>
        </w:tc>
      </w:tr>
      <w:tr w:rsidR="00381E45" w14:paraId="40A3EDB3" w14:textId="77777777" w:rsidTr="005A2DCF">
        <w:trPr>
          <w:jc w:val="center"/>
          <w:ins w:id="2790" w:author="Andrea del Nido García" w:date="2020-05-16T19:30:00Z"/>
        </w:trPr>
        <w:tc>
          <w:tcPr>
            <w:cnfStyle w:val="001000000000" w:firstRow="0" w:lastRow="0" w:firstColumn="1" w:lastColumn="0" w:oddVBand="0" w:evenVBand="0" w:oddHBand="0" w:evenHBand="0" w:firstRowFirstColumn="0" w:firstRowLastColumn="0" w:lastRowFirstColumn="0" w:lastRowLastColumn="0"/>
            <w:tcW w:w="0" w:type="auto"/>
            <w:shd w:val="clear" w:color="auto" w:fill="D5DCE4" w:themeFill="text2" w:themeFillTint="33"/>
            <w:vAlign w:val="center"/>
            <w:tcPrChange w:id="2791" w:author="Andrea del Nido García" w:date="2020-05-16T19:49:00Z">
              <w:tcPr>
                <w:tcW w:w="0" w:type="auto"/>
                <w:shd w:val="clear" w:color="auto" w:fill="D5DCE4" w:themeFill="text2" w:themeFillTint="33"/>
              </w:tcPr>
            </w:tcPrChange>
          </w:tcPr>
          <w:p w14:paraId="1AE56F4B" w14:textId="77777777" w:rsidR="00381E45" w:rsidRDefault="00381E45" w:rsidP="001F3149">
            <w:pPr>
              <w:spacing w:line="240" w:lineRule="auto"/>
              <w:ind w:firstLine="0"/>
              <w:jc w:val="center"/>
              <w:rPr>
                <w:ins w:id="2792" w:author="Andrea del Nido García" w:date="2020-05-16T19:30:00Z"/>
                <w:lang w:eastAsia="es-ES"/>
              </w:rPr>
              <w:pPrChange w:id="2793" w:author="Andrea del Nido García" w:date="2020-05-16T19:31:00Z">
                <w:pPr>
                  <w:ind w:firstLine="0"/>
                </w:pPr>
              </w:pPrChange>
            </w:pPr>
            <w:proofErr w:type="spellStart"/>
            <w:ins w:id="2794" w:author="Andrea del Nido García" w:date="2020-05-16T19:30:00Z">
              <w:r w:rsidRPr="000955F4">
                <w:rPr>
                  <w:b w:val="0"/>
                  <w:bCs w:val="0"/>
                  <w:lang w:eastAsia="es-ES"/>
                </w:rPr>
                <w:t>Zombie</w:t>
              </w:r>
              <w:proofErr w:type="spellEnd"/>
              <w:r w:rsidRPr="000955F4">
                <w:rPr>
                  <w:b w:val="0"/>
                  <w:bCs w:val="0"/>
                  <w:lang w:eastAsia="es-ES"/>
                </w:rPr>
                <w:t xml:space="preserve"> Tsunami</w:t>
              </w:r>
            </w:ins>
          </w:p>
        </w:tc>
        <w:tc>
          <w:tcPr>
            <w:tcW w:w="1684" w:type="dxa"/>
            <w:shd w:val="clear" w:color="auto" w:fill="D5DCE4" w:themeFill="text2" w:themeFillTint="33"/>
            <w:vAlign w:val="center"/>
            <w:tcPrChange w:id="2795" w:author="Andrea del Nido García" w:date="2020-05-16T19:49:00Z">
              <w:tcPr>
                <w:tcW w:w="0" w:type="auto"/>
                <w:shd w:val="clear" w:color="auto" w:fill="D5DCE4" w:themeFill="text2" w:themeFillTint="33"/>
              </w:tcPr>
            </w:tcPrChange>
          </w:tcPr>
          <w:p w14:paraId="6EEB4093" w14:textId="645C32FD" w:rsidR="00381E45" w:rsidRDefault="00BE748C" w:rsidP="001F3149">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ins w:id="2796" w:author="Andrea del Nido García" w:date="2020-05-16T19:30:00Z"/>
                <w:lang w:eastAsia="es-ES"/>
              </w:rPr>
              <w:pPrChange w:id="2797" w:author="Andrea del Nido García" w:date="2020-05-16T19:31:00Z">
                <w:pPr>
                  <w:ind w:firstLine="0"/>
                  <w:cnfStyle w:val="000000000000" w:firstRow="0" w:lastRow="0" w:firstColumn="0" w:lastColumn="0" w:oddVBand="0" w:evenVBand="0" w:oddHBand="0" w:evenHBand="0" w:firstRowFirstColumn="0" w:firstRowLastColumn="0" w:lastRowFirstColumn="0" w:lastRowLastColumn="0"/>
                </w:pPr>
              </w:pPrChange>
            </w:pPr>
            <w:proofErr w:type="spellStart"/>
            <w:ins w:id="2798" w:author="Andrea del Nido García" w:date="2020-05-16T19:31:00Z">
              <w:r>
                <w:rPr>
                  <w:lang w:eastAsia="es-ES"/>
                </w:rPr>
                <w:t>Bundle</w:t>
              </w:r>
            </w:ins>
            <w:proofErr w:type="spellEnd"/>
          </w:p>
        </w:tc>
      </w:tr>
      <w:tr w:rsidR="00381E45" w14:paraId="243AA023" w14:textId="77777777" w:rsidTr="005A2DCF">
        <w:trPr>
          <w:jc w:val="center"/>
          <w:ins w:id="2799" w:author="Andrea del Nido García" w:date="2020-05-16T19:30:00Z"/>
        </w:trPr>
        <w:tc>
          <w:tcPr>
            <w:cnfStyle w:val="001000000000" w:firstRow="0" w:lastRow="0" w:firstColumn="1" w:lastColumn="0" w:oddVBand="0" w:evenVBand="0" w:oddHBand="0" w:evenHBand="0" w:firstRowFirstColumn="0" w:firstRowLastColumn="0" w:lastRowFirstColumn="0" w:lastRowLastColumn="0"/>
            <w:tcW w:w="0" w:type="auto"/>
            <w:tcBorders>
              <w:bottom w:val="single" w:sz="24" w:space="0" w:color="44546A"/>
            </w:tcBorders>
            <w:shd w:val="clear" w:color="auto" w:fill="D5DCE4" w:themeFill="text2" w:themeFillTint="33"/>
            <w:vAlign w:val="center"/>
            <w:tcPrChange w:id="2800" w:author="Andrea del Nido García" w:date="2020-05-16T19:49:00Z">
              <w:tcPr>
                <w:tcW w:w="0" w:type="auto"/>
                <w:tcBorders>
                  <w:bottom w:val="single" w:sz="24" w:space="0" w:color="44546A"/>
                </w:tcBorders>
                <w:shd w:val="clear" w:color="auto" w:fill="D5DCE4" w:themeFill="text2" w:themeFillTint="33"/>
              </w:tcPr>
            </w:tcPrChange>
          </w:tcPr>
          <w:p w14:paraId="6BE2B23C" w14:textId="77777777" w:rsidR="00381E45" w:rsidRDefault="00381E45" w:rsidP="001F3149">
            <w:pPr>
              <w:spacing w:line="240" w:lineRule="auto"/>
              <w:ind w:firstLine="0"/>
              <w:jc w:val="center"/>
              <w:rPr>
                <w:ins w:id="2801" w:author="Andrea del Nido García" w:date="2020-05-16T19:30:00Z"/>
                <w:lang w:eastAsia="es-ES"/>
              </w:rPr>
              <w:pPrChange w:id="2802" w:author="Andrea del Nido García" w:date="2020-05-16T19:31:00Z">
                <w:pPr>
                  <w:ind w:firstLine="0"/>
                </w:pPr>
              </w:pPrChange>
            </w:pPr>
            <w:proofErr w:type="spellStart"/>
            <w:ins w:id="2803" w:author="Andrea del Nido García" w:date="2020-05-16T19:30:00Z">
              <w:r w:rsidRPr="000955F4">
                <w:rPr>
                  <w:b w:val="0"/>
                  <w:bCs w:val="0"/>
                  <w:lang w:eastAsia="es-ES"/>
                </w:rPr>
                <w:t>Retrica</w:t>
              </w:r>
              <w:proofErr w:type="spellEnd"/>
            </w:ins>
          </w:p>
        </w:tc>
        <w:tc>
          <w:tcPr>
            <w:tcW w:w="1684" w:type="dxa"/>
            <w:tcBorders>
              <w:bottom w:val="single" w:sz="24" w:space="0" w:color="44546A"/>
            </w:tcBorders>
            <w:shd w:val="clear" w:color="auto" w:fill="D5DCE4" w:themeFill="text2" w:themeFillTint="33"/>
            <w:vAlign w:val="center"/>
            <w:tcPrChange w:id="2804" w:author="Andrea del Nido García" w:date="2020-05-16T19:49:00Z">
              <w:tcPr>
                <w:tcW w:w="0" w:type="auto"/>
                <w:tcBorders>
                  <w:bottom w:val="single" w:sz="24" w:space="0" w:color="44546A"/>
                </w:tcBorders>
                <w:shd w:val="clear" w:color="auto" w:fill="D5DCE4" w:themeFill="text2" w:themeFillTint="33"/>
              </w:tcPr>
            </w:tcPrChange>
          </w:tcPr>
          <w:p w14:paraId="72DC8933" w14:textId="401CFD8F" w:rsidR="00381E45" w:rsidRDefault="00BE748C" w:rsidP="00436191">
            <w:pPr>
              <w:keepNext/>
              <w:spacing w:line="240" w:lineRule="auto"/>
              <w:ind w:firstLine="0"/>
              <w:jc w:val="center"/>
              <w:cnfStyle w:val="000000000000" w:firstRow="0" w:lastRow="0" w:firstColumn="0" w:lastColumn="0" w:oddVBand="0" w:evenVBand="0" w:oddHBand="0" w:evenHBand="0" w:firstRowFirstColumn="0" w:firstRowLastColumn="0" w:lastRowFirstColumn="0" w:lastRowLastColumn="0"/>
              <w:rPr>
                <w:ins w:id="2805" w:author="Andrea del Nido García" w:date="2020-05-16T19:30:00Z"/>
                <w:lang w:eastAsia="es-ES"/>
              </w:rPr>
              <w:pPrChange w:id="2806" w:author="Andrea del Nido García" w:date="2020-05-16T19:48:00Z">
                <w:pPr>
                  <w:ind w:firstLine="0"/>
                  <w:cnfStyle w:val="000000000000" w:firstRow="0" w:lastRow="0" w:firstColumn="0" w:lastColumn="0" w:oddVBand="0" w:evenVBand="0" w:oddHBand="0" w:evenHBand="0" w:firstRowFirstColumn="0" w:firstRowLastColumn="0" w:lastRowFirstColumn="0" w:lastRowLastColumn="0"/>
                </w:pPr>
              </w:pPrChange>
            </w:pPr>
            <w:proofErr w:type="spellStart"/>
            <w:ins w:id="2807" w:author="Andrea del Nido García" w:date="2020-05-16T19:31:00Z">
              <w:r>
                <w:rPr>
                  <w:lang w:eastAsia="es-ES"/>
                </w:rPr>
                <w:t>Bundle</w:t>
              </w:r>
            </w:ins>
            <w:proofErr w:type="spellEnd"/>
          </w:p>
        </w:tc>
      </w:tr>
    </w:tbl>
    <w:p w14:paraId="3FF2442E" w14:textId="510ED7CC" w:rsidR="00C021CD" w:rsidRPr="00A23366" w:rsidRDefault="00436191" w:rsidP="00436191">
      <w:pPr>
        <w:pStyle w:val="Descripcin"/>
        <w:spacing w:before="240"/>
        <w:rPr>
          <w:ins w:id="2808" w:author="Andrea del Nido García" w:date="2020-05-16T19:48:00Z"/>
          <w:sz w:val="14"/>
          <w:szCs w:val="14"/>
          <w:rPrChange w:id="2809" w:author="Andrea del Nido García" w:date="2020-05-16T19:48:00Z">
            <w:rPr>
              <w:ins w:id="2810" w:author="Andrea del Nido García" w:date="2020-05-16T19:48:00Z"/>
            </w:rPr>
          </w:rPrChange>
        </w:rPr>
        <w:pPrChange w:id="2811" w:author="Andrea del Nido García" w:date="2020-05-16T19:49:00Z">
          <w:pPr>
            <w:ind w:firstLine="0"/>
            <w:jc w:val="center"/>
          </w:pPr>
        </w:pPrChange>
      </w:pPr>
      <w:bookmarkStart w:id="2812" w:name="_Toc40550990"/>
      <w:ins w:id="2813" w:author="Andrea del Nido García" w:date="2020-05-16T19:48:00Z">
        <w:r>
          <w:t xml:space="preserve">Tabla </w:t>
        </w:r>
        <w:r>
          <w:fldChar w:fldCharType="begin"/>
        </w:r>
        <w:r>
          <w:instrText xml:space="preserve"> STYLEREF 1 \s </w:instrText>
        </w:r>
      </w:ins>
      <w:r>
        <w:fldChar w:fldCharType="separate"/>
      </w:r>
      <w:r>
        <w:rPr>
          <w:noProof/>
        </w:rPr>
        <w:t>4</w:t>
      </w:r>
      <w:ins w:id="2814" w:author="Andrea del Nido García" w:date="2020-05-16T19:48:00Z">
        <w:r>
          <w:fldChar w:fldCharType="end"/>
        </w:r>
        <w:r>
          <w:t>.</w:t>
        </w:r>
        <w:r>
          <w:fldChar w:fldCharType="begin"/>
        </w:r>
        <w:r>
          <w:instrText xml:space="preserve"> SEQ Tabla \* ARABIC \s 1 </w:instrText>
        </w:r>
      </w:ins>
      <w:r>
        <w:fldChar w:fldCharType="separate"/>
      </w:r>
      <w:ins w:id="2815" w:author="Andrea del Nido García" w:date="2020-05-16T19:48:00Z">
        <w:r>
          <w:rPr>
            <w:noProof/>
          </w:rPr>
          <w:t>1</w:t>
        </w:r>
        <w:r>
          <w:fldChar w:fldCharType="end"/>
        </w:r>
        <w:r>
          <w:t xml:space="preserve">. </w:t>
        </w:r>
        <w:r w:rsidRPr="007355E1">
          <w:t>Resumen de las aplicaciones analizadas</w:t>
        </w:r>
        <w:bookmarkEnd w:id="2812"/>
      </w:ins>
    </w:p>
    <w:p w14:paraId="0B9E4A7A" w14:textId="50CF6573" w:rsidR="003D4174" w:rsidRPr="00CB573E" w:rsidDel="00B15843" w:rsidRDefault="003D4174" w:rsidP="00C021CD">
      <w:pPr>
        <w:pStyle w:val="Descripcin"/>
        <w:spacing w:before="240"/>
        <w:rPr>
          <w:del w:id="2816" w:author="Andrea del Nido García" w:date="2020-05-16T19:20:00Z"/>
          <w:rPrChange w:id="2817" w:author="Andrea del Nido García" w:date="2020-04-28T08:48:00Z">
            <w:rPr>
              <w:del w:id="2818" w:author="Andrea del Nido García" w:date="2020-05-16T19:20:00Z"/>
              <w:lang w:eastAsia="es-ES"/>
            </w:rPr>
          </w:rPrChange>
        </w:rPr>
        <w:pPrChange w:id="2819" w:author="Andrea del Nido García" w:date="2020-05-16T19:48:00Z">
          <w:pPr/>
        </w:pPrChange>
      </w:pPr>
    </w:p>
    <w:p w14:paraId="0C282B6A" w14:textId="300D11D4" w:rsidR="008F0DC0" w:rsidDel="00B15843" w:rsidRDefault="008F0DC0" w:rsidP="00C021CD">
      <w:pPr>
        <w:jc w:val="center"/>
        <w:rPr>
          <w:del w:id="2820" w:author="Andrea del Nido García" w:date="2020-05-16T19:20:00Z"/>
          <w:lang w:eastAsia="es-ES"/>
        </w:rPr>
        <w:pPrChange w:id="2821" w:author="Andrea del Nido García" w:date="2020-05-16T19:47:00Z">
          <w:pPr/>
        </w:pPrChange>
      </w:pPr>
    </w:p>
    <w:p w14:paraId="7D0C616B" w14:textId="21E3B53B" w:rsidR="008F0DC0" w:rsidDel="00B15843" w:rsidRDefault="008F0DC0" w:rsidP="00C021CD">
      <w:pPr>
        <w:jc w:val="center"/>
        <w:rPr>
          <w:del w:id="2822" w:author="Andrea del Nido García" w:date="2020-05-16T19:20:00Z"/>
          <w:lang w:eastAsia="es-ES"/>
        </w:rPr>
        <w:pPrChange w:id="2823" w:author="Andrea del Nido García" w:date="2020-05-16T19:47:00Z">
          <w:pPr/>
        </w:pPrChange>
      </w:pPr>
    </w:p>
    <w:p w14:paraId="78B093EF" w14:textId="37AC61CA" w:rsidR="008F0DC0" w:rsidDel="00B15843" w:rsidRDefault="008F0DC0" w:rsidP="00C021CD">
      <w:pPr>
        <w:ind w:firstLine="0"/>
        <w:jc w:val="center"/>
        <w:rPr>
          <w:del w:id="2824" w:author="Andrea del Nido García" w:date="2020-05-16T19:20:00Z"/>
          <w:lang w:eastAsia="es-ES"/>
        </w:rPr>
        <w:pPrChange w:id="2825" w:author="Andrea del Nido García" w:date="2020-05-16T19:47:00Z">
          <w:pPr>
            <w:ind w:firstLine="0"/>
          </w:pPr>
        </w:pPrChange>
      </w:pPr>
    </w:p>
    <w:p w14:paraId="4036493D" w14:textId="4506D6DE" w:rsidR="002753B5" w:rsidDel="00B15843" w:rsidRDefault="004B4789" w:rsidP="00C021CD">
      <w:pPr>
        <w:ind w:firstLine="0"/>
        <w:jc w:val="center"/>
        <w:rPr>
          <w:del w:id="2826" w:author="Andrea del Nido García" w:date="2020-05-16T19:20:00Z"/>
          <w:lang w:eastAsia="es-ES"/>
        </w:rPr>
        <w:pPrChange w:id="2827" w:author="Andrea del Nido García" w:date="2020-05-16T19:47:00Z">
          <w:pPr>
            <w:ind w:firstLine="0"/>
          </w:pPr>
        </w:pPrChange>
      </w:pPr>
      <w:ins w:id="2828" w:author="jm.delalamo@upm.es" w:date="2020-05-15T11:20:00Z">
        <w:del w:id="2829" w:author="Andrea del Nido García" w:date="2020-05-16T19:20:00Z">
          <w:r w:rsidDel="00B15843">
            <w:rPr>
              <w:lang w:eastAsia="es-ES"/>
            </w:rPr>
            <w:delText>a</w:delText>
          </w:r>
        </w:del>
      </w:ins>
    </w:p>
    <w:p w14:paraId="410EE5A4" w14:textId="02782746" w:rsidR="00210E26" w:rsidDel="00B15843" w:rsidRDefault="00210E26" w:rsidP="00C021CD">
      <w:pPr>
        <w:ind w:firstLine="0"/>
        <w:jc w:val="center"/>
        <w:rPr>
          <w:del w:id="2830" w:author="Andrea del Nido García" w:date="2020-05-16T19:20:00Z"/>
          <w:lang w:eastAsia="es-ES"/>
        </w:rPr>
        <w:pPrChange w:id="2831" w:author="Andrea del Nido García" w:date="2020-05-16T19:47:00Z">
          <w:pPr>
            <w:ind w:firstLine="0"/>
          </w:pPr>
        </w:pPrChange>
      </w:pPr>
    </w:p>
    <w:p w14:paraId="7A79389D" w14:textId="2466F344" w:rsidR="008A29E6" w:rsidDel="00B15843" w:rsidRDefault="008A29E6" w:rsidP="00C021CD">
      <w:pPr>
        <w:ind w:firstLine="0"/>
        <w:jc w:val="center"/>
        <w:rPr>
          <w:del w:id="2832" w:author="Andrea del Nido García" w:date="2020-05-16T19:20:00Z"/>
          <w:lang w:eastAsia="es-ES"/>
        </w:rPr>
        <w:pPrChange w:id="2833" w:author="Andrea del Nido García" w:date="2020-05-16T19:47:00Z">
          <w:pPr>
            <w:ind w:firstLine="0"/>
          </w:pPr>
        </w:pPrChange>
      </w:pPr>
    </w:p>
    <w:p w14:paraId="53FB096F" w14:textId="54C600E8" w:rsidR="00381E45" w:rsidRDefault="004B4789" w:rsidP="00C849B0">
      <w:pPr>
        <w:ind w:firstLine="0"/>
        <w:jc w:val="center"/>
        <w:rPr>
          <w:ins w:id="2834" w:author="Andrea del Nido García" w:date="2020-05-16T12:39:00Z"/>
          <w:lang w:eastAsia="es-ES"/>
        </w:rPr>
        <w:pPrChange w:id="2835" w:author="Andrea del Nido García" w:date="2020-05-16T19:51:00Z">
          <w:pPr>
            <w:ind w:firstLine="0"/>
          </w:pPr>
        </w:pPrChange>
      </w:pPr>
      <w:commentRangeStart w:id="2836"/>
      <w:commentRangeEnd w:id="2836"/>
      <w:del w:id="2837" w:author="Andrea del Nido García" w:date="2020-05-16T19:29:00Z">
        <w:r w:rsidDel="00D11541">
          <w:rPr>
            <w:rStyle w:val="Refdecomentario"/>
            <w:rFonts w:asciiTheme="minorHAnsi" w:eastAsiaTheme="minorHAnsi" w:hAnsiTheme="minorHAnsi" w:cstheme="minorBidi"/>
          </w:rPr>
          <w:commentReference w:id="2836"/>
        </w:r>
      </w:del>
    </w:p>
    <w:p w14:paraId="570176D6" w14:textId="77777777" w:rsidR="007308E3" w:rsidRDefault="007308E3">
      <w:pPr>
        <w:ind w:firstLine="0"/>
        <w:rPr>
          <w:ins w:id="2838" w:author="Andrea del Nido García" w:date="2020-04-29T19:03:00Z"/>
          <w:lang w:eastAsia="es-ES"/>
        </w:rPr>
      </w:pPr>
    </w:p>
    <w:tbl>
      <w:tblPr>
        <w:tblStyle w:val="Tablaconcuadrcula1clara"/>
        <w:tblW w:w="0" w:type="auto"/>
        <w:tblLook w:val="04A0" w:firstRow="1" w:lastRow="0" w:firstColumn="1" w:lastColumn="0" w:noHBand="0" w:noVBand="1"/>
        <w:tblPrChange w:id="2839" w:author="Andrea del Nido García" w:date="2020-05-16T19:54:00Z">
          <w:tblPr>
            <w:tblStyle w:val="Tablaconcuadrcula1clara"/>
            <w:tblW w:w="0" w:type="auto"/>
            <w:tblLook w:val="04A0" w:firstRow="1" w:lastRow="0" w:firstColumn="1" w:lastColumn="0" w:noHBand="0" w:noVBand="1"/>
          </w:tblPr>
        </w:tblPrChange>
      </w:tblPr>
      <w:tblGrid>
        <w:gridCol w:w="1604"/>
        <w:gridCol w:w="1655"/>
        <w:gridCol w:w="2603"/>
        <w:gridCol w:w="2632"/>
        <w:tblGridChange w:id="2840">
          <w:tblGrid>
            <w:gridCol w:w="1604"/>
            <w:gridCol w:w="519"/>
            <w:gridCol w:w="1136"/>
            <w:gridCol w:w="987"/>
            <w:gridCol w:w="1616"/>
            <w:gridCol w:w="508"/>
            <w:gridCol w:w="2124"/>
          </w:tblGrid>
        </w:tblGridChange>
      </w:tblGrid>
      <w:tr w:rsidR="007308E3" w14:paraId="25CEE6AB" w14:textId="77777777" w:rsidTr="00AA2133">
        <w:trPr>
          <w:cnfStyle w:val="100000000000" w:firstRow="1" w:lastRow="0" w:firstColumn="0" w:lastColumn="0" w:oddVBand="0" w:evenVBand="0" w:oddHBand="0" w:evenHBand="0" w:firstRowFirstColumn="0" w:firstRowLastColumn="0" w:lastRowFirstColumn="0" w:lastRowLastColumn="0"/>
          <w:trHeight w:val="163"/>
          <w:ins w:id="2841" w:author="Andrea del Nido García" w:date="2020-05-16T12:39:00Z"/>
          <w:trPrChange w:id="2842" w:author="Andrea del Nido García" w:date="2020-05-16T19:54:00Z">
            <w:trPr>
              <w:trHeight w:val="163"/>
            </w:trPr>
          </w:trPrChange>
        </w:trPr>
        <w:tc>
          <w:tcPr>
            <w:cnfStyle w:val="001000000000" w:firstRow="0" w:lastRow="0" w:firstColumn="1" w:lastColumn="0" w:oddVBand="0" w:evenVBand="0" w:oddHBand="0" w:evenHBand="0" w:firstRowFirstColumn="0" w:firstRowLastColumn="0" w:lastRowFirstColumn="0" w:lastRowLastColumn="0"/>
            <w:tcW w:w="0" w:type="auto"/>
            <w:tcBorders>
              <w:top w:val="single" w:sz="24" w:space="0" w:color="44546A"/>
              <w:bottom w:val="single" w:sz="24" w:space="0" w:color="44546A" w:themeColor="text2"/>
            </w:tcBorders>
            <w:shd w:val="clear" w:color="auto" w:fill="ACB9CA" w:themeFill="text2" w:themeFillTint="66"/>
            <w:vAlign w:val="center"/>
            <w:tcPrChange w:id="2843" w:author="Andrea del Nido García" w:date="2020-05-16T19:54:00Z">
              <w:tcPr>
                <w:tcW w:w="2123" w:type="dxa"/>
                <w:gridSpan w:val="2"/>
                <w:tcBorders>
                  <w:top w:val="single" w:sz="24" w:space="0" w:color="44546A"/>
                  <w:bottom w:val="single" w:sz="24" w:space="0" w:color="44546A" w:themeColor="text2"/>
                </w:tcBorders>
                <w:shd w:val="clear" w:color="auto" w:fill="ACB9CA" w:themeFill="text2" w:themeFillTint="66"/>
              </w:tcPr>
            </w:tcPrChange>
          </w:tcPr>
          <w:p w14:paraId="36135006" w14:textId="77777777" w:rsidR="007308E3" w:rsidRDefault="007308E3" w:rsidP="00AA2133">
            <w:pPr>
              <w:spacing w:line="240" w:lineRule="auto"/>
              <w:ind w:firstLine="0"/>
              <w:jc w:val="center"/>
              <w:cnfStyle w:val="101000000000" w:firstRow="1" w:lastRow="0" w:firstColumn="1" w:lastColumn="0" w:oddVBand="0" w:evenVBand="0" w:oddHBand="0" w:evenHBand="0" w:firstRowFirstColumn="0" w:firstRowLastColumn="0" w:lastRowFirstColumn="0" w:lastRowLastColumn="0"/>
              <w:rPr>
                <w:ins w:id="2844" w:author="Andrea del Nido García" w:date="2020-05-16T12:39:00Z"/>
                <w:lang w:eastAsia="es-ES"/>
              </w:rPr>
              <w:pPrChange w:id="2845" w:author="Andrea del Nido García" w:date="2020-05-16T19:54:00Z">
                <w:pPr>
                  <w:ind w:firstLine="0"/>
                  <w:jc w:val="center"/>
                  <w:cnfStyle w:val="101000000000" w:firstRow="1" w:lastRow="0" w:firstColumn="1" w:lastColumn="0" w:oddVBand="0" w:evenVBand="0" w:oddHBand="0" w:evenHBand="0" w:firstRowFirstColumn="0" w:firstRowLastColumn="0" w:lastRowFirstColumn="0" w:lastRowLastColumn="0"/>
                </w:pPr>
              </w:pPrChange>
            </w:pPr>
            <w:ins w:id="2846" w:author="Andrea del Nido García" w:date="2020-05-16T12:39:00Z">
              <w:r>
                <w:rPr>
                  <w:lang w:eastAsia="es-ES"/>
                </w:rPr>
                <w:t>Aplicación</w:t>
              </w:r>
            </w:ins>
          </w:p>
        </w:tc>
        <w:tc>
          <w:tcPr>
            <w:tcW w:w="0" w:type="auto"/>
            <w:tcBorders>
              <w:top w:val="single" w:sz="24" w:space="0" w:color="44546A"/>
              <w:bottom w:val="single" w:sz="24" w:space="0" w:color="44546A" w:themeColor="text2"/>
            </w:tcBorders>
            <w:shd w:val="clear" w:color="auto" w:fill="ACB9CA" w:themeFill="text2" w:themeFillTint="66"/>
            <w:vAlign w:val="center"/>
            <w:tcPrChange w:id="2847" w:author="Andrea del Nido García" w:date="2020-05-16T19:54:00Z">
              <w:tcPr>
                <w:tcW w:w="2123" w:type="dxa"/>
                <w:gridSpan w:val="2"/>
                <w:tcBorders>
                  <w:top w:val="single" w:sz="24" w:space="0" w:color="44546A"/>
                  <w:bottom w:val="single" w:sz="24" w:space="0" w:color="44546A" w:themeColor="text2"/>
                </w:tcBorders>
                <w:shd w:val="clear" w:color="auto" w:fill="ACB9CA" w:themeFill="text2" w:themeFillTint="66"/>
              </w:tcPr>
            </w:tcPrChange>
          </w:tcPr>
          <w:p w14:paraId="1DF1B978" w14:textId="77777777" w:rsidR="007308E3" w:rsidRDefault="007308E3" w:rsidP="00AA2133">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ins w:id="2848" w:author="Andrea del Nido García" w:date="2020-05-16T12:39:00Z"/>
                <w:lang w:eastAsia="es-ES"/>
              </w:rPr>
              <w:pPrChange w:id="2849" w:author="Andrea del Nido García" w:date="2020-05-16T19:54:00Z">
                <w:pPr>
                  <w:ind w:firstLine="0"/>
                  <w:jc w:val="center"/>
                  <w:cnfStyle w:val="100000000000" w:firstRow="1" w:lastRow="0" w:firstColumn="0" w:lastColumn="0" w:oddVBand="0" w:evenVBand="0" w:oddHBand="0" w:evenHBand="0" w:firstRowFirstColumn="0" w:firstRowLastColumn="0" w:lastRowFirstColumn="0" w:lastRowLastColumn="0"/>
                </w:pPr>
              </w:pPrChange>
            </w:pPr>
            <w:ins w:id="2850" w:author="Andrea del Nido García" w:date="2020-05-16T12:39:00Z">
              <w:r>
                <w:rPr>
                  <w:lang w:eastAsia="es-ES"/>
                </w:rPr>
                <w:t>Librerías detectadas</w:t>
              </w:r>
            </w:ins>
          </w:p>
        </w:tc>
        <w:tc>
          <w:tcPr>
            <w:tcW w:w="0" w:type="auto"/>
            <w:tcBorders>
              <w:top w:val="single" w:sz="24" w:space="0" w:color="44546A"/>
              <w:bottom w:val="single" w:sz="24" w:space="0" w:color="44546A" w:themeColor="text2"/>
            </w:tcBorders>
            <w:shd w:val="clear" w:color="auto" w:fill="ACB9CA" w:themeFill="text2" w:themeFillTint="66"/>
            <w:vAlign w:val="center"/>
            <w:tcPrChange w:id="2851" w:author="Andrea del Nido García" w:date="2020-05-16T19:54:00Z">
              <w:tcPr>
                <w:tcW w:w="2124" w:type="dxa"/>
                <w:gridSpan w:val="2"/>
                <w:tcBorders>
                  <w:top w:val="single" w:sz="24" w:space="0" w:color="44546A"/>
                  <w:bottom w:val="single" w:sz="24" w:space="0" w:color="44546A" w:themeColor="text2"/>
                </w:tcBorders>
                <w:shd w:val="clear" w:color="auto" w:fill="ACB9CA" w:themeFill="text2" w:themeFillTint="66"/>
              </w:tcPr>
            </w:tcPrChange>
          </w:tcPr>
          <w:p w14:paraId="5D64E86A" w14:textId="77777777" w:rsidR="007308E3" w:rsidRDefault="007308E3" w:rsidP="00AA2133">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ins w:id="2852" w:author="Andrea del Nido García" w:date="2020-05-16T12:39:00Z"/>
                <w:lang w:eastAsia="es-ES"/>
              </w:rPr>
              <w:pPrChange w:id="2853" w:author="Andrea del Nido García" w:date="2020-05-16T19:54:00Z">
                <w:pPr>
                  <w:ind w:firstLine="0"/>
                  <w:cnfStyle w:val="100000000000" w:firstRow="1" w:lastRow="0" w:firstColumn="0" w:lastColumn="0" w:oddVBand="0" w:evenVBand="0" w:oddHBand="0" w:evenHBand="0" w:firstRowFirstColumn="0" w:firstRowLastColumn="0" w:lastRowFirstColumn="0" w:lastRowLastColumn="0"/>
                </w:pPr>
              </w:pPrChange>
            </w:pPr>
            <w:ins w:id="2854" w:author="Andrea del Nido García" w:date="2020-05-16T12:39:00Z">
              <w:r>
                <w:rPr>
                  <w:lang w:eastAsia="es-ES"/>
                </w:rPr>
                <w:t>Intercepta conexión protegida (resultados previos)</w:t>
              </w:r>
            </w:ins>
          </w:p>
        </w:tc>
        <w:tc>
          <w:tcPr>
            <w:tcW w:w="0" w:type="auto"/>
            <w:tcBorders>
              <w:top w:val="single" w:sz="24" w:space="0" w:color="44546A"/>
              <w:bottom w:val="single" w:sz="24" w:space="0" w:color="44546A" w:themeColor="text2"/>
            </w:tcBorders>
            <w:shd w:val="clear" w:color="auto" w:fill="ACB9CA" w:themeFill="text2" w:themeFillTint="66"/>
            <w:vAlign w:val="center"/>
            <w:tcPrChange w:id="2855" w:author="Andrea del Nido García" w:date="2020-05-16T19:54:00Z">
              <w:tcPr>
                <w:tcW w:w="2124" w:type="dxa"/>
                <w:tcBorders>
                  <w:top w:val="single" w:sz="24" w:space="0" w:color="44546A"/>
                  <w:bottom w:val="single" w:sz="24" w:space="0" w:color="44546A" w:themeColor="text2"/>
                </w:tcBorders>
                <w:shd w:val="clear" w:color="auto" w:fill="ACB9CA" w:themeFill="text2" w:themeFillTint="66"/>
              </w:tcPr>
            </w:tcPrChange>
          </w:tcPr>
          <w:p w14:paraId="033510B7" w14:textId="77777777" w:rsidR="007308E3" w:rsidRDefault="007308E3" w:rsidP="00AA2133">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ins w:id="2856" w:author="Andrea del Nido García" w:date="2020-05-16T12:39:00Z"/>
                <w:lang w:eastAsia="es-ES"/>
              </w:rPr>
              <w:pPrChange w:id="2857" w:author="Andrea del Nido García" w:date="2020-05-16T19:54:00Z">
                <w:pPr>
                  <w:ind w:firstLine="0"/>
                  <w:cnfStyle w:val="100000000000" w:firstRow="1" w:lastRow="0" w:firstColumn="0" w:lastColumn="0" w:oddVBand="0" w:evenVBand="0" w:oddHBand="0" w:evenHBand="0" w:firstRowFirstColumn="0" w:firstRowLastColumn="0" w:lastRowFirstColumn="0" w:lastRowLastColumn="0"/>
                </w:pPr>
              </w:pPrChange>
            </w:pPr>
            <w:ins w:id="2858" w:author="Andrea del Nido García" w:date="2020-05-16T12:39:00Z">
              <w:r>
                <w:rPr>
                  <w:lang w:eastAsia="es-ES"/>
                </w:rPr>
                <w:t xml:space="preserve">Intercepta conexión protegida (resultados </w:t>
              </w:r>
              <w:r>
                <w:rPr>
                  <w:lang w:eastAsia="es-ES"/>
                </w:rPr>
                <w:t>actuales</w:t>
              </w:r>
              <w:r>
                <w:rPr>
                  <w:lang w:eastAsia="es-ES"/>
                </w:rPr>
                <w:t>)</w:t>
              </w:r>
            </w:ins>
          </w:p>
        </w:tc>
      </w:tr>
      <w:tr w:rsidR="00AA2133" w14:paraId="06A9CCD3" w14:textId="77777777" w:rsidTr="00AA2133">
        <w:trPr>
          <w:ins w:id="2859" w:author="Andrea del Nido García" w:date="2020-05-16T12:39:00Z"/>
        </w:trPr>
        <w:tc>
          <w:tcPr>
            <w:cnfStyle w:val="001000000000" w:firstRow="0" w:lastRow="0" w:firstColumn="1" w:lastColumn="0" w:oddVBand="0" w:evenVBand="0" w:oddHBand="0" w:evenHBand="0" w:firstRowFirstColumn="0" w:firstRowLastColumn="0" w:lastRowFirstColumn="0" w:lastRowLastColumn="0"/>
            <w:tcW w:w="0" w:type="auto"/>
            <w:tcBorders>
              <w:top w:val="single" w:sz="24" w:space="0" w:color="44546A" w:themeColor="text2"/>
            </w:tcBorders>
            <w:shd w:val="clear" w:color="auto" w:fill="D5DCE4" w:themeFill="text2" w:themeFillTint="33"/>
            <w:vAlign w:val="center"/>
          </w:tcPr>
          <w:p w14:paraId="0D73EBB8" w14:textId="77777777" w:rsidR="007308E3" w:rsidRDefault="007308E3" w:rsidP="00AA2133">
            <w:pPr>
              <w:spacing w:line="240" w:lineRule="auto"/>
              <w:ind w:firstLine="0"/>
              <w:jc w:val="center"/>
              <w:rPr>
                <w:ins w:id="2860" w:author="Andrea del Nido García" w:date="2020-05-16T12:39:00Z"/>
                <w:lang w:eastAsia="es-ES"/>
              </w:rPr>
              <w:pPrChange w:id="2861" w:author="Andrea del Nido García" w:date="2020-05-16T19:54:00Z">
                <w:pPr>
                  <w:ind w:firstLine="0"/>
                </w:pPr>
              </w:pPrChange>
            </w:pPr>
          </w:p>
        </w:tc>
        <w:tc>
          <w:tcPr>
            <w:tcW w:w="0" w:type="auto"/>
            <w:tcBorders>
              <w:top w:val="single" w:sz="24" w:space="0" w:color="44546A" w:themeColor="text2"/>
            </w:tcBorders>
            <w:shd w:val="clear" w:color="auto" w:fill="D5DCE4" w:themeFill="text2" w:themeFillTint="33"/>
            <w:vAlign w:val="center"/>
          </w:tcPr>
          <w:p w14:paraId="3326A1CD" w14:textId="77777777" w:rsidR="007308E3" w:rsidRDefault="007308E3" w:rsidP="00AA213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ins w:id="2862" w:author="Andrea del Nido García" w:date="2020-05-16T12:39:00Z"/>
                <w:lang w:eastAsia="es-ES"/>
              </w:rPr>
              <w:pPrChange w:id="2863" w:author="Andrea del Nido García" w:date="2020-05-16T19:54:00Z">
                <w:pPr>
                  <w:ind w:firstLine="0"/>
                  <w:cnfStyle w:val="000000000000" w:firstRow="0" w:lastRow="0" w:firstColumn="0" w:lastColumn="0" w:oddVBand="0" w:evenVBand="0" w:oddHBand="0" w:evenHBand="0" w:firstRowFirstColumn="0" w:firstRowLastColumn="0" w:lastRowFirstColumn="0" w:lastRowLastColumn="0"/>
                </w:pPr>
              </w:pPrChange>
            </w:pPr>
          </w:p>
        </w:tc>
        <w:tc>
          <w:tcPr>
            <w:tcW w:w="0" w:type="auto"/>
            <w:tcBorders>
              <w:top w:val="single" w:sz="24" w:space="0" w:color="44546A" w:themeColor="text2"/>
            </w:tcBorders>
            <w:shd w:val="clear" w:color="auto" w:fill="D5DCE4" w:themeFill="text2" w:themeFillTint="33"/>
            <w:vAlign w:val="center"/>
          </w:tcPr>
          <w:p w14:paraId="6C19F289" w14:textId="77777777" w:rsidR="007308E3" w:rsidRDefault="007308E3" w:rsidP="00AA213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ins w:id="2864" w:author="Andrea del Nido García" w:date="2020-05-16T12:39:00Z"/>
                <w:lang w:eastAsia="es-ES"/>
              </w:rPr>
              <w:pPrChange w:id="2865" w:author="Andrea del Nido García" w:date="2020-05-16T19:54:00Z">
                <w:pPr>
                  <w:ind w:firstLine="0"/>
                  <w:cnfStyle w:val="000000000000" w:firstRow="0" w:lastRow="0" w:firstColumn="0" w:lastColumn="0" w:oddVBand="0" w:evenVBand="0" w:oddHBand="0" w:evenHBand="0" w:firstRowFirstColumn="0" w:firstRowLastColumn="0" w:lastRowFirstColumn="0" w:lastRowLastColumn="0"/>
                </w:pPr>
              </w:pPrChange>
            </w:pPr>
          </w:p>
        </w:tc>
        <w:tc>
          <w:tcPr>
            <w:tcW w:w="0" w:type="auto"/>
            <w:tcBorders>
              <w:top w:val="single" w:sz="24" w:space="0" w:color="44546A" w:themeColor="text2"/>
            </w:tcBorders>
            <w:shd w:val="clear" w:color="auto" w:fill="D5DCE4" w:themeFill="text2" w:themeFillTint="33"/>
            <w:vAlign w:val="center"/>
          </w:tcPr>
          <w:p w14:paraId="3A7A7365" w14:textId="77777777" w:rsidR="007308E3" w:rsidRDefault="007308E3" w:rsidP="00AA213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ins w:id="2866" w:author="Andrea del Nido García" w:date="2020-05-16T12:39:00Z"/>
                <w:lang w:eastAsia="es-ES"/>
              </w:rPr>
              <w:pPrChange w:id="2867" w:author="Andrea del Nido García" w:date="2020-05-16T19:54:00Z">
                <w:pPr>
                  <w:ind w:firstLine="0"/>
                  <w:cnfStyle w:val="000000000000" w:firstRow="0" w:lastRow="0" w:firstColumn="0" w:lastColumn="0" w:oddVBand="0" w:evenVBand="0" w:oddHBand="0" w:evenHBand="0" w:firstRowFirstColumn="0" w:firstRowLastColumn="0" w:lastRowFirstColumn="0" w:lastRowLastColumn="0"/>
                </w:pPr>
              </w:pPrChange>
            </w:pPr>
          </w:p>
        </w:tc>
      </w:tr>
      <w:tr w:rsidR="007308E3" w14:paraId="34164250" w14:textId="77777777" w:rsidTr="00AA2133">
        <w:trPr>
          <w:ins w:id="2868" w:author="Andrea del Nido García" w:date="2020-05-16T12:39:00Z"/>
        </w:trPr>
        <w:tc>
          <w:tcPr>
            <w:cnfStyle w:val="001000000000" w:firstRow="0" w:lastRow="0" w:firstColumn="1" w:lastColumn="0" w:oddVBand="0" w:evenVBand="0" w:oddHBand="0" w:evenHBand="0" w:firstRowFirstColumn="0" w:firstRowLastColumn="0" w:lastRowFirstColumn="0" w:lastRowLastColumn="0"/>
            <w:tcW w:w="0" w:type="auto"/>
            <w:shd w:val="clear" w:color="auto" w:fill="D5DCE4" w:themeFill="text2" w:themeFillTint="33"/>
            <w:vAlign w:val="center"/>
            <w:tcPrChange w:id="2869" w:author="Andrea del Nido García" w:date="2020-05-16T19:54:00Z">
              <w:tcPr>
                <w:tcW w:w="2123" w:type="dxa"/>
                <w:gridSpan w:val="2"/>
                <w:shd w:val="clear" w:color="auto" w:fill="D5DCE4" w:themeFill="text2" w:themeFillTint="33"/>
              </w:tcPr>
            </w:tcPrChange>
          </w:tcPr>
          <w:p w14:paraId="3B237A0B" w14:textId="77777777" w:rsidR="007308E3" w:rsidRDefault="007308E3" w:rsidP="00AA2133">
            <w:pPr>
              <w:spacing w:line="240" w:lineRule="auto"/>
              <w:ind w:firstLine="0"/>
              <w:jc w:val="center"/>
              <w:rPr>
                <w:ins w:id="2870" w:author="Andrea del Nido García" w:date="2020-05-16T12:39:00Z"/>
                <w:lang w:eastAsia="es-ES"/>
              </w:rPr>
              <w:pPrChange w:id="2871" w:author="Andrea del Nido García" w:date="2020-05-16T19:54:00Z">
                <w:pPr>
                  <w:ind w:firstLine="0"/>
                </w:pPr>
              </w:pPrChange>
            </w:pPr>
          </w:p>
        </w:tc>
        <w:tc>
          <w:tcPr>
            <w:tcW w:w="0" w:type="auto"/>
            <w:shd w:val="clear" w:color="auto" w:fill="D5DCE4" w:themeFill="text2" w:themeFillTint="33"/>
            <w:vAlign w:val="center"/>
            <w:tcPrChange w:id="2872" w:author="Andrea del Nido García" w:date="2020-05-16T19:54:00Z">
              <w:tcPr>
                <w:tcW w:w="2123" w:type="dxa"/>
                <w:gridSpan w:val="2"/>
                <w:shd w:val="clear" w:color="auto" w:fill="D5DCE4" w:themeFill="text2" w:themeFillTint="33"/>
              </w:tcPr>
            </w:tcPrChange>
          </w:tcPr>
          <w:p w14:paraId="5B0DC519" w14:textId="77777777" w:rsidR="007308E3" w:rsidRDefault="007308E3" w:rsidP="00AA213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ins w:id="2873" w:author="Andrea del Nido García" w:date="2020-05-16T12:39:00Z"/>
                <w:lang w:eastAsia="es-ES"/>
              </w:rPr>
              <w:pPrChange w:id="2874" w:author="Andrea del Nido García" w:date="2020-05-16T19:54:00Z">
                <w:pPr>
                  <w:ind w:firstLine="0"/>
                  <w:cnfStyle w:val="000000000000" w:firstRow="0" w:lastRow="0" w:firstColumn="0" w:lastColumn="0" w:oddVBand="0" w:evenVBand="0" w:oddHBand="0" w:evenHBand="0" w:firstRowFirstColumn="0" w:firstRowLastColumn="0" w:lastRowFirstColumn="0" w:lastRowLastColumn="0"/>
                </w:pPr>
              </w:pPrChange>
            </w:pPr>
          </w:p>
        </w:tc>
        <w:tc>
          <w:tcPr>
            <w:tcW w:w="0" w:type="auto"/>
            <w:shd w:val="clear" w:color="auto" w:fill="D5DCE4" w:themeFill="text2" w:themeFillTint="33"/>
            <w:vAlign w:val="center"/>
            <w:tcPrChange w:id="2875" w:author="Andrea del Nido García" w:date="2020-05-16T19:54:00Z">
              <w:tcPr>
                <w:tcW w:w="2124" w:type="dxa"/>
                <w:gridSpan w:val="2"/>
                <w:shd w:val="clear" w:color="auto" w:fill="D5DCE4" w:themeFill="text2" w:themeFillTint="33"/>
              </w:tcPr>
            </w:tcPrChange>
          </w:tcPr>
          <w:p w14:paraId="3A4F2666" w14:textId="77777777" w:rsidR="007308E3" w:rsidRDefault="007308E3" w:rsidP="00AA213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ins w:id="2876" w:author="Andrea del Nido García" w:date="2020-05-16T12:39:00Z"/>
                <w:lang w:eastAsia="es-ES"/>
              </w:rPr>
              <w:pPrChange w:id="2877" w:author="Andrea del Nido García" w:date="2020-05-16T19:54:00Z">
                <w:pPr>
                  <w:ind w:firstLine="0"/>
                  <w:cnfStyle w:val="000000000000" w:firstRow="0" w:lastRow="0" w:firstColumn="0" w:lastColumn="0" w:oddVBand="0" w:evenVBand="0" w:oddHBand="0" w:evenHBand="0" w:firstRowFirstColumn="0" w:firstRowLastColumn="0" w:lastRowFirstColumn="0" w:lastRowLastColumn="0"/>
                </w:pPr>
              </w:pPrChange>
            </w:pPr>
          </w:p>
        </w:tc>
        <w:tc>
          <w:tcPr>
            <w:tcW w:w="0" w:type="auto"/>
            <w:shd w:val="clear" w:color="auto" w:fill="D5DCE4" w:themeFill="text2" w:themeFillTint="33"/>
            <w:vAlign w:val="center"/>
            <w:tcPrChange w:id="2878" w:author="Andrea del Nido García" w:date="2020-05-16T19:54:00Z">
              <w:tcPr>
                <w:tcW w:w="2124" w:type="dxa"/>
                <w:shd w:val="clear" w:color="auto" w:fill="D5DCE4" w:themeFill="text2" w:themeFillTint="33"/>
              </w:tcPr>
            </w:tcPrChange>
          </w:tcPr>
          <w:p w14:paraId="0980FA7D" w14:textId="77777777" w:rsidR="007308E3" w:rsidRDefault="007308E3" w:rsidP="00AA213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ins w:id="2879" w:author="Andrea del Nido García" w:date="2020-05-16T12:39:00Z"/>
                <w:lang w:eastAsia="es-ES"/>
              </w:rPr>
              <w:pPrChange w:id="2880" w:author="Andrea del Nido García" w:date="2020-05-16T19:54:00Z">
                <w:pPr>
                  <w:ind w:firstLine="0"/>
                  <w:cnfStyle w:val="000000000000" w:firstRow="0" w:lastRow="0" w:firstColumn="0" w:lastColumn="0" w:oddVBand="0" w:evenVBand="0" w:oddHBand="0" w:evenHBand="0" w:firstRowFirstColumn="0" w:firstRowLastColumn="0" w:lastRowFirstColumn="0" w:lastRowLastColumn="0"/>
                </w:pPr>
              </w:pPrChange>
            </w:pPr>
          </w:p>
        </w:tc>
      </w:tr>
      <w:tr w:rsidR="007308E3" w14:paraId="0A7DB262" w14:textId="77777777" w:rsidTr="00AA2133">
        <w:trPr>
          <w:ins w:id="2881" w:author="Andrea del Nido García" w:date="2020-05-16T12:39:00Z"/>
        </w:trPr>
        <w:tc>
          <w:tcPr>
            <w:cnfStyle w:val="001000000000" w:firstRow="0" w:lastRow="0" w:firstColumn="1" w:lastColumn="0" w:oddVBand="0" w:evenVBand="0" w:oddHBand="0" w:evenHBand="0" w:firstRowFirstColumn="0" w:firstRowLastColumn="0" w:lastRowFirstColumn="0" w:lastRowLastColumn="0"/>
            <w:tcW w:w="0" w:type="auto"/>
            <w:shd w:val="clear" w:color="auto" w:fill="D5DCE4" w:themeFill="text2" w:themeFillTint="33"/>
            <w:vAlign w:val="center"/>
            <w:tcPrChange w:id="2882" w:author="Andrea del Nido García" w:date="2020-05-16T19:54:00Z">
              <w:tcPr>
                <w:tcW w:w="2123" w:type="dxa"/>
                <w:gridSpan w:val="2"/>
                <w:shd w:val="clear" w:color="auto" w:fill="D5DCE4" w:themeFill="text2" w:themeFillTint="33"/>
              </w:tcPr>
            </w:tcPrChange>
          </w:tcPr>
          <w:p w14:paraId="54FAB3AE" w14:textId="77777777" w:rsidR="007308E3" w:rsidRDefault="007308E3" w:rsidP="00AA2133">
            <w:pPr>
              <w:spacing w:line="240" w:lineRule="auto"/>
              <w:ind w:firstLine="0"/>
              <w:jc w:val="center"/>
              <w:rPr>
                <w:ins w:id="2883" w:author="Andrea del Nido García" w:date="2020-05-16T12:39:00Z"/>
                <w:lang w:eastAsia="es-ES"/>
              </w:rPr>
              <w:pPrChange w:id="2884" w:author="Andrea del Nido García" w:date="2020-05-16T19:54:00Z">
                <w:pPr>
                  <w:ind w:firstLine="0"/>
                </w:pPr>
              </w:pPrChange>
            </w:pPr>
          </w:p>
        </w:tc>
        <w:tc>
          <w:tcPr>
            <w:tcW w:w="0" w:type="auto"/>
            <w:shd w:val="clear" w:color="auto" w:fill="D5DCE4" w:themeFill="text2" w:themeFillTint="33"/>
            <w:vAlign w:val="center"/>
            <w:tcPrChange w:id="2885" w:author="Andrea del Nido García" w:date="2020-05-16T19:54:00Z">
              <w:tcPr>
                <w:tcW w:w="2123" w:type="dxa"/>
                <w:gridSpan w:val="2"/>
                <w:shd w:val="clear" w:color="auto" w:fill="D5DCE4" w:themeFill="text2" w:themeFillTint="33"/>
              </w:tcPr>
            </w:tcPrChange>
          </w:tcPr>
          <w:p w14:paraId="30CBF207" w14:textId="77777777" w:rsidR="007308E3" w:rsidRDefault="007308E3" w:rsidP="00AA213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ins w:id="2886" w:author="Andrea del Nido García" w:date="2020-05-16T12:39:00Z"/>
                <w:lang w:eastAsia="es-ES"/>
              </w:rPr>
              <w:pPrChange w:id="2887" w:author="Andrea del Nido García" w:date="2020-05-16T19:54:00Z">
                <w:pPr>
                  <w:ind w:firstLine="0"/>
                  <w:cnfStyle w:val="000000000000" w:firstRow="0" w:lastRow="0" w:firstColumn="0" w:lastColumn="0" w:oddVBand="0" w:evenVBand="0" w:oddHBand="0" w:evenHBand="0" w:firstRowFirstColumn="0" w:firstRowLastColumn="0" w:lastRowFirstColumn="0" w:lastRowLastColumn="0"/>
                </w:pPr>
              </w:pPrChange>
            </w:pPr>
          </w:p>
        </w:tc>
        <w:tc>
          <w:tcPr>
            <w:tcW w:w="0" w:type="auto"/>
            <w:shd w:val="clear" w:color="auto" w:fill="D5DCE4" w:themeFill="text2" w:themeFillTint="33"/>
            <w:vAlign w:val="center"/>
            <w:tcPrChange w:id="2888" w:author="Andrea del Nido García" w:date="2020-05-16T19:54:00Z">
              <w:tcPr>
                <w:tcW w:w="2124" w:type="dxa"/>
                <w:gridSpan w:val="2"/>
                <w:shd w:val="clear" w:color="auto" w:fill="D5DCE4" w:themeFill="text2" w:themeFillTint="33"/>
              </w:tcPr>
            </w:tcPrChange>
          </w:tcPr>
          <w:p w14:paraId="1B10CBE4" w14:textId="77777777" w:rsidR="007308E3" w:rsidRDefault="007308E3" w:rsidP="00AA213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ins w:id="2889" w:author="Andrea del Nido García" w:date="2020-05-16T12:39:00Z"/>
                <w:lang w:eastAsia="es-ES"/>
              </w:rPr>
              <w:pPrChange w:id="2890" w:author="Andrea del Nido García" w:date="2020-05-16T19:54:00Z">
                <w:pPr>
                  <w:ind w:firstLine="0"/>
                  <w:cnfStyle w:val="000000000000" w:firstRow="0" w:lastRow="0" w:firstColumn="0" w:lastColumn="0" w:oddVBand="0" w:evenVBand="0" w:oddHBand="0" w:evenHBand="0" w:firstRowFirstColumn="0" w:firstRowLastColumn="0" w:lastRowFirstColumn="0" w:lastRowLastColumn="0"/>
                </w:pPr>
              </w:pPrChange>
            </w:pPr>
          </w:p>
        </w:tc>
        <w:tc>
          <w:tcPr>
            <w:tcW w:w="0" w:type="auto"/>
            <w:shd w:val="clear" w:color="auto" w:fill="D5DCE4" w:themeFill="text2" w:themeFillTint="33"/>
            <w:vAlign w:val="center"/>
            <w:tcPrChange w:id="2891" w:author="Andrea del Nido García" w:date="2020-05-16T19:54:00Z">
              <w:tcPr>
                <w:tcW w:w="2124" w:type="dxa"/>
                <w:shd w:val="clear" w:color="auto" w:fill="D5DCE4" w:themeFill="text2" w:themeFillTint="33"/>
              </w:tcPr>
            </w:tcPrChange>
          </w:tcPr>
          <w:p w14:paraId="6E6A9908" w14:textId="77777777" w:rsidR="007308E3" w:rsidRDefault="007308E3" w:rsidP="00AA213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ins w:id="2892" w:author="Andrea del Nido García" w:date="2020-05-16T12:39:00Z"/>
                <w:lang w:eastAsia="es-ES"/>
              </w:rPr>
              <w:pPrChange w:id="2893" w:author="Andrea del Nido García" w:date="2020-05-16T19:54:00Z">
                <w:pPr>
                  <w:ind w:firstLine="0"/>
                  <w:cnfStyle w:val="000000000000" w:firstRow="0" w:lastRow="0" w:firstColumn="0" w:lastColumn="0" w:oddVBand="0" w:evenVBand="0" w:oddHBand="0" w:evenHBand="0" w:firstRowFirstColumn="0" w:firstRowLastColumn="0" w:lastRowFirstColumn="0" w:lastRowLastColumn="0"/>
                </w:pPr>
              </w:pPrChange>
            </w:pPr>
          </w:p>
        </w:tc>
      </w:tr>
      <w:tr w:rsidR="007308E3" w14:paraId="1493D36E" w14:textId="77777777" w:rsidTr="00AA2133">
        <w:trPr>
          <w:ins w:id="2894" w:author="Andrea del Nido García" w:date="2020-05-16T12:39:00Z"/>
        </w:trPr>
        <w:tc>
          <w:tcPr>
            <w:cnfStyle w:val="001000000000" w:firstRow="0" w:lastRow="0" w:firstColumn="1" w:lastColumn="0" w:oddVBand="0" w:evenVBand="0" w:oddHBand="0" w:evenHBand="0" w:firstRowFirstColumn="0" w:firstRowLastColumn="0" w:lastRowFirstColumn="0" w:lastRowLastColumn="0"/>
            <w:tcW w:w="0" w:type="auto"/>
            <w:shd w:val="clear" w:color="auto" w:fill="D5DCE4" w:themeFill="text2" w:themeFillTint="33"/>
            <w:vAlign w:val="center"/>
            <w:tcPrChange w:id="2895" w:author="Andrea del Nido García" w:date="2020-05-16T19:54:00Z">
              <w:tcPr>
                <w:tcW w:w="2123" w:type="dxa"/>
                <w:gridSpan w:val="2"/>
                <w:shd w:val="clear" w:color="auto" w:fill="D5DCE4" w:themeFill="text2" w:themeFillTint="33"/>
              </w:tcPr>
            </w:tcPrChange>
          </w:tcPr>
          <w:p w14:paraId="1331116D" w14:textId="77777777" w:rsidR="007308E3" w:rsidRDefault="007308E3" w:rsidP="00AA2133">
            <w:pPr>
              <w:spacing w:line="240" w:lineRule="auto"/>
              <w:ind w:firstLine="0"/>
              <w:jc w:val="center"/>
              <w:rPr>
                <w:ins w:id="2896" w:author="Andrea del Nido García" w:date="2020-05-16T12:39:00Z"/>
                <w:lang w:eastAsia="es-ES"/>
              </w:rPr>
              <w:pPrChange w:id="2897" w:author="Andrea del Nido García" w:date="2020-05-16T19:54:00Z">
                <w:pPr>
                  <w:ind w:firstLine="0"/>
                </w:pPr>
              </w:pPrChange>
            </w:pPr>
          </w:p>
        </w:tc>
        <w:tc>
          <w:tcPr>
            <w:tcW w:w="0" w:type="auto"/>
            <w:shd w:val="clear" w:color="auto" w:fill="D5DCE4" w:themeFill="text2" w:themeFillTint="33"/>
            <w:vAlign w:val="center"/>
            <w:tcPrChange w:id="2898" w:author="Andrea del Nido García" w:date="2020-05-16T19:54:00Z">
              <w:tcPr>
                <w:tcW w:w="2123" w:type="dxa"/>
                <w:gridSpan w:val="2"/>
                <w:shd w:val="clear" w:color="auto" w:fill="D5DCE4" w:themeFill="text2" w:themeFillTint="33"/>
              </w:tcPr>
            </w:tcPrChange>
          </w:tcPr>
          <w:p w14:paraId="5C76426F" w14:textId="77777777" w:rsidR="007308E3" w:rsidRDefault="007308E3" w:rsidP="00AA213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ins w:id="2899" w:author="Andrea del Nido García" w:date="2020-05-16T12:39:00Z"/>
                <w:lang w:eastAsia="es-ES"/>
              </w:rPr>
              <w:pPrChange w:id="2900" w:author="Andrea del Nido García" w:date="2020-05-16T19:54:00Z">
                <w:pPr>
                  <w:ind w:firstLine="0"/>
                  <w:cnfStyle w:val="000000000000" w:firstRow="0" w:lastRow="0" w:firstColumn="0" w:lastColumn="0" w:oddVBand="0" w:evenVBand="0" w:oddHBand="0" w:evenHBand="0" w:firstRowFirstColumn="0" w:firstRowLastColumn="0" w:lastRowFirstColumn="0" w:lastRowLastColumn="0"/>
                </w:pPr>
              </w:pPrChange>
            </w:pPr>
          </w:p>
        </w:tc>
        <w:tc>
          <w:tcPr>
            <w:tcW w:w="0" w:type="auto"/>
            <w:shd w:val="clear" w:color="auto" w:fill="D5DCE4" w:themeFill="text2" w:themeFillTint="33"/>
            <w:vAlign w:val="center"/>
            <w:tcPrChange w:id="2901" w:author="Andrea del Nido García" w:date="2020-05-16T19:54:00Z">
              <w:tcPr>
                <w:tcW w:w="2124" w:type="dxa"/>
                <w:gridSpan w:val="2"/>
                <w:shd w:val="clear" w:color="auto" w:fill="D5DCE4" w:themeFill="text2" w:themeFillTint="33"/>
              </w:tcPr>
            </w:tcPrChange>
          </w:tcPr>
          <w:p w14:paraId="3FDF933C" w14:textId="77777777" w:rsidR="007308E3" w:rsidRDefault="007308E3" w:rsidP="00AA213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ins w:id="2902" w:author="Andrea del Nido García" w:date="2020-05-16T12:39:00Z"/>
                <w:lang w:eastAsia="es-ES"/>
              </w:rPr>
              <w:pPrChange w:id="2903" w:author="Andrea del Nido García" w:date="2020-05-16T19:54:00Z">
                <w:pPr>
                  <w:ind w:firstLine="0"/>
                  <w:cnfStyle w:val="000000000000" w:firstRow="0" w:lastRow="0" w:firstColumn="0" w:lastColumn="0" w:oddVBand="0" w:evenVBand="0" w:oddHBand="0" w:evenHBand="0" w:firstRowFirstColumn="0" w:firstRowLastColumn="0" w:lastRowFirstColumn="0" w:lastRowLastColumn="0"/>
                </w:pPr>
              </w:pPrChange>
            </w:pPr>
          </w:p>
        </w:tc>
        <w:tc>
          <w:tcPr>
            <w:tcW w:w="0" w:type="auto"/>
            <w:shd w:val="clear" w:color="auto" w:fill="D5DCE4" w:themeFill="text2" w:themeFillTint="33"/>
            <w:vAlign w:val="center"/>
            <w:tcPrChange w:id="2904" w:author="Andrea del Nido García" w:date="2020-05-16T19:54:00Z">
              <w:tcPr>
                <w:tcW w:w="2124" w:type="dxa"/>
                <w:shd w:val="clear" w:color="auto" w:fill="D5DCE4" w:themeFill="text2" w:themeFillTint="33"/>
              </w:tcPr>
            </w:tcPrChange>
          </w:tcPr>
          <w:p w14:paraId="7F2048BF" w14:textId="77777777" w:rsidR="007308E3" w:rsidRDefault="007308E3" w:rsidP="00AA213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ins w:id="2905" w:author="Andrea del Nido García" w:date="2020-05-16T12:39:00Z"/>
                <w:lang w:eastAsia="es-ES"/>
              </w:rPr>
              <w:pPrChange w:id="2906" w:author="Andrea del Nido García" w:date="2020-05-16T19:54:00Z">
                <w:pPr>
                  <w:ind w:firstLine="0"/>
                  <w:cnfStyle w:val="000000000000" w:firstRow="0" w:lastRow="0" w:firstColumn="0" w:lastColumn="0" w:oddVBand="0" w:evenVBand="0" w:oddHBand="0" w:evenHBand="0" w:firstRowFirstColumn="0" w:firstRowLastColumn="0" w:lastRowFirstColumn="0" w:lastRowLastColumn="0"/>
                </w:pPr>
              </w:pPrChange>
            </w:pPr>
          </w:p>
        </w:tc>
      </w:tr>
      <w:tr w:rsidR="007308E3" w14:paraId="261EC263" w14:textId="77777777" w:rsidTr="00AA2133">
        <w:trPr>
          <w:ins w:id="2907" w:author="Andrea del Nido García" w:date="2020-05-16T12:39:00Z"/>
        </w:trPr>
        <w:tc>
          <w:tcPr>
            <w:cnfStyle w:val="001000000000" w:firstRow="0" w:lastRow="0" w:firstColumn="1" w:lastColumn="0" w:oddVBand="0" w:evenVBand="0" w:oddHBand="0" w:evenHBand="0" w:firstRowFirstColumn="0" w:firstRowLastColumn="0" w:lastRowFirstColumn="0" w:lastRowLastColumn="0"/>
            <w:tcW w:w="0" w:type="auto"/>
            <w:shd w:val="clear" w:color="auto" w:fill="D5DCE4" w:themeFill="text2" w:themeFillTint="33"/>
            <w:vAlign w:val="center"/>
            <w:tcPrChange w:id="2908" w:author="Andrea del Nido García" w:date="2020-05-16T19:54:00Z">
              <w:tcPr>
                <w:tcW w:w="2123" w:type="dxa"/>
                <w:gridSpan w:val="2"/>
                <w:shd w:val="clear" w:color="auto" w:fill="D5DCE4" w:themeFill="text2" w:themeFillTint="33"/>
              </w:tcPr>
            </w:tcPrChange>
          </w:tcPr>
          <w:p w14:paraId="0622E92C" w14:textId="77777777" w:rsidR="007308E3" w:rsidRDefault="007308E3" w:rsidP="00AA2133">
            <w:pPr>
              <w:spacing w:line="240" w:lineRule="auto"/>
              <w:ind w:firstLine="0"/>
              <w:jc w:val="center"/>
              <w:rPr>
                <w:ins w:id="2909" w:author="Andrea del Nido García" w:date="2020-05-16T12:39:00Z"/>
                <w:lang w:eastAsia="es-ES"/>
              </w:rPr>
              <w:pPrChange w:id="2910" w:author="Andrea del Nido García" w:date="2020-05-16T19:54:00Z">
                <w:pPr>
                  <w:ind w:firstLine="0"/>
                </w:pPr>
              </w:pPrChange>
            </w:pPr>
          </w:p>
        </w:tc>
        <w:tc>
          <w:tcPr>
            <w:tcW w:w="0" w:type="auto"/>
            <w:shd w:val="clear" w:color="auto" w:fill="D5DCE4" w:themeFill="text2" w:themeFillTint="33"/>
            <w:vAlign w:val="center"/>
            <w:tcPrChange w:id="2911" w:author="Andrea del Nido García" w:date="2020-05-16T19:54:00Z">
              <w:tcPr>
                <w:tcW w:w="2123" w:type="dxa"/>
                <w:gridSpan w:val="2"/>
                <w:shd w:val="clear" w:color="auto" w:fill="D5DCE4" w:themeFill="text2" w:themeFillTint="33"/>
              </w:tcPr>
            </w:tcPrChange>
          </w:tcPr>
          <w:p w14:paraId="0457F808" w14:textId="77777777" w:rsidR="007308E3" w:rsidRDefault="007308E3" w:rsidP="00AA213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ins w:id="2912" w:author="Andrea del Nido García" w:date="2020-05-16T12:39:00Z"/>
                <w:lang w:eastAsia="es-ES"/>
              </w:rPr>
              <w:pPrChange w:id="2913" w:author="Andrea del Nido García" w:date="2020-05-16T19:54:00Z">
                <w:pPr>
                  <w:ind w:firstLine="0"/>
                  <w:cnfStyle w:val="000000000000" w:firstRow="0" w:lastRow="0" w:firstColumn="0" w:lastColumn="0" w:oddVBand="0" w:evenVBand="0" w:oddHBand="0" w:evenHBand="0" w:firstRowFirstColumn="0" w:firstRowLastColumn="0" w:lastRowFirstColumn="0" w:lastRowLastColumn="0"/>
                </w:pPr>
              </w:pPrChange>
            </w:pPr>
          </w:p>
        </w:tc>
        <w:tc>
          <w:tcPr>
            <w:tcW w:w="0" w:type="auto"/>
            <w:shd w:val="clear" w:color="auto" w:fill="D5DCE4" w:themeFill="text2" w:themeFillTint="33"/>
            <w:vAlign w:val="center"/>
            <w:tcPrChange w:id="2914" w:author="Andrea del Nido García" w:date="2020-05-16T19:54:00Z">
              <w:tcPr>
                <w:tcW w:w="2124" w:type="dxa"/>
                <w:gridSpan w:val="2"/>
                <w:shd w:val="clear" w:color="auto" w:fill="D5DCE4" w:themeFill="text2" w:themeFillTint="33"/>
              </w:tcPr>
            </w:tcPrChange>
          </w:tcPr>
          <w:p w14:paraId="3DD3037A" w14:textId="77777777" w:rsidR="007308E3" w:rsidRDefault="007308E3" w:rsidP="00AA213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ins w:id="2915" w:author="Andrea del Nido García" w:date="2020-05-16T12:39:00Z"/>
                <w:lang w:eastAsia="es-ES"/>
              </w:rPr>
              <w:pPrChange w:id="2916" w:author="Andrea del Nido García" w:date="2020-05-16T19:54:00Z">
                <w:pPr>
                  <w:ind w:firstLine="0"/>
                  <w:cnfStyle w:val="000000000000" w:firstRow="0" w:lastRow="0" w:firstColumn="0" w:lastColumn="0" w:oddVBand="0" w:evenVBand="0" w:oddHBand="0" w:evenHBand="0" w:firstRowFirstColumn="0" w:firstRowLastColumn="0" w:lastRowFirstColumn="0" w:lastRowLastColumn="0"/>
                </w:pPr>
              </w:pPrChange>
            </w:pPr>
          </w:p>
        </w:tc>
        <w:tc>
          <w:tcPr>
            <w:tcW w:w="0" w:type="auto"/>
            <w:shd w:val="clear" w:color="auto" w:fill="D5DCE4" w:themeFill="text2" w:themeFillTint="33"/>
            <w:vAlign w:val="center"/>
            <w:tcPrChange w:id="2917" w:author="Andrea del Nido García" w:date="2020-05-16T19:54:00Z">
              <w:tcPr>
                <w:tcW w:w="2124" w:type="dxa"/>
                <w:shd w:val="clear" w:color="auto" w:fill="D5DCE4" w:themeFill="text2" w:themeFillTint="33"/>
              </w:tcPr>
            </w:tcPrChange>
          </w:tcPr>
          <w:p w14:paraId="63393E7A" w14:textId="77777777" w:rsidR="007308E3" w:rsidRDefault="007308E3" w:rsidP="00AA213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ins w:id="2918" w:author="Andrea del Nido García" w:date="2020-05-16T12:39:00Z"/>
                <w:lang w:eastAsia="es-ES"/>
              </w:rPr>
              <w:pPrChange w:id="2919" w:author="Andrea del Nido García" w:date="2020-05-16T19:54:00Z">
                <w:pPr>
                  <w:ind w:firstLine="0"/>
                  <w:cnfStyle w:val="000000000000" w:firstRow="0" w:lastRow="0" w:firstColumn="0" w:lastColumn="0" w:oddVBand="0" w:evenVBand="0" w:oddHBand="0" w:evenHBand="0" w:firstRowFirstColumn="0" w:firstRowLastColumn="0" w:lastRowFirstColumn="0" w:lastRowLastColumn="0"/>
                </w:pPr>
              </w:pPrChange>
            </w:pPr>
          </w:p>
        </w:tc>
      </w:tr>
      <w:tr w:rsidR="007308E3" w14:paraId="5BEEF7F5" w14:textId="77777777" w:rsidTr="00AA2133">
        <w:trPr>
          <w:ins w:id="2920" w:author="Andrea del Nido García" w:date="2020-05-16T12:39:00Z"/>
        </w:trPr>
        <w:tc>
          <w:tcPr>
            <w:cnfStyle w:val="001000000000" w:firstRow="0" w:lastRow="0" w:firstColumn="1" w:lastColumn="0" w:oddVBand="0" w:evenVBand="0" w:oddHBand="0" w:evenHBand="0" w:firstRowFirstColumn="0" w:firstRowLastColumn="0" w:lastRowFirstColumn="0" w:lastRowLastColumn="0"/>
            <w:tcW w:w="0" w:type="auto"/>
            <w:shd w:val="clear" w:color="auto" w:fill="D5DCE4" w:themeFill="text2" w:themeFillTint="33"/>
            <w:vAlign w:val="center"/>
            <w:tcPrChange w:id="2921" w:author="Andrea del Nido García" w:date="2020-05-16T19:54:00Z">
              <w:tcPr>
                <w:tcW w:w="2123" w:type="dxa"/>
                <w:gridSpan w:val="2"/>
                <w:shd w:val="clear" w:color="auto" w:fill="D5DCE4" w:themeFill="text2" w:themeFillTint="33"/>
              </w:tcPr>
            </w:tcPrChange>
          </w:tcPr>
          <w:p w14:paraId="0514114E" w14:textId="77777777" w:rsidR="007308E3" w:rsidRDefault="007308E3" w:rsidP="00AA2133">
            <w:pPr>
              <w:spacing w:line="240" w:lineRule="auto"/>
              <w:ind w:firstLine="0"/>
              <w:jc w:val="center"/>
              <w:rPr>
                <w:ins w:id="2922" w:author="Andrea del Nido García" w:date="2020-05-16T12:39:00Z"/>
                <w:lang w:eastAsia="es-ES"/>
              </w:rPr>
              <w:pPrChange w:id="2923" w:author="Andrea del Nido García" w:date="2020-05-16T19:54:00Z">
                <w:pPr>
                  <w:ind w:firstLine="0"/>
                </w:pPr>
              </w:pPrChange>
            </w:pPr>
          </w:p>
        </w:tc>
        <w:tc>
          <w:tcPr>
            <w:tcW w:w="0" w:type="auto"/>
            <w:shd w:val="clear" w:color="auto" w:fill="D5DCE4" w:themeFill="text2" w:themeFillTint="33"/>
            <w:vAlign w:val="center"/>
            <w:tcPrChange w:id="2924" w:author="Andrea del Nido García" w:date="2020-05-16T19:54:00Z">
              <w:tcPr>
                <w:tcW w:w="2123" w:type="dxa"/>
                <w:gridSpan w:val="2"/>
                <w:shd w:val="clear" w:color="auto" w:fill="D5DCE4" w:themeFill="text2" w:themeFillTint="33"/>
              </w:tcPr>
            </w:tcPrChange>
          </w:tcPr>
          <w:p w14:paraId="6DE89FCB" w14:textId="77777777" w:rsidR="007308E3" w:rsidRDefault="007308E3" w:rsidP="00AA213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ins w:id="2925" w:author="Andrea del Nido García" w:date="2020-05-16T12:39:00Z"/>
                <w:lang w:eastAsia="es-ES"/>
              </w:rPr>
              <w:pPrChange w:id="2926" w:author="Andrea del Nido García" w:date="2020-05-16T19:54:00Z">
                <w:pPr>
                  <w:ind w:firstLine="0"/>
                  <w:cnfStyle w:val="000000000000" w:firstRow="0" w:lastRow="0" w:firstColumn="0" w:lastColumn="0" w:oddVBand="0" w:evenVBand="0" w:oddHBand="0" w:evenHBand="0" w:firstRowFirstColumn="0" w:firstRowLastColumn="0" w:lastRowFirstColumn="0" w:lastRowLastColumn="0"/>
                </w:pPr>
              </w:pPrChange>
            </w:pPr>
          </w:p>
        </w:tc>
        <w:tc>
          <w:tcPr>
            <w:tcW w:w="0" w:type="auto"/>
            <w:shd w:val="clear" w:color="auto" w:fill="D5DCE4" w:themeFill="text2" w:themeFillTint="33"/>
            <w:vAlign w:val="center"/>
            <w:tcPrChange w:id="2927" w:author="Andrea del Nido García" w:date="2020-05-16T19:54:00Z">
              <w:tcPr>
                <w:tcW w:w="2124" w:type="dxa"/>
                <w:gridSpan w:val="2"/>
                <w:shd w:val="clear" w:color="auto" w:fill="D5DCE4" w:themeFill="text2" w:themeFillTint="33"/>
              </w:tcPr>
            </w:tcPrChange>
          </w:tcPr>
          <w:p w14:paraId="1047335F" w14:textId="77777777" w:rsidR="007308E3" w:rsidRDefault="007308E3" w:rsidP="00AA213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ins w:id="2928" w:author="Andrea del Nido García" w:date="2020-05-16T12:39:00Z"/>
                <w:lang w:eastAsia="es-ES"/>
              </w:rPr>
              <w:pPrChange w:id="2929" w:author="Andrea del Nido García" w:date="2020-05-16T19:54:00Z">
                <w:pPr>
                  <w:ind w:firstLine="0"/>
                  <w:cnfStyle w:val="000000000000" w:firstRow="0" w:lastRow="0" w:firstColumn="0" w:lastColumn="0" w:oddVBand="0" w:evenVBand="0" w:oddHBand="0" w:evenHBand="0" w:firstRowFirstColumn="0" w:firstRowLastColumn="0" w:lastRowFirstColumn="0" w:lastRowLastColumn="0"/>
                </w:pPr>
              </w:pPrChange>
            </w:pPr>
          </w:p>
        </w:tc>
        <w:tc>
          <w:tcPr>
            <w:tcW w:w="0" w:type="auto"/>
            <w:shd w:val="clear" w:color="auto" w:fill="D5DCE4" w:themeFill="text2" w:themeFillTint="33"/>
            <w:vAlign w:val="center"/>
            <w:tcPrChange w:id="2930" w:author="Andrea del Nido García" w:date="2020-05-16T19:54:00Z">
              <w:tcPr>
                <w:tcW w:w="2124" w:type="dxa"/>
                <w:shd w:val="clear" w:color="auto" w:fill="D5DCE4" w:themeFill="text2" w:themeFillTint="33"/>
              </w:tcPr>
            </w:tcPrChange>
          </w:tcPr>
          <w:p w14:paraId="168A8A79" w14:textId="77777777" w:rsidR="007308E3" w:rsidRDefault="007308E3" w:rsidP="00AA213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ins w:id="2931" w:author="Andrea del Nido García" w:date="2020-05-16T12:39:00Z"/>
                <w:lang w:eastAsia="es-ES"/>
              </w:rPr>
              <w:pPrChange w:id="2932" w:author="Andrea del Nido García" w:date="2020-05-16T19:54:00Z">
                <w:pPr>
                  <w:ind w:firstLine="0"/>
                  <w:cnfStyle w:val="000000000000" w:firstRow="0" w:lastRow="0" w:firstColumn="0" w:lastColumn="0" w:oddVBand="0" w:evenVBand="0" w:oddHBand="0" w:evenHBand="0" w:firstRowFirstColumn="0" w:firstRowLastColumn="0" w:lastRowFirstColumn="0" w:lastRowLastColumn="0"/>
                </w:pPr>
              </w:pPrChange>
            </w:pPr>
          </w:p>
        </w:tc>
      </w:tr>
      <w:tr w:rsidR="005F2227" w14:paraId="4E8A5F1C" w14:textId="77777777" w:rsidTr="00AA2133">
        <w:trPr>
          <w:ins w:id="2933" w:author="Andrea del Nido García" w:date="2020-05-16T12:39:00Z"/>
        </w:trPr>
        <w:tc>
          <w:tcPr>
            <w:cnfStyle w:val="001000000000" w:firstRow="0" w:lastRow="0" w:firstColumn="1" w:lastColumn="0" w:oddVBand="0" w:evenVBand="0" w:oddHBand="0" w:evenHBand="0" w:firstRowFirstColumn="0" w:firstRowLastColumn="0" w:lastRowFirstColumn="0" w:lastRowLastColumn="0"/>
            <w:tcW w:w="0" w:type="auto"/>
            <w:shd w:val="clear" w:color="auto" w:fill="D5DCE4" w:themeFill="text2" w:themeFillTint="33"/>
            <w:vAlign w:val="center"/>
            <w:tcPrChange w:id="2934" w:author="Andrea del Nido García" w:date="2020-05-16T19:54:00Z">
              <w:tcPr>
                <w:tcW w:w="2123" w:type="dxa"/>
                <w:gridSpan w:val="2"/>
                <w:shd w:val="clear" w:color="auto" w:fill="D5DCE4" w:themeFill="text2" w:themeFillTint="33"/>
              </w:tcPr>
            </w:tcPrChange>
          </w:tcPr>
          <w:p w14:paraId="79AB4E16" w14:textId="4C55C804" w:rsidR="005F2227" w:rsidRDefault="005F2227" w:rsidP="00AA2133">
            <w:pPr>
              <w:spacing w:line="240" w:lineRule="auto"/>
              <w:ind w:firstLine="0"/>
              <w:jc w:val="center"/>
              <w:rPr>
                <w:ins w:id="2935" w:author="Andrea del Nido García" w:date="2020-05-16T12:39:00Z"/>
                <w:lang w:eastAsia="es-ES"/>
              </w:rPr>
              <w:pPrChange w:id="2936" w:author="Andrea del Nido García" w:date="2020-05-16T19:54:00Z">
                <w:pPr>
                  <w:ind w:firstLine="0"/>
                </w:pPr>
              </w:pPrChange>
            </w:pPr>
            <w:proofErr w:type="spellStart"/>
            <w:ins w:id="2937" w:author="Andrea del Nido García" w:date="2020-05-16T18:15:00Z">
              <w:r w:rsidRPr="000955F4">
                <w:rPr>
                  <w:b w:val="0"/>
                  <w:bCs w:val="0"/>
                  <w:lang w:eastAsia="es-ES"/>
                </w:rPr>
                <w:t>Backgrounds</w:t>
              </w:r>
            </w:ins>
            <w:proofErr w:type="spellEnd"/>
          </w:p>
        </w:tc>
        <w:tc>
          <w:tcPr>
            <w:tcW w:w="0" w:type="auto"/>
            <w:shd w:val="clear" w:color="auto" w:fill="D5DCE4" w:themeFill="text2" w:themeFillTint="33"/>
            <w:vAlign w:val="center"/>
            <w:tcPrChange w:id="2938" w:author="Andrea del Nido García" w:date="2020-05-16T19:54:00Z">
              <w:tcPr>
                <w:tcW w:w="2123" w:type="dxa"/>
                <w:gridSpan w:val="2"/>
                <w:shd w:val="clear" w:color="auto" w:fill="D5DCE4" w:themeFill="text2" w:themeFillTint="33"/>
              </w:tcPr>
            </w:tcPrChange>
          </w:tcPr>
          <w:p w14:paraId="3BDFAB43" w14:textId="77777777" w:rsidR="005F2227" w:rsidRDefault="005F2227" w:rsidP="00AA213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ins w:id="2939" w:author="Andrea del Nido García" w:date="2020-05-16T12:39:00Z"/>
                <w:lang w:eastAsia="es-ES"/>
              </w:rPr>
              <w:pPrChange w:id="2940" w:author="Andrea del Nido García" w:date="2020-05-16T19:54:00Z">
                <w:pPr>
                  <w:ind w:firstLine="0"/>
                  <w:cnfStyle w:val="000000000000" w:firstRow="0" w:lastRow="0" w:firstColumn="0" w:lastColumn="0" w:oddVBand="0" w:evenVBand="0" w:oddHBand="0" w:evenHBand="0" w:firstRowFirstColumn="0" w:firstRowLastColumn="0" w:lastRowFirstColumn="0" w:lastRowLastColumn="0"/>
                </w:pPr>
              </w:pPrChange>
            </w:pPr>
          </w:p>
        </w:tc>
        <w:tc>
          <w:tcPr>
            <w:tcW w:w="0" w:type="auto"/>
            <w:shd w:val="clear" w:color="auto" w:fill="D5DCE4" w:themeFill="text2" w:themeFillTint="33"/>
            <w:vAlign w:val="center"/>
            <w:tcPrChange w:id="2941" w:author="Andrea del Nido García" w:date="2020-05-16T19:54:00Z">
              <w:tcPr>
                <w:tcW w:w="2124" w:type="dxa"/>
                <w:gridSpan w:val="2"/>
                <w:shd w:val="clear" w:color="auto" w:fill="D5DCE4" w:themeFill="text2" w:themeFillTint="33"/>
              </w:tcPr>
            </w:tcPrChange>
          </w:tcPr>
          <w:p w14:paraId="0EB9FA31" w14:textId="77777777" w:rsidR="005F2227" w:rsidRDefault="005F2227" w:rsidP="00AA213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ins w:id="2942" w:author="Andrea del Nido García" w:date="2020-05-16T12:39:00Z"/>
                <w:lang w:eastAsia="es-ES"/>
              </w:rPr>
              <w:pPrChange w:id="2943" w:author="Andrea del Nido García" w:date="2020-05-16T19:54:00Z">
                <w:pPr>
                  <w:ind w:firstLine="0"/>
                  <w:cnfStyle w:val="000000000000" w:firstRow="0" w:lastRow="0" w:firstColumn="0" w:lastColumn="0" w:oddVBand="0" w:evenVBand="0" w:oddHBand="0" w:evenHBand="0" w:firstRowFirstColumn="0" w:firstRowLastColumn="0" w:lastRowFirstColumn="0" w:lastRowLastColumn="0"/>
                </w:pPr>
              </w:pPrChange>
            </w:pPr>
          </w:p>
        </w:tc>
        <w:tc>
          <w:tcPr>
            <w:tcW w:w="0" w:type="auto"/>
            <w:shd w:val="clear" w:color="auto" w:fill="D5DCE4" w:themeFill="text2" w:themeFillTint="33"/>
            <w:vAlign w:val="center"/>
            <w:tcPrChange w:id="2944" w:author="Andrea del Nido García" w:date="2020-05-16T19:54:00Z">
              <w:tcPr>
                <w:tcW w:w="2124" w:type="dxa"/>
                <w:shd w:val="clear" w:color="auto" w:fill="D5DCE4" w:themeFill="text2" w:themeFillTint="33"/>
              </w:tcPr>
            </w:tcPrChange>
          </w:tcPr>
          <w:p w14:paraId="0FBFDCE8" w14:textId="77777777" w:rsidR="005F2227" w:rsidRDefault="005F2227" w:rsidP="00AA213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ins w:id="2945" w:author="Andrea del Nido García" w:date="2020-05-16T12:39:00Z"/>
                <w:lang w:eastAsia="es-ES"/>
              </w:rPr>
              <w:pPrChange w:id="2946" w:author="Andrea del Nido García" w:date="2020-05-16T19:54:00Z">
                <w:pPr>
                  <w:ind w:firstLine="0"/>
                  <w:cnfStyle w:val="000000000000" w:firstRow="0" w:lastRow="0" w:firstColumn="0" w:lastColumn="0" w:oddVBand="0" w:evenVBand="0" w:oddHBand="0" w:evenHBand="0" w:firstRowFirstColumn="0" w:firstRowLastColumn="0" w:lastRowFirstColumn="0" w:lastRowLastColumn="0"/>
                </w:pPr>
              </w:pPrChange>
            </w:pPr>
          </w:p>
        </w:tc>
      </w:tr>
      <w:tr w:rsidR="005F2227" w14:paraId="3BD49369" w14:textId="77777777" w:rsidTr="00AA2133">
        <w:trPr>
          <w:ins w:id="2947" w:author="Andrea del Nido García" w:date="2020-05-16T12:39:00Z"/>
        </w:trPr>
        <w:tc>
          <w:tcPr>
            <w:cnfStyle w:val="001000000000" w:firstRow="0" w:lastRow="0" w:firstColumn="1" w:lastColumn="0" w:oddVBand="0" w:evenVBand="0" w:oddHBand="0" w:evenHBand="0" w:firstRowFirstColumn="0" w:firstRowLastColumn="0" w:lastRowFirstColumn="0" w:lastRowLastColumn="0"/>
            <w:tcW w:w="0" w:type="auto"/>
            <w:shd w:val="clear" w:color="auto" w:fill="D5DCE4" w:themeFill="text2" w:themeFillTint="33"/>
            <w:vAlign w:val="center"/>
            <w:tcPrChange w:id="2948" w:author="Andrea del Nido García" w:date="2020-05-16T19:54:00Z">
              <w:tcPr>
                <w:tcW w:w="2123" w:type="dxa"/>
                <w:gridSpan w:val="2"/>
                <w:shd w:val="clear" w:color="auto" w:fill="D5DCE4" w:themeFill="text2" w:themeFillTint="33"/>
              </w:tcPr>
            </w:tcPrChange>
          </w:tcPr>
          <w:p w14:paraId="2D6FA32B" w14:textId="6380A0E5" w:rsidR="005F2227" w:rsidRDefault="005F2227" w:rsidP="00AA2133">
            <w:pPr>
              <w:spacing w:line="240" w:lineRule="auto"/>
              <w:ind w:firstLine="0"/>
              <w:jc w:val="center"/>
              <w:rPr>
                <w:ins w:id="2949" w:author="Andrea del Nido García" w:date="2020-05-16T12:39:00Z"/>
                <w:lang w:eastAsia="es-ES"/>
              </w:rPr>
              <w:pPrChange w:id="2950" w:author="Andrea del Nido García" w:date="2020-05-16T19:54:00Z">
                <w:pPr>
                  <w:ind w:firstLine="0"/>
                </w:pPr>
              </w:pPrChange>
            </w:pPr>
            <w:proofErr w:type="spellStart"/>
            <w:ins w:id="2951" w:author="Andrea del Nido García" w:date="2020-05-16T18:15:00Z">
              <w:r w:rsidRPr="000955F4">
                <w:rPr>
                  <w:b w:val="0"/>
                  <w:bCs w:val="0"/>
                  <w:lang w:eastAsia="es-ES"/>
                </w:rPr>
                <w:t>Zombie</w:t>
              </w:r>
              <w:proofErr w:type="spellEnd"/>
              <w:r w:rsidRPr="000955F4">
                <w:rPr>
                  <w:b w:val="0"/>
                  <w:bCs w:val="0"/>
                  <w:lang w:eastAsia="es-ES"/>
                </w:rPr>
                <w:t xml:space="preserve"> Tsunami</w:t>
              </w:r>
            </w:ins>
          </w:p>
        </w:tc>
        <w:tc>
          <w:tcPr>
            <w:tcW w:w="0" w:type="auto"/>
            <w:shd w:val="clear" w:color="auto" w:fill="D5DCE4" w:themeFill="text2" w:themeFillTint="33"/>
            <w:vAlign w:val="center"/>
            <w:tcPrChange w:id="2952" w:author="Andrea del Nido García" w:date="2020-05-16T19:54:00Z">
              <w:tcPr>
                <w:tcW w:w="2123" w:type="dxa"/>
                <w:gridSpan w:val="2"/>
                <w:shd w:val="clear" w:color="auto" w:fill="D5DCE4" w:themeFill="text2" w:themeFillTint="33"/>
              </w:tcPr>
            </w:tcPrChange>
          </w:tcPr>
          <w:p w14:paraId="2ED374F9" w14:textId="77777777" w:rsidR="005F2227" w:rsidRDefault="005F2227" w:rsidP="00AA213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ins w:id="2953" w:author="Andrea del Nido García" w:date="2020-05-16T12:39:00Z"/>
                <w:lang w:eastAsia="es-ES"/>
              </w:rPr>
              <w:pPrChange w:id="2954" w:author="Andrea del Nido García" w:date="2020-05-16T19:54:00Z">
                <w:pPr>
                  <w:ind w:firstLine="0"/>
                  <w:cnfStyle w:val="000000000000" w:firstRow="0" w:lastRow="0" w:firstColumn="0" w:lastColumn="0" w:oddVBand="0" w:evenVBand="0" w:oddHBand="0" w:evenHBand="0" w:firstRowFirstColumn="0" w:firstRowLastColumn="0" w:lastRowFirstColumn="0" w:lastRowLastColumn="0"/>
                </w:pPr>
              </w:pPrChange>
            </w:pPr>
          </w:p>
        </w:tc>
        <w:tc>
          <w:tcPr>
            <w:tcW w:w="0" w:type="auto"/>
            <w:shd w:val="clear" w:color="auto" w:fill="D5DCE4" w:themeFill="text2" w:themeFillTint="33"/>
            <w:vAlign w:val="center"/>
            <w:tcPrChange w:id="2955" w:author="Andrea del Nido García" w:date="2020-05-16T19:54:00Z">
              <w:tcPr>
                <w:tcW w:w="2124" w:type="dxa"/>
                <w:gridSpan w:val="2"/>
                <w:shd w:val="clear" w:color="auto" w:fill="D5DCE4" w:themeFill="text2" w:themeFillTint="33"/>
              </w:tcPr>
            </w:tcPrChange>
          </w:tcPr>
          <w:p w14:paraId="013B51D2" w14:textId="77777777" w:rsidR="005F2227" w:rsidRDefault="005F2227" w:rsidP="00AA213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ins w:id="2956" w:author="Andrea del Nido García" w:date="2020-05-16T12:39:00Z"/>
                <w:lang w:eastAsia="es-ES"/>
              </w:rPr>
              <w:pPrChange w:id="2957" w:author="Andrea del Nido García" w:date="2020-05-16T19:54:00Z">
                <w:pPr>
                  <w:ind w:firstLine="0"/>
                  <w:cnfStyle w:val="000000000000" w:firstRow="0" w:lastRow="0" w:firstColumn="0" w:lastColumn="0" w:oddVBand="0" w:evenVBand="0" w:oddHBand="0" w:evenHBand="0" w:firstRowFirstColumn="0" w:firstRowLastColumn="0" w:lastRowFirstColumn="0" w:lastRowLastColumn="0"/>
                </w:pPr>
              </w:pPrChange>
            </w:pPr>
          </w:p>
        </w:tc>
        <w:tc>
          <w:tcPr>
            <w:tcW w:w="0" w:type="auto"/>
            <w:shd w:val="clear" w:color="auto" w:fill="D5DCE4" w:themeFill="text2" w:themeFillTint="33"/>
            <w:vAlign w:val="center"/>
            <w:tcPrChange w:id="2958" w:author="Andrea del Nido García" w:date="2020-05-16T19:54:00Z">
              <w:tcPr>
                <w:tcW w:w="2124" w:type="dxa"/>
                <w:shd w:val="clear" w:color="auto" w:fill="D5DCE4" w:themeFill="text2" w:themeFillTint="33"/>
              </w:tcPr>
            </w:tcPrChange>
          </w:tcPr>
          <w:p w14:paraId="5BBEA534" w14:textId="77777777" w:rsidR="005F2227" w:rsidRDefault="005F2227" w:rsidP="00AA213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ins w:id="2959" w:author="Andrea del Nido García" w:date="2020-05-16T12:39:00Z"/>
                <w:lang w:eastAsia="es-ES"/>
              </w:rPr>
              <w:pPrChange w:id="2960" w:author="Andrea del Nido García" w:date="2020-05-16T19:54:00Z">
                <w:pPr>
                  <w:ind w:firstLine="0"/>
                  <w:cnfStyle w:val="000000000000" w:firstRow="0" w:lastRow="0" w:firstColumn="0" w:lastColumn="0" w:oddVBand="0" w:evenVBand="0" w:oddHBand="0" w:evenHBand="0" w:firstRowFirstColumn="0" w:firstRowLastColumn="0" w:lastRowFirstColumn="0" w:lastRowLastColumn="0"/>
                </w:pPr>
              </w:pPrChange>
            </w:pPr>
          </w:p>
        </w:tc>
      </w:tr>
      <w:tr w:rsidR="005F2227" w14:paraId="50F8847B" w14:textId="77777777" w:rsidTr="00AA2133">
        <w:trPr>
          <w:ins w:id="2961" w:author="Andrea del Nido García" w:date="2020-05-16T12:39:00Z"/>
        </w:trPr>
        <w:tc>
          <w:tcPr>
            <w:cnfStyle w:val="001000000000" w:firstRow="0" w:lastRow="0" w:firstColumn="1" w:lastColumn="0" w:oddVBand="0" w:evenVBand="0" w:oddHBand="0" w:evenHBand="0" w:firstRowFirstColumn="0" w:firstRowLastColumn="0" w:lastRowFirstColumn="0" w:lastRowLastColumn="0"/>
            <w:tcW w:w="0" w:type="auto"/>
            <w:tcBorders>
              <w:bottom w:val="single" w:sz="24" w:space="0" w:color="44546A"/>
            </w:tcBorders>
            <w:shd w:val="clear" w:color="auto" w:fill="D5DCE4" w:themeFill="text2" w:themeFillTint="33"/>
            <w:vAlign w:val="center"/>
            <w:tcPrChange w:id="2962" w:author="Andrea del Nido García" w:date="2020-05-16T19:54:00Z">
              <w:tcPr>
                <w:tcW w:w="2123" w:type="dxa"/>
                <w:gridSpan w:val="2"/>
                <w:tcBorders>
                  <w:bottom w:val="single" w:sz="24" w:space="0" w:color="44546A"/>
                </w:tcBorders>
                <w:shd w:val="clear" w:color="auto" w:fill="D5DCE4" w:themeFill="text2" w:themeFillTint="33"/>
              </w:tcPr>
            </w:tcPrChange>
          </w:tcPr>
          <w:p w14:paraId="6527E814" w14:textId="58A94BDA" w:rsidR="005F2227" w:rsidRDefault="005F2227" w:rsidP="00AA2133">
            <w:pPr>
              <w:spacing w:line="240" w:lineRule="auto"/>
              <w:ind w:firstLine="0"/>
              <w:jc w:val="center"/>
              <w:rPr>
                <w:ins w:id="2963" w:author="Andrea del Nido García" w:date="2020-05-16T12:39:00Z"/>
                <w:lang w:eastAsia="es-ES"/>
              </w:rPr>
              <w:pPrChange w:id="2964" w:author="Andrea del Nido García" w:date="2020-05-16T19:54:00Z">
                <w:pPr>
                  <w:ind w:firstLine="0"/>
                </w:pPr>
              </w:pPrChange>
            </w:pPr>
            <w:proofErr w:type="spellStart"/>
            <w:ins w:id="2965" w:author="Andrea del Nido García" w:date="2020-05-16T18:15:00Z">
              <w:r w:rsidRPr="000955F4">
                <w:rPr>
                  <w:b w:val="0"/>
                  <w:bCs w:val="0"/>
                  <w:lang w:eastAsia="es-ES"/>
                </w:rPr>
                <w:t>Retrica</w:t>
              </w:r>
            </w:ins>
            <w:proofErr w:type="spellEnd"/>
          </w:p>
        </w:tc>
        <w:tc>
          <w:tcPr>
            <w:tcW w:w="0" w:type="auto"/>
            <w:tcBorders>
              <w:bottom w:val="single" w:sz="24" w:space="0" w:color="44546A"/>
            </w:tcBorders>
            <w:shd w:val="clear" w:color="auto" w:fill="D5DCE4" w:themeFill="text2" w:themeFillTint="33"/>
            <w:vAlign w:val="center"/>
            <w:tcPrChange w:id="2966" w:author="Andrea del Nido García" w:date="2020-05-16T19:54:00Z">
              <w:tcPr>
                <w:tcW w:w="2123" w:type="dxa"/>
                <w:gridSpan w:val="2"/>
                <w:tcBorders>
                  <w:bottom w:val="single" w:sz="24" w:space="0" w:color="44546A"/>
                </w:tcBorders>
                <w:shd w:val="clear" w:color="auto" w:fill="D5DCE4" w:themeFill="text2" w:themeFillTint="33"/>
              </w:tcPr>
            </w:tcPrChange>
          </w:tcPr>
          <w:p w14:paraId="46FF254D" w14:textId="77777777" w:rsidR="005F2227" w:rsidRDefault="005F2227" w:rsidP="00AA213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ins w:id="2967" w:author="Andrea del Nido García" w:date="2020-05-16T12:39:00Z"/>
                <w:lang w:eastAsia="es-ES"/>
              </w:rPr>
              <w:pPrChange w:id="2968" w:author="Andrea del Nido García" w:date="2020-05-16T19:54:00Z">
                <w:pPr>
                  <w:ind w:firstLine="0"/>
                  <w:cnfStyle w:val="000000000000" w:firstRow="0" w:lastRow="0" w:firstColumn="0" w:lastColumn="0" w:oddVBand="0" w:evenVBand="0" w:oddHBand="0" w:evenHBand="0" w:firstRowFirstColumn="0" w:firstRowLastColumn="0" w:lastRowFirstColumn="0" w:lastRowLastColumn="0"/>
                </w:pPr>
              </w:pPrChange>
            </w:pPr>
          </w:p>
        </w:tc>
        <w:tc>
          <w:tcPr>
            <w:tcW w:w="0" w:type="auto"/>
            <w:tcBorders>
              <w:bottom w:val="single" w:sz="24" w:space="0" w:color="44546A"/>
            </w:tcBorders>
            <w:shd w:val="clear" w:color="auto" w:fill="D5DCE4" w:themeFill="text2" w:themeFillTint="33"/>
            <w:vAlign w:val="center"/>
            <w:tcPrChange w:id="2969" w:author="Andrea del Nido García" w:date="2020-05-16T19:54:00Z">
              <w:tcPr>
                <w:tcW w:w="2124" w:type="dxa"/>
                <w:gridSpan w:val="2"/>
                <w:tcBorders>
                  <w:bottom w:val="single" w:sz="24" w:space="0" w:color="44546A"/>
                </w:tcBorders>
                <w:shd w:val="clear" w:color="auto" w:fill="D5DCE4" w:themeFill="text2" w:themeFillTint="33"/>
              </w:tcPr>
            </w:tcPrChange>
          </w:tcPr>
          <w:p w14:paraId="4546D33D" w14:textId="77777777" w:rsidR="005F2227" w:rsidRDefault="005F2227" w:rsidP="00AA213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ins w:id="2970" w:author="Andrea del Nido García" w:date="2020-05-16T12:39:00Z"/>
                <w:lang w:eastAsia="es-ES"/>
              </w:rPr>
              <w:pPrChange w:id="2971" w:author="Andrea del Nido García" w:date="2020-05-16T19:54:00Z">
                <w:pPr>
                  <w:ind w:firstLine="0"/>
                  <w:cnfStyle w:val="000000000000" w:firstRow="0" w:lastRow="0" w:firstColumn="0" w:lastColumn="0" w:oddVBand="0" w:evenVBand="0" w:oddHBand="0" w:evenHBand="0" w:firstRowFirstColumn="0" w:firstRowLastColumn="0" w:lastRowFirstColumn="0" w:lastRowLastColumn="0"/>
                </w:pPr>
              </w:pPrChange>
            </w:pPr>
          </w:p>
        </w:tc>
        <w:tc>
          <w:tcPr>
            <w:tcW w:w="0" w:type="auto"/>
            <w:tcBorders>
              <w:bottom w:val="single" w:sz="24" w:space="0" w:color="44546A"/>
            </w:tcBorders>
            <w:shd w:val="clear" w:color="auto" w:fill="D5DCE4" w:themeFill="text2" w:themeFillTint="33"/>
            <w:vAlign w:val="center"/>
            <w:tcPrChange w:id="2972" w:author="Andrea del Nido García" w:date="2020-05-16T19:54:00Z">
              <w:tcPr>
                <w:tcW w:w="2124" w:type="dxa"/>
                <w:tcBorders>
                  <w:bottom w:val="single" w:sz="24" w:space="0" w:color="44546A"/>
                </w:tcBorders>
                <w:shd w:val="clear" w:color="auto" w:fill="D5DCE4" w:themeFill="text2" w:themeFillTint="33"/>
              </w:tcPr>
            </w:tcPrChange>
          </w:tcPr>
          <w:p w14:paraId="4922A3F3" w14:textId="77777777" w:rsidR="005F2227" w:rsidRDefault="005F2227" w:rsidP="00AA213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ins w:id="2973" w:author="Andrea del Nido García" w:date="2020-05-16T12:39:00Z"/>
                <w:lang w:eastAsia="es-ES"/>
              </w:rPr>
              <w:pPrChange w:id="2974" w:author="Andrea del Nido García" w:date="2020-05-16T19:54:00Z">
                <w:pPr>
                  <w:ind w:firstLine="0"/>
                  <w:cnfStyle w:val="000000000000" w:firstRow="0" w:lastRow="0" w:firstColumn="0" w:lastColumn="0" w:oddVBand="0" w:evenVBand="0" w:oddHBand="0" w:evenHBand="0" w:firstRowFirstColumn="0" w:firstRowLastColumn="0" w:lastRowFirstColumn="0" w:lastRowLastColumn="0"/>
                </w:pPr>
              </w:pPrChange>
            </w:pPr>
          </w:p>
        </w:tc>
      </w:tr>
    </w:tbl>
    <w:p w14:paraId="6BE78128" w14:textId="6B70DEE2" w:rsidR="00210E26" w:rsidRDefault="00210E26">
      <w:pPr>
        <w:ind w:firstLine="0"/>
        <w:rPr>
          <w:ins w:id="2975" w:author="Andrea del Nido García" w:date="2020-04-30T21:20:00Z"/>
          <w:lang w:eastAsia="es-ES"/>
        </w:rPr>
      </w:pPr>
    </w:p>
    <w:p w14:paraId="41C29438" w14:textId="19A15A3C" w:rsidR="0053142F" w:rsidRDefault="0053142F">
      <w:pPr>
        <w:pStyle w:val="Ttulo2"/>
        <w:ind w:left="0" w:firstLine="0"/>
        <w:jc w:val="both"/>
        <w:rPr>
          <w:ins w:id="2976" w:author="Andrea del Nido García" w:date="2020-04-30T21:20:00Z"/>
          <w:lang w:eastAsia="es-ES"/>
        </w:rPr>
        <w:pPrChange w:id="2977" w:author="Andrea del Nido García" w:date="2020-05-11T12:00:00Z">
          <w:pPr>
            <w:pStyle w:val="Ttulo2"/>
            <w:ind w:left="0" w:firstLine="0"/>
          </w:pPr>
        </w:pPrChange>
      </w:pPr>
      <w:bookmarkStart w:id="2978" w:name="_Toc40202094"/>
      <w:ins w:id="2979" w:author="Andrea del Nido García" w:date="2020-04-30T21:20:00Z">
        <w:r>
          <w:rPr>
            <w:lang w:eastAsia="es-ES"/>
          </w:rPr>
          <w:t xml:space="preserve">Gestión de </w:t>
        </w:r>
      </w:ins>
      <w:ins w:id="2980" w:author="Andrea del Nido García" w:date="2020-05-11T11:41:00Z">
        <w:r w:rsidR="006350B3">
          <w:rPr>
            <w:lang w:eastAsia="es-ES"/>
          </w:rPr>
          <w:t>registros</w:t>
        </w:r>
      </w:ins>
      <w:bookmarkEnd w:id="2978"/>
    </w:p>
    <w:p w14:paraId="18E99CB4" w14:textId="2DD4CC5F" w:rsidR="002006D1" w:rsidRDefault="002006D1">
      <w:pPr>
        <w:ind w:firstLine="0"/>
        <w:rPr>
          <w:ins w:id="2981" w:author="Andrea del Nido García" w:date="2020-04-30T21:32:00Z"/>
          <w:lang w:eastAsia="es-ES"/>
        </w:rPr>
      </w:pPr>
      <w:ins w:id="2982" w:author="Andrea del Nido García" w:date="2020-04-30T21:22:00Z">
        <w:r w:rsidRPr="00BC0F6C">
          <w:rPr>
            <w:highlight w:val="yellow"/>
            <w:lang w:eastAsia="es-ES"/>
            <w:rPrChange w:id="2983" w:author="Andrea del Nido García" w:date="2020-04-30T21:23:00Z">
              <w:rPr>
                <w:lang w:eastAsia="es-ES"/>
              </w:rPr>
            </w:rPrChange>
          </w:rPr>
          <w:t>Exp</w:t>
        </w:r>
      </w:ins>
      <w:ins w:id="2984" w:author="Andrea del Nido García" w:date="2020-04-30T21:23:00Z">
        <w:r w:rsidRPr="00BC0F6C">
          <w:rPr>
            <w:highlight w:val="yellow"/>
            <w:lang w:eastAsia="es-ES"/>
            <w:rPrChange w:id="2985" w:author="Andrea del Nido García" w:date="2020-04-30T21:23:00Z">
              <w:rPr>
                <w:lang w:eastAsia="es-ES"/>
              </w:rPr>
            </w:rPrChange>
          </w:rPr>
          <w:t xml:space="preserve">licar </w:t>
        </w:r>
        <w:proofErr w:type="spellStart"/>
        <w:r w:rsidRPr="00BC0F6C">
          <w:rPr>
            <w:highlight w:val="yellow"/>
            <w:lang w:eastAsia="es-ES"/>
            <w:rPrChange w:id="2986" w:author="Andrea del Nido García" w:date="2020-04-30T21:23:00Z">
              <w:rPr>
                <w:lang w:eastAsia="es-ES"/>
              </w:rPr>
            </w:rPrChange>
          </w:rPr>
          <w:t>pq</w:t>
        </w:r>
        <w:proofErr w:type="spellEnd"/>
        <w:r w:rsidRPr="00BC0F6C">
          <w:rPr>
            <w:highlight w:val="yellow"/>
            <w:lang w:eastAsia="es-ES"/>
            <w:rPrChange w:id="2987" w:author="Andrea del Nido García" w:date="2020-04-30T21:23:00Z">
              <w:rPr>
                <w:lang w:eastAsia="es-ES"/>
              </w:rPr>
            </w:rPrChange>
          </w:rPr>
          <w:t xml:space="preserve"> es necesario utilizar herramientas de gestión de logs.</w:t>
        </w:r>
      </w:ins>
    </w:p>
    <w:p w14:paraId="57B119EC" w14:textId="302E6282" w:rsidR="000D08B5" w:rsidRDefault="000D08B5">
      <w:pPr>
        <w:ind w:firstLine="0"/>
        <w:rPr>
          <w:ins w:id="2988" w:author="Andrea del Nido García" w:date="2020-04-30T21:22:00Z"/>
          <w:lang w:eastAsia="es-ES"/>
        </w:rPr>
      </w:pPr>
      <w:ins w:id="2989" w:author="Andrea del Nido García" w:date="2020-04-30T21:32:00Z">
        <w:r w:rsidRPr="009D75E0">
          <w:rPr>
            <w:highlight w:val="yellow"/>
            <w:lang w:eastAsia="es-ES"/>
            <w:rPrChange w:id="2990" w:author="Andrea del Nido García" w:date="2020-04-30T21:32:00Z">
              <w:rPr>
                <w:lang w:eastAsia="es-ES"/>
              </w:rPr>
            </w:rPrChange>
          </w:rPr>
          <w:t>ESQUEMA DE FUNCIONAMIENTO EKF CON AGENTE Y SERVIDOR</w:t>
        </w:r>
      </w:ins>
    </w:p>
    <w:p w14:paraId="0FC2F20A" w14:textId="362DDFA5" w:rsidR="0053142F" w:rsidRDefault="008C7208">
      <w:pPr>
        <w:ind w:firstLine="0"/>
        <w:rPr>
          <w:ins w:id="2991" w:author="Andrea del Nido García" w:date="2020-04-30T21:20:00Z"/>
          <w:lang w:eastAsia="es-ES"/>
        </w:rPr>
      </w:pPr>
      <w:proofErr w:type="spellStart"/>
      <w:ins w:id="2992" w:author="Andrea del Nido García" w:date="2020-04-30T21:20:00Z">
        <w:r>
          <w:rPr>
            <w:lang w:eastAsia="es-ES"/>
          </w:rPr>
          <w:t>Elasticsearch</w:t>
        </w:r>
        <w:proofErr w:type="spellEnd"/>
        <w:r>
          <w:rPr>
            <w:lang w:eastAsia="es-ES"/>
          </w:rPr>
          <w:t xml:space="preserve">, </w:t>
        </w:r>
        <w:proofErr w:type="spellStart"/>
        <w:r>
          <w:rPr>
            <w:lang w:eastAsia="es-ES"/>
          </w:rPr>
          <w:t>Kibana</w:t>
        </w:r>
        <w:proofErr w:type="spellEnd"/>
        <w:r>
          <w:rPr>
            <w:lang w:eastAsia="es-ES"/>
          </w:rPr>
          <w:t xml:space="preserve"> y </w:t>
        </w:r>
        <w:proofErr w:type="spellStart"/>
        <w:r>
          <w:rPr>
            <w:lang w:eastAsia="es-ES"/>
          </w:rPr>
          <w:t>Filebeat</w:t>
        </w:r>
        <w:proofErr w:type="spellEnd"/>
      </w:ins>
    </w:p>
    <w:p w14:paraId="541313FB" w14:textId="0B5697FF" w:rsidR="005A19A1" w:rsidRDefault="002006D1">
      <w:pPr>
        <w:ind w:firstLine="0"/>
        <w:rPr>
          <w:ins w:id="2993" w:author="Andrea del Nido García" w:date="2020-04-30T21:26:00Z"/>
          <w:lang w:eastAsia="es-ES"/>
        </w:rPr>
      </w:pPr>
      <w:ins w:id="2994" w:author="Andrea del Nido García" w:date="2020-04-30T21:21:00Z">
        <w:r>
          <w:rPr>
            <w:lang w:eastAsia="es-ES"/>
          </w:rPr>
          <w:t xml:space="preserve">Para la gestión de los logs se han </w:t>
        </w:r>
        <w:proofErr w:type="spellStart"/>
        <w:r>
          <w:rPr>
            <w:lang w:eastAsia="es-ES"/>
          </w:rPr>
          <w:t>utiizado</w:t>
        </w:r>
        <w:proofErr w:type="spellEnd"/>
        <w:r>
          <w:rPr>
            <w:lang w:eastAsia="es-ES"/>
          </w:rPr>
          <w:t xml:space="preserve"> as herramientas </w:t>
        </w:r>
        <w:proofErr w:type="spellStart"/>
        <w:r>
          <w:rPr>
            <w:lang w:eastAsia="es-ES"/>
          </w:rPr>
          <w:t>Elasticsearch</w:t>
        </w:r>
        <w:proofErr w:type="spellEnd"/>
        <w:r>
          <w:rPr>
            <w:lang w:eastAsia="es-ES"/>
          </w:rPr>
          <w:t xml:space="preserve">, </w:t>
        </w:r>
        <w:proofErr w:type="spellStart"/>
        <w:r>
          <w:rPr>
            <w:lang w:eastAsia="es-ES"/>
          </w:rPr>
          <w:t>Kibana</w:t>
        </w:r>
        <w:proofErr w:type="spellEnd"/>
        <w:r>
          <w:rPr>
            <w:lang w:eastAsia="es-ES"/>
          </w:rPr>
          <w:t xml:space="preserve"> y </w:t>
        </w:r>
        <w:proofErr w:type="spellStart"/>
        <w:r>
          <w:rPr>
            <w:lang w:eastAsia="es-ES"/>
          </w:rPr>
          <w:t>Filebeat</w:t>
        </w:r>
        <w:proofErr w:type="spellEnd"/>
        <w:r>
          <w:rPr>
            <w:lang w:eastAsia="es-ES"/>
          </w:rPr>
          <w:t xml:space="preserve">. Este sistema de gestión se divide en dos </w:t>
        </w:r>
      </w:ins>
      <w:ins w:id="2995" w:author="Andrea del Nido García" w:date="2020-04-30T21:22:00Z">
        <w:r>
          <w:rPr>
            <w:lang w:eastAsia="es-ES"/>
          </w:rPr>
          <w:t xml:space="preserve">secciones, el servidor y el agente. El agente estará formado por </w:t>
        </w:r>
        <w:proofErr w:type="spellStart"/>
        <w:r>
          <w:rPr>
            <w:lang w:eastAsia="es-ES"/>
          </w:rPr>
          <w:t>Filebeat</w:t>
        </w:r>
        <w:proofErr w:type="spellEnd"/>
        <w:r>
          <w:rPr>
            <w:lang w:eastAsia="es-ES"/>
          </w:rPr>
          <w:t xml:space="preserve"> el cual se deberá instalar en el</w:t>
        </w:r>
      </w:ins>
      <w:r w:rsidR="00095611">
        <w:rPr>
          <w:lang w:eastAsia="es-ES"/>
        </w:rPr>
        <w:t xml:space="preserve"> proxy de intercepción, es decir, en el</w:t>
      </w:r>
      <w:ins w:id="2996" w:author="Andrea del Nido García" w:date="2020-04-30T21:22:00Z">
        <w:r>
          <w:rPr>
            <w:lang w:eastAsia="es-ES"/>
          </w:rPr>
          <w:t xml:space="preserve"> </w:t>
        </w:r>
      </w:ins>
      <w:r w:rsidR="00095611">
        <w:rPr>
          <w:lang w:eastAsia="es-ES"/>
        </w:rPr>
        <w:t>contenedor</w:t>
      </w:r>
      <w:ins w:id="2997" w:author="Andrea del Nido García" w:date="2020-04-30T21:22:00Z">
        <w:r>
          <w:rPr>
            <w:lang w:eastAsia="es-ES"/>
          </w:rPr>
          <w:t xml:space="preserve"> que </w:t>
        </w:r>
      </w:ins>
      <w:r w:rsidR="00095611">
        <w:rPr>
          <w:lang w:eastAsia="es-ES"/>
        </w:rPr>
        <w:t>incluye</w:t>
      </w:r>
      <w:ins w:id="2998" w:author="Andrea del Nido García" w:date="2020-04-30T21:22:00Z">
        <w:r>
          <w:rPr>
            <w:lang w:eastAsia="es-ES"/>
          </w:rPr>
          <w:t xml:space="preserve"> el módulo de tráfico y en el que se encuentran los casos de </w:t>
        </w:r>
      </w:ins>
      <w:proofErr w:type="spellStart"/>
      <w:ins w:id="2999" w:author="Andrea del Nido García" w:date="2020-04-30T21:24:00Z">
        <w:r w:rsidR="004F7E60">
          <w:rPr>
            <w:lang w:eastAsia="es-ES"/>
          </w:rPr>
          <w:t>certificate</w:t>
        </w:r>
        <w:proofErr w:type="spellEnd"/>
        <w:r w:rsidR="004F7E60">
          <w:rPr>
            <w:lang w:eastAsia="es-ES"/>
          </w:rPr>
          <w:t xml:space="preserve"> </w:t>
        </w:r>
        <w:proofErr w:type="spellStart"/>
        <w:r w:rsidR="004F7E60">
          <w:rPr>
            <w:lang w:eastAsia="es-ES"/>
          </w:rPr>
          <w:t>pinning</w:t>
        </w:r>
        <w:proofErr w:type="spellEnd"/>
        <w:r w:rsidR="004F7E60">
          <w:rPr>
            <w:lang w:eastAsia="es-ES"/>
          </w:rPr>
          <w:t xml:space="preserve">, Frida, entre otros. Además, en este </w:t>
        </w:r>
      </w:ins>
      <w:r w:rsidR="00BD2DA9">
        <w:rPr>
          <w:lang w:eastAsia="es-ES"/>
        </w:rPr>
        <w:t>contenedor</w:t>
      </w:r>
      <w:ins w:id="3000" w:author="Andrea del Nido García" w:date="2020-04-30T21:24:00Z">
        <w:r w:rsidR="004F7E60">
          <w:rPr>
            <w:lang w:eastAsia="es-ES"/>
          </w:rPr>
          <w:t xml:space="preserve"> se </w:t>
        </w:r>
        <w:r w:rsidR="004F7E60">
          <w:rPr>
            <w:lang w:eastAsia="es-ES"/>
          </w:rPr>
          <w:lastRenderedPageBreak/>
          <w:t xml:space="preserve">almacenarán los logs de resultados </w:t>
        </w:r>
        <w:r w:rsidR="00F16633">
          <w:rPr>
            <w:lang w:eastAsia="es-ES"/>
          </w:rPr>
          <w:t xml:space="preserve">obtenidos al instalar </w:t>
        </w:r>
      </w:ins>
      <w:r w:rsidR="00F30F27">
        <w:rPr>
          <w:lang w:eastAsia="es-ES"/>
        </w:rPr>
        <w:t>cada</w:t>
      </w:r>
      <w:ins w:id="3001" w:author="Andrea del Nido García" w:date="2020-04-30T21:24:00Z">
        <w:r w:rsidR="00F16633">
          <w:rPr>
            <w:lang w:eastAsia="es-ES"/>
          </w:rPr>
          <w:t xml:space="preserve"> APK en el terminal </w:t>
        </w:r>
      </w:ins>
      <w:ins w:id="3002" w:author="Andrea del Nido García" w:date="2020-04-30T21:25:00Z">
        <w:r w:rsidR="00F16633">
          <w:rPr>
            <w:lang w:eastAsia="es-ES"/>
          </w:rPr>
          <w:t>y al ejecutar los casos de fijación de certificados para lograr romperlo.</w:t>
        </w:r>
        <w:r w:rsidR="00972521">
          <w:rPr>
            <w:lang w:eastAsia="es-ES"/>
          </w:rPr>
          <w:t xml:space="preserve"> El agente ya está instalado en el cont</w:t>
        </w:r>
      </w:ins>
      <w:ins w:id="3003" w:author="Andrea del Nido García" w:date="2020-04-30T21:26:00Z">
        <w:r w:rsidR="00972521">
          <w:rPr>
            <w:lang w:eastAsia="es-ES"/>
          </w:rPr>
          <w:t xml:space="preserve">endor por lo que lo único que hay que hacer es modificar la dirección </w:t>
        </w:r>
      </w:ins>
      <w:r w:rsidR="001C1E89">
        <w:rPr>
          <w:lang w:eastAsia="es-ES"/>
        </w:rPr>
        <w:t>IP</w:t>
      </w:r>
      <w:ins w:id="3004" w:author="Andrea del Nido García" w:date="2020-04-30T21:26:00Z">
        <w:r w:rsidR="00972521">
          <w:rPr>
            <w:lang w:eastAsia="es-ES"/>
          </w:rPr>
          <w:t xml:space="preserve"> del fichero de configuración de </w:t>
        </w:r>
        <w:proofErr w:type="spellStart"/>
        <w:r w:rsidR="00972521">
          <w:rPr>
            <w:lang w:eastAsia="es-ES"/>
          </w:rPr>
          <w:t>Filebeat</w:t>
        </w:r>
        <w:proofErr w:type="spellEnd"/>
        <w:r w:rsidR="00972521">
          <w:rPr>
            <w:lang w:eastAsia="es-ES"/>
          </w:rPr>
          <w:t xml:space="preserve">, este fichero se llama </w:t>
        </w:r>
        <w:proofErr w:type="spellStart"/>
        <w:r w:rsidR="00972521">
          <w:rPr>
            <w:lang w:eastAsia="es-ES"/>
          </w:rPr>
          <w:t>filebeat.yml</w:t>
        </w:r>
        <w:proofErr w:type="spellEnd"/>
        <w:r w:rsidR="00972521">
          <w:rPr>
            <w:lang w:eastAsia="es-ES"/>
          </w:rPr>
          <w:t xml:space="preserve"> y se encuentra en la ruta /</w:t>
        </w:r>
        <w:proofErr w:type="spellStart"/>
        <w:r w:rsidR="00972521">
          <w:rPr>
            <w:lang w:eastAsia="es-ES"/>
          </w:rPr>
          <w:t>etc</w:t>
        </w:r>
        <w:proofErr w:type="spellEnd"/>
        <w:r w:rsidR="00972521">
          <w:rPr>
            <w:lang w:eastAsia="es-ES"/>
          </w:rPr>
          <w:t>/</w:t>
        </w:r>
        <w:proofErr w:type="spellStart"/>
        <w:r w:rsidR="00972521">
          <w:rPr>
            <w:lang w:eastAsia="es-ES"/>
          </w:rPr>
          <w:t>filebeat</w:t>
        </w:r>
        <w:proofErr w:type="spellEnd"/>
        <w:r w:rsidR="00972521">
          <w:rPr>
            <w:lang w:eastAsia="es-ES"/>
          </w:rPr>
          <w:t xml:space="preserve">. </w:t>
        </w:r>
      </w:ins>
    </w:p>
    <w:p w14:paraId="1D56AC1E" w14:textId="5D616115" w:rsidR="00972521" w:rsidRDefault="00972521">
      <w:pPr>
        <w:ind w:firstLine="0"/>
        <w:rPr>
          <w:ins w:id="3005" w:author="Andrea del Nido García" w:date="2020-04-30T21:30:00Z"/>
          <w:lang w:eastAsia="es-ES"/>
        </w:rPr>
      </w:pPr>
      <w:ins w:id="3006" w:author="Andrea del Nido García" w:date="2020-04-30T21:26:00Z">
        <w:r>
          <w:rPr>
            <w:lang w:eastAsia="es-ES"/>
          </w:rPr>
          <w:t xml:space="preserve">Una vez </w:t>
        </w:r>
      </w:ins>
      <w:ins w:id="3007" w:author="Andrea del Nido García" w:date="2020-04-30T21:27:00Z">
        <w:r>
          <w:rPr>
            <w:lang w:eastAsia="es-ES"/>
          </w:rPr>
          <w:t xml:space="preserve">que se ha verificado que el fichero de configuración es correcto, simplemente hay que iniciar el servicio mediante el comando </w:t>
        </w:r>
        <w:proofErr w:type="spellStart"/>
        <w:r>
          <w:rPr>
            <w:i/>
            <w:iCs/>
            <w:lang w:eastAsia="es-ES"/>
          </w:rPr>
          <w:t>service</w:t>
        </w:r>
        <w:proofErr w:type="spellEnd"/>
        <w:r>
          <w:rPr>
            <w:i/>
            <w:iCs/>
            <w:lang w:eastAsia="es-ES"/>
          </w:rPr>
          <w:t xml:space="preserve"> </w:t>
        </w:r>
        <w:proofErr w:type="spellStart"/>
        <w:r>
          <w:rPr>
            <w:i/>
            <w:iCs/>
            <w:lang w:eastAsia="es-ES"/>
          </w:rPr>
          <w:t>filebeat</w:t>
        </w:r>
        <w:proofErr w:type="spellEnd"/>
        <w:r>
          <w:rPr>
            <w:i/>
            <w:iCs/>
            <w:lang w:eastAsia="es-ES"/>
          </w:rPr>
          <w:t xml:space="preserve"> </w:t>
        </w:r>
        <w:proofErr w:type="spellStart"/>
        <w:r>
          <w:rPr>
            <w:i/>
            <w:iCs/>
            <w:lang w:eastAsia="es-ES"/>
          </w:rPr>
          <w:t>start</w:t>
        </w:r>
        <w:proofErr w:type="spellEnd"/>
        <w:r>
          <w:rPr>
            <w:lang w:eastAsia="es-ES"/>
          </w:rPr>
          <w:t xml:space="preserve">, para comprobar el estado del servicio se puede utilizar el comando </w:t>
        </w:r>
        <w:proofErr w:type="spellStart"/>
        <w:r>
          <w:rPr>
            <w:i/>
            <w:iCs/>
            <w:lang w:eastAsia="es-ES"/>
          </w:rPr>
          <w:t>service</w:t>
        </w:r>
        <w:proofErr w:type="spellEnd"/>
        <w:r>
          <w:rPr>
            <w:i/>
            <w:iCs/>
            <w:lang w:eastAsia="es-ES"/>
          </w:rPr>
          <w:t xml:space="preserve"> </w:t>
        </w:r>
        <w:proofErr w:type="spellStart"/>
        <w:r>
          <w:rPr>
            <w:i/>
            <w:iCs/>
            <w:lang w:eastAsia="es-ES"/>
          </w:rPr>
          <w:t>filebeat</w:t>
        </w:r>
        <w:proofErr w:type="spellEnd"/>
        <w:r>
          <w:rPr>
            <w:i/>
            <w:iCs/>
            <w:lang w:eastAsia="es-ES"/>
          </w:rPr>
          <w:t xml:space="preserve"> status</w:t>
        </w:r>
        <w:r>
          <w:rPr>
            <w:lang w:eastAsia="es-ES"/>
          </w:rPr>
          <w:t>.</w:t>
        </w:r>
      </w:ins>
      <w:ins w:id="3008" w:author="Andrea del Nido García" w:date="2020-04-30T21:28:00Z">
        <w:r>
          <w:rPr>
            <w:lang w:eastAsia="es-ES"/>
          </w:rPr>
          <w:t xml:space="preserve"> Si surge algún problema al tratar de arrancar el servicio puede ser debido a que se escribió el fichero de configuración de </w:t>
        </w:r>
        <w:proofErr w:type="spellStart"/>
        <w:r>
          <w:rPr>
            <w:lang w:eastAsia="es-ES"/>
          </w:rPr>
          <w:t>filebeat</w:t>
        </w:r>
        <w:proofErr w:type="spellEnd"/>
        <w:r>
          <w:rPr>
            <w:lang w:eastAsia="es-ES"/>
          </w:rPr>
          <w:t xml:space="preserve"> con permisos diferentes. Bastará con cambiar los permisos y volver a ejecutar e</w:t>
        </w:r>
      </w:ins>
      <w:ins w:id="3009" w:author="Andrea del Nido García" w:date="2020-04-30T21:29:00Z">
        <w:r>
          <w:rPr>
            <w:lang w:eastAsia="es-ES"/>
          </w:rPr>
          <w:t>l comando mencionado anteriormente para que arranque definitivamente el agente.</w:t>
        </w:r>
      </w:ins>
      <w:ins w:id="3010" w:author="Andrea del Nido García" w:date="2020-04-30T21:30:00Z">
        <w:r w:rsidR="00446887">
          <w:rPr>
            <w:lang w:eastAsia="es-ES"/>
          </w:rPr>
          <w:t xml:space="preserve"> En la imagen que se muestra a continuación, se observa el error mencionado y el funcionamiento del comando para visualizar el estado del agente.</w:t>
        </w:r>
      </w:ins>
    </w:p>
    <w:p w14:paraId="7BD6402C" w14:textId="5AC0EB65" w:rsidR="00446887" w:rsidRPr="00972521" w:rsidRDefault="00450198">
      <w:pPr>
        <w:ind w:firstLine="0"/>
        <w:rPr>
          <w:ins w:id="3011" w:author="Andrea del Nido García" w:date="2020-04-29T19:03:00Z"/>
          <w:lang w:eastAsia="es-ES"/>
        </w:rPr>
      </w:pPr>
      <w:ins w:id="3012" w:author="Andrea del Nido García" w:date="2020-04-30T21:31:00Z">
        <w:r>
          <w:rPr>
            <w:noProof/>
          </w:rPr>
          <w:drawing>
            <wp:anchor distT="0" distB="0" distL="114300" distR="114300" simplePos="0" relativeHeight="251772928" behindDoc="1" locked="0" layoutInCell="1" allowOverlap="1" wp14:anchorId="361357B6" wp14:editId="4F7325D7">
              <wp:simplePos x="0" y="0"/>
              <wp:positionH relativeFrom="margin">
                <wp:align>center</wp:align>
              </wp:positionH>
              <wp:positionV relativeFrom="paragraph">
                <wp:posOffset>6350</wp:posOffset>
              </wp:positionV>
              <wp:extent cx="6686570" cy="752475"/>
              <wp:effectExtent l="0" t="0" r="0" b="0"/>
              <wp:wrapNone/>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686570" cy="752475"/>
                      </a:xfrm>
                      <a:prstGeom prst="rect">
                        <a:avLst/>
                      </a:prstGeom>
                    </pic:spPr>
                  </pic:pic>
                </a:graphicData>
              </a:graphic>
              <wp14:sizeRelH relativeFrom="margin">
                <wp14:pctWidth>0</wp14:pctWidth>
              </wp14:sizeRelH>
              <wp14:sizeRelV relativeFrom="margin">
                <wp14:pctHeight>0</wp14:pctHeight>
              </wp14:sizeRelV>
            </wp:anchor>
          </w:drawing>
        </w:r>
      </w:ins>
    </w:p>
    <w:p w14:paraId="0B695756" w14:textId="03E45277" w:rsidR="00210E26" w:rsidRDefault="00210E26">
      <w:pPr>
        <w:ind w:firstLine="0"/>
        <w:rPr>
          <w:ins w:id="3013" w:author="Andrea del Nido García" w:date="2020-04-29T19:03:00Z"/>
          <w:lang w:eastAsia="es-ES"/>
        </w:rPr>
      </w:pPr>
    </w:p>
    <w:p w14:paraId="15E3CB4A" w14:textId="7C2B3E4F" w:rsidR="00210E26" w:rsidRDefault="00210E26">
      <w:pPr>
        <w:ind w:firstLine="0"/>
        <w:rPr>
          <w:ins w:id="3014" w:author="Andrea del Nido García" w:date="2020-04-29T19:03:00Z"/>
          <w:lang w:eastAsia="es-ES"/>
        </w:rPr>
      </w:pPr>
    </w:p>
    <w:p w14:paraId="22026525" w14:textId="64C0F3A1" w:rsidR="00210E26" w:rsidRDefault="00567938">
      <w:pPr>
        <w:ind w:firstLine="0"/>
        <w:rPr>
          <w:ins w:id="3015" w:author="Andrea del Nido García" w:date="2020-04-30T21:34:00Z"/>
          <w:lang w:eastAsia="es-ES"/>
        </w:rPr>
      </w:pPr>
      <w:ins w:id="3016" w:author="Andrea del Nido García" w:date="2020-04-30T21:34:00Z">
        <w:r>
          <w:rPr>
            <w:lang w:eastAsia="es-ES"/>
          </w:rPr>
          <w:t xml:space="preserve">Configuración del servidor </w:t>
        </w:r>
      </w:ins>
    </w:p>
    <w:p w14:paraId="594F52A2" w14:textId="33F18C89" w:rsidR="00567938" w:rsidRDefault="00811381">
      <w:pPr>
        <w:ind w:firstLine="0"/>
        <w:rPr>
          <w:ins w:id="3017" w:author="Andrea del Nido García" w:date="2020-04-30T21:34:00Z"/>
          <w:lang w:eastAsia="es-ES"/>
        </w:rPr>
      </w:pPr>
      <w:ins w:id="3018" w:author="Andrea del Nido García" w:date="2020-04-30T21:34:00Z">
        <w:r>
          <w:rPr>
            <w:noProof/>
          </w:rPr>
          <w:drawing>
            <wp:anchor distT="0" distB="0" distL="114300" distR="114300" simplePos="0" relativeHeight="251773952" behindDoc="1" locked="0" layoutInCell="1" allowOverlap="1" wp14:anchorId="62443406" wp14:editId="1F5462E1">
              <wp:simplePos x="0" y="0"/>
              <wp:positionH relativeFrom="column">
                <wp:posOffset>-775335</wp:posOffset>
              </wp:positionH>
              <wp:positionV relativeFrom="paragraph">
                <wp:posOffset>331470</wp:posOffset>
              </wp:positionV>
              <wp:extent cx="7186961" cy="1162050"/>
              <wp:effectExtent l="0" t="0" r="0" b="0"/>
              <wp:wrapNone/>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186961" cy="1162050"/>
                      </a:xfrm>
                      <a:prstGeom prst="rect">
                        <a:avLst/>
                      </a:prstGeom>
                    </pic:spPr>
                  </pic:pic>
                </a:graphicData>
              </a:graphic>
              <wp14:sizeRelH relativeFrom="margin">
                <wp14:pctWidth>0</wp14:pctWidth>
              </wp14:sizeRelH>
              <wp14:sizeRelV relativeFrom="margin">
                <wp14:pctHeight>0</wp14:pctHeight>
              </wp14:sizeRelV>
            </wp:anchor>
          </w:drawing>
        </w:r>
        <w:r w:rsidR="00567938">
          <w:rPr>
            <w:lang w:eastAsia="es-ES"/>
          </w:rPr>
          <w:t xml:space="preserve">Comandos para instalar Docker </w:t>
        </w:r>
        <w:proofErr w:type="spellStart"/>
        <w:r w:rsidR="00567938">
          <w:rPr>
            <w:lang w:eastAsia="es-ES"/>
          </w:rPr>
          <w:t>compose</w:t>
        </w:r>
        <w:proofErr w:type="spellEnd"/>
        <w:r w:rsidR="00567938">
          <w:rPr>
            <w:lang w:eastAsia="es-ES"/>
          </w:rPr>
          <w:t>.</w:t>
        </w:r>
      </w:ins>
    </w:p>
    <w:p w14:paraId="56A786FB" w14:textId="274C44A1" w:rsidR="00567938" w:rsidRDefault="00567938">
      <w:pPr>
        <w:ind w:firstLine="0"/>
        <w:rPr>
          <w:ins w:id="3019" w:author="Andrea del Nido García" w:date="2020-04-29T19:03:00Z"/>
          <w:lang w:eastAsia="es-ES"/>
        </w:rPr>
      </w:pPr>
    </w:p>
    <w:p w14:paraId="6C6BF327" w14:textId="10703300" w:rsidR="00210E26" w:rsidRDefault="00210E26">
      <w:pPr>
        <w:ind w:firstLine="0"/>
        <w:rPr>
          <w:ins w:id="3020" w:author="Andrea del Nido García" w:date="2020-04-29T19:03:00Z"/>
          <w:lang w:eastAsia="es-ES"/>
        </w:rPr>
      </w:pPr>
    </w:p>
    <w:p w14:paraId="3B612F89" w14:textId="7DCAF260" w:rsidR="00210E26" w:rsidRDefault="00210E26">
      <w:pPr>
        <w:ind w:firstLine="0"/>
        <w:rPr>
          <w:ins w:id="3021" w:author="Andrea del Nido García" w:date="2020-04-29T19:03:00Z"/>
          <w:lang w:eastAsia="es-ES"/>
        </w:rPr>
      </w:pPr>
    </w:p>
    <w:p w14:paraId="6DC14E6C" w14:textId="204E4A67" w:rsidR="00210E26" w:rsidRDefault="00210E26">
      <w:pPr>
        <w:ind w:firstLine="0"/>
        <w:rPr>
          <w:ins w:id="3022" w:author="Andrea del Nido García" w:date="2020-04-29T19:03:00Z"/>
          <w:lang w:eastAsia="es-ES"/>
        </w:rPr>
      </w:pPr>
    </w:p>
    <w:p w14:paraId="768926C2" w14:textId="31D2AA14" w:rsidR="00210E26" w:rsidRDefault="00FC15E5">
      <w:pPr>
        <w:ind w:firstLine="0"/>
        <w:rPr>
          <w:ins w:id="3023" w:author="Andrea del Nido García" w:date="2020-04-30T21:37:00Z"/>
          <w:lang w:eastAsia="es-ES"/>
        </w:rPr>
      </w:pPr>
      <w:ins w:id="3024" w:author="Andrea del Nido García" w:date="2020-04-30T21:35:00Z">
        <w:r>
          <w:rPr>
            <w:lang w:eastAsia="es-ES"/>
          </w:rPr>
          <w:t xml:space="preserve">Una vez instalado Docker </w:t>
        </w:r>
        <w:proofErr w:type="spellStart"/>
        <w:r>
          <w:rPr>
            <w:lang w:eastAsia="es-ES"/>
          </w:rPr>
          <w:t>compose</w:t>
        </w:r>
        <w:proofErr w:type="spellEnd"/>
        <w:r>
          <w:rPr>
            <w:lang w:eastAsia="es-ES"/>
          </w:rPr>
          <w:t>, simplemente hay que levantar el servicio. Para ello, di</w:t>
        </w:r>
      </w:ins>
      <w:ins w:id="3025" w:author="Andrea del Nido García" w:date="2020-04-30T21:36:00Z">
        <w:r>
          <w:rPr>
            <w:lang w:eastAsia="es-ES"/>
          </w:rPr>
          <w:t xml:space="preserve">rigirse al directorio en el que se encuentra la carpeta que contiene el contenedor con </w:t>
        </w:r>
        <w:proofErr w:type="spellStart"/>
        <w:r>
          <w:rPr>
            <w:lang w:eastAsia="es-ES"/>
          </w:rPr>
          <w:t>elasticsearch</w:t>
        </w:r>
        <w:proofErr w:type="spellEnd"/>
        <w:r>
          <w:rPr>
            <w:lang w:eastAsia="es-ES"/>
          </w:rPr>
          <w:t xml:space="preserve"> y </w:t>
        </w:r>
        <w:proofErr w:type="spellStart"/>
        <w:r>
          <w:rPr>
            <w:lang w:eastAsia="es-ES"/>
          </w:rPr>
          <w:t>kibana</w:t>
        </w:r>
        <w:proofErr w:type="spellEnd"/>
        <w:r>
          <w:rPr>
            <w:lang w:eastAsia="es-ES"/>
          </w:rPr>
          <w:t xml:space="preserve"> y ejecutar el comando </w:t>
        </w:r>
        <w:r>
          <w:rPr>
            <w:i/>
            <w:iCs/>
            <w:lang w:eastAsia="es-ES"/>
          </w:rPr>
          <w:t xml:space="preserve">sudo </w:t>
        </w:r>
      </w:ins>
      <w:proofErr w:type="spellStart"/>
      <w:ins w:id="3026" w:author="Andrea del Nido García" w:date="2020-04-30T21:37:00Z">
        <w:r w:rsidR="00E77557">
          <w:rPr>
            <w:i/>
            <w:iCs/>
            <w:lang w:eastAsia="es-ES"/>
          </w:rPr>
          <w:t>d</w:t>
        </w:r>
        <w:r>
          <w:rPr>
            <w:i/>
            <w:iCs/>
            <w:lang w:eastAsia="es-ES"/>
          </w:rPr>
          <w:t>ocker-compose</w:t>
        </w:r>
        <w:proofErr w:type="spellEnd"/>
        <w:r>
          <w:rPr>
            <w:i/>
            <w:iCs/>
            <w:lang w:eastAsia="es-ES"/>
          </w:rPr>
          <w:t xml:space="preserve"> up</w:t>
        </w:r>
        <w:r w:rsidR="00E635D8">
          <w:rPr>
            <w:lang w:eastAsia="es-ES"/>
          </w:rPr>
          <w:t>.</w:t>
        </w:r>
      </w:ins>
    </w:p>
    <w:p w14:paraId="79D37DBB" w14:textId="4380BCEF" w:rsidR="00257D53" w:rsidRDefault="00257D53">
      <w:pPr>
        <w:ind w:firstLine="0"/>
        <w:rPr>
          <w:ins w:id="3027" w:author="Andrea del Nido García" w:date="2020-04-30T21:37:00Z"/>
          <w:lang w:eastAsia="es-ES"/>
        </w:rPr>
      </w:pPr>
      <w:ins w:id="3028" w:author="Andrea del Nido García" w:date="2020-04-30T21:37:00Z">
        <w:r>
          <w:rPr>
            <w:noProof/>
          </w:rPr>
          <w:drawing>
            <wp:inline distT="0" distB="0" distL="0" distR="0" wp14:anchorId="43165B60" wp14:editId="71F44826">
              <wp:extent cx="5400040" cy="584200"/>
              <wp:effectExtent l="0" t="0" r="0" b="635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584200"/>
                      </a:xfrm>
                      <a:prstGeom prst="rect">
                        <a:avLst/>
                      </a:prstGeom>
                    </pic:spPr>
                  </pic:pic>
                </a:graphicData>
              </a:graphic>
            </wp:inline>
          </w:drawing>
        </w:r>
      </w:ins>
    </w:p>
    <w:p w14:paraId="3CDD02A7" w14:textId="13928B17" w:rsidR="00257D53" w:rsidRDefault="00257D53">
      <w:pPr>
        <w:ind w:firstLine="0"/>
        <w:rPr>
          <w:ins w:id="3029" w:author="Andrea del Nido García" w:date="2020-04-30T21:39:00Z"/>
          <w:lang w:eastAsia="es-ES"/>
        </w:rPr>
      </w:pPr>
      <w:ins w:id="3030" w:author="Andrea del Nido García" w:date="2020-04-30T21:37:00Z">
        <w:r>
          <w:rPr>
            <w:lang w:eastAsia="es-ES"/>
          </w:rPr>
          <w:t xml:space="preserve">Es posible </w:t>
        </w:r>
      </w:ins>
      <w:ins w:id="3031" w:author="Andrea del Nido García" w:date="2020-04-30T21:39:00Z">
        <w:r w:rsidR="002C3080">
          <w:rPr>
            <w:lang w:eastAsia="es-ES"/>
          </w:rPr>
          <w:t>que,</w:t>
        </w:r>
      </w:ins>
      <w:ins w:id="3032" w:author="Andrea del Nido García" w:date="2020-04-30T21:37:00Z">
        <w:r>
          <w:rPr>
            <w:lang w:eastAsia="es-ES"/>
          </w:rPr>
          <w:t xml:space="preserve"> de un error al tratar de lanzar </w:t>
        </w:r>
      </w:ins>
      <w:ins w:id="3033" w:author="Andrea del Nido García" w:date="2020-04-30T21:38:00Z">
        <w:r>
          <w:rPr>
            <w:lang w:eastAsia="es-ES"/>
          </w:rPr>
          <w:t>el servidor, si esto ocurre, simplemente será necesario modificar los permisos al directorio esdata01.</w:t>
        </w:r>
      </w:ins>
    </w:p>
    <w:p w14:paraId="77EEA368" w14:textId="413900A9" w:rsidR="00855413" w:rsidRDefault="00855413">
      <w:pPr>
        <w:ind w:firstLine="0"/>
        <w:rPr>
          <w:ins w:id="3034" w:author="Andrea del Nido García" w:date="2020-04-30T21:41:00Z"/>
          <w:lang w:eastAsia="es-ES"/>
        </w:rPr>
      </w:pPr>
      <w:ins w:id="3035" w:author="Andrea del Nido García" w:date="2020-04-30T21:39:00Z">
        <w:r>
          <w:rPr>
            <w:lang w:eastAsia="es-ES"/>
          </w:rPr>
          <w:lastRenderedPageBreak/>
          <w:t xml:space="preserve">Para acceder </w:t>
        </w:r>
        <w:proofErr w:type="spellStart"/>
        <w:r>
          <w:rPr>
            <w:lang w:eastAsia="es-ES"/>
          </w:rPr>
          <w:t>via</w:t>
        </w:r>
        <w:proofErr w:type="spellEnd"/>
        <w:r>
          <w:rPr>
            <w:lang w:eastAsia="es-ES"/>
          </w:rPr>
          <w:t xml:space="preserve"> web a </w:t>
        </w:r>
        <w:proofErr w:type="spellStart"/>
        <w:r>
          <w:rPr>
            <w:lang w:eastAsia="es-ES"/>
          </w:rPr>
          <w:t>Elasticsearch</w:t>
        </w:r>
        <w:proofErr w:type="spellEnd"/>
        <w:r>
          <w:rPr>
            <w:lang w:eastAsia="es-ES"/>
          </w:rPr>
          <w:t xml:space="preserve">, bastará con poner </w:t>
        </w:r>
        <w:proofErr w:type="gramStart"/>
        <w:r>
          <w:rPr>
            <w:lang w:eastAsia="es-ES"/>
          </w:rPr>
          <w:t>http://localhost:9200 ,</w:t>
        </w:r>
        <w:proofErr w:type="gramEnd"/>
        <w:r>
          <w:rPr>
            <w:lang w:eastAsia="es-ES"/>
          </w:rPr>
          <w:t xml:space="preserve"> también es posible indicar la </w:t>
        </w:r>
        <w:proofErr w:type="spellStart"/>
        <w:r>
          <w:rPr>
            <w:lang w:eastAsia="es-ES"/>
          </w:rPr>
          <w:t>ip</w:t>
        </w:r>
        <w:proofErr w:type="spellEnd"/>
        <w:r>
          <w:rPr>
            <w:lang w:eastAsia="es-ES"/>
          </w:rPr>
          <w:t xml:space="preserve"> de l</w:t>
        </w:r>
      </w:ins>
      <w:r w:rsidR="00CC724A">
        <w:rPr>
          <w:lang w:eastAsia="es-ES"/>
        </w:rPr>
        <w:t>a</w:t>
      </w:r>
      <w:ins w:id="3036" w:author="Andrea del Nido García" w:date="2020-04-30T21:39:00Z">
        <w:r>
          <w:rPr>
            <w:lang w:eastAsia="es-ES"/>
          </w:rPr>
          <w:t xml:space="preserve"> máquina en vez localhost o </w:t>
        </w:r>
      </w:ins>
      <w:ins w:id="3037" w:author="Andrea del Nido García" w:date="2020-04-30T21:40:00Z">
        <w:r>
          <w:rPr>
            <w:lang w:eastAsia="es-ES"/>
          </w:rPr>
          <w:t>el nombre del equipo.</w:t>
        </w:r>
        <w:r w:rsidR="00DB3161">
          <w:rPr>
            <w:lang w:eastAsia="es-ES"/>
          </w:rPr>
          <w:t xml:space="preserve"> En la siguiente imagen se muestra </w:t>
        </w:r>
      </w:ins>
      <w:ins w:id="3038" w:author="Andrea del Nido García" w:date="2020-04-30T21:41:00Z">
        <w:r w:rsidR="00DB3161">
          <w:rPr>
            <w:lang w:eastAsia="es-ES"/>
          </w:rPr>
          <w:t>cómo</w:t>
        </w:r>
      </w:ins>
      <w:ins w:id="3039" w:author="Andrea del Nido García" w:date="2020-04-30T21:40:00Z">
        <w:r w:rsidR="00DB3161">
          <w:rPr>
            <w:lang w:eastAsia="es-ES"/>
          </w:rPr>
          <w:t xml:space="preserve"> se visualiza </w:t>
        </w:r>
        <w:proofErr w:type="spellStart"/>
        <w:r w:rsidR="00DB3161">
          <w:rPr>
            <w:lang w:eastAsia="es-ES"/>
          </w:rPr>
          <w:t>Elasticsearch</w:t>
        </w:r>
      </w:ins>
      <w:proofErr w:type="spellEnd"/>
      <w:ins w:id="3040" w:author="Andrea del Nido García" w:date="2020-04-30T21:41:00Z">
        <w:r w:rsidR="00DB3161">
          <w:rPr>
            <w:lang w:eastAsia="es-ES"/>
          </w:rPr>
          <w:t>.</w:t>
        </w:r>
      </w:ins>
    </w:p>
    <w:p w14:paraId="3A0C1357" w14:textId="3CEF5DBD" w:rsidR="00DB3161" w:rsidRDefault="00844FE1">
      <w:pPr>
        <w:ind w:firstLine="0"/>
        <w:rPr>
          <w:ins w:id="3041" w:author="Andrea del Nido García" w:date="2020-04-30T21:41:00Z"/>
          <w:lang w:eastAsia="es-ES"/>
        </w:rPr>
      </w:pPr>
      <w:ins w:id="3042" w:author="Andrea del Nido García" w:date="2020-04-30T21:42:00Z">
        <w:r>
          <w:rPr>
            <w:noProof/>
          </w:rPr>
          <w:drawing>
            <wp:inline distT="0" distB="0" distL="0" distR="0" wp14:anchorId="45EBFA4B" wp14:editId="2944C768">
              <wp:extent cx="4171950" cy="3306074"/>
              <wp:effectExtent l="0" t="0" r="0" b="889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74615" cy="3308186"/>
                      </a:xfrm>
                      <a:prstGeom prst="rect">
                        <a:avLst/>
                      </a:prstGeom>
                    </pic:spPr>
                  </pic:pic>
                </a:graphicData>
              </a:graphic>
            </wp:inline>
          </w:drawing>
        </w:r>
      </w:ins>
    </w:p>
    <w:p w14:paraId="72ED8949" w14:textId="77777777" w:rsidR="00DB3161" w:rsidRDefault="00DB3161">
      <w:pPr>
        <w:ind w:firstLine="0"/>
        <w:rPr>
          <w:ins w:id="3043" w:author="Andrea del Nido García" w:date="2020-04-30T21:40:00Z"/>
          <w:lang w:eastAsia="es-ES"/>
        </w:rPr>
      </w:pPr>
    </w:p>
    <w:p w14:paraId="15EC7495" w14:textId="786650EB" w:rsidR="00DB3161" w:rsidRDefault="00DB3161">
      <w:pPr>
        <w:ind w:firstLine="0"/>
        <w:rPr>
          <w:ins w:id="3044" w:author="Andrea del Nido García" w:date="2020-04-30T21:41:00Z"/>
          <w:lang w:eastAsia="es-ES"/>
        </w:rPr>
      </w:pPr>
      <w:ins w:id="3045" w:author="Andrea del Nido García" w:date="2020-04-30T21:40:00Z">
        <w:r>
          <w:rPr>
            <w:lang w:eastAsia="es-ES"/>
          </w:rPr>
          <w:t xml:space="preserve">Para acceder a </w:t>
        </w:r>
        <w:proofErr w:type="spellStart"/>
        <w:r>
          <w:rPr>
            <w:lang w:eastAsia="es-ES"/>
          </w:rPr>
          <w:t>Kibana</w:t>
        </w:r>
        <w:proofErr w:type="spellEnd"/>
        <w:r>
          <w:rPr>
            <w:lang w:eastAsia="es-ES"/>
          </w:rPr>
          <w:t xml:space="preserve">, añadir la dirección </w:t>
        </w:r>
      </w:ins>
      <w:ins w:id="3046" w:author="Andrea del Nido García" w:date="2020-04-30T21:41:00Z">
        <w:r w:rsidR="00AB5EF3">
          <w:rPr>
            <w:lang w:eastAsia="es-ES"/>
          </w:rPr>
          <w:fldChar w:fldCharType="begin"/>
        </w:r>
        <w:r w:rsidR="00AB5EF3">
          <w:rPr>
            <w:lang w:eastAsia="es-ES"/>
          </w:rPr>
          <w:instrText xml:space="preserve"> HYPERLINK "</w:instrText>
        </w:r>
      </w:ins>
      <w:ins w:id="3047" w:author="Andrea del Nido García" w:date="2020-04-30T21:40:00Z">
        <w:r w:rsidR="00AB5EF3">
          <w:rPr>
            <w:lang w:eastAsia="es-ES"/>
          </w:rPr>
          <w:instrText>http://localhost:5601</w:instrText>
        </w:r>
      </w:ins>
      <w:ins w:id="3048" w:author="Andrea del Nido García" w:date="2020-04-30T21:41:00Z">
        <w:r w:rsidR="00AB5EF3">
          <w:rPr>
            <w:lang w:eastAsia="es-ES"/>
          </w:rPr>
          <w:instrText xml:space="preserve">" </w:instrText>
        </w:r>
        <w:r w:rsidR="00AB5EF3">
          <w:rPr>
            <w:lang w:eastAsia="es-ES"/>
          </w:rPr>
          <w:fldChar w:fldCharType="separate"/>
        </w:r>
      </w:ins>
      <w:ins w:id="3049" w:author="Andrea del Nido García" w:date="2020-04-30T21:40:00Z">
        <w:r w:rsidR="00AB5EF3" w:rsidRPr="005C5DEA">
          <w:rPr>
            <w:rStyle w:val="Hipervnculo"/>
            <w:lang w:eastAsia="es-ES"/>
          </w:rPr>
          <w:t>http://localhost:5601</w:t>
        </w:r>
      </w:ins>
      <w:ins w:id="3050" w:author="Andrea del Nido García" w:date="2020-04-30T21:41:00Z">
        <w:r w:rsidR="00AB5EF3">
          <w:rPr>
            <w:lang w:eastAsia="es-ES"/>
          </w:rPr>
          <w:fldChar w:fldCharType="end"/>
        </w:r>
        <w:r w:rsidR="00AB5EF3">
          <w:rPr>
            <w:lang w:eastAsia="es-ES"/>
          </w:rPr>
          <w:t>, o con la dirección IP o nombre de la máquina correspondiente.</w:t>
        </w:r>
        <w:r w:rsidR="004951C4">
          <w:rPr>
            <w:lang w:eastAsia="es-ES"/>
          </w:rPr>
          <w:t xml:space="preserve"> A </w:t>
        </w:r>
        <w:r w:rsidR="000B1087">
          <w:rPr>
            <w:lang w:eastAsia="es-ES"/>
          </w:rPr>
          <w:t>continuación,</w:t>
        </w:r>
        <w:r w:rsidR="004951C4">
          <w:rPr>
            <w:lang w:eastAsia="es-ES"/>
          </w:rPr>
          <w:t xml:space="preserve"> se muestra una imagen de cómo se visualizaría </w:t>
        </w:r>
        <w:proofErr w:type="spellStart"/>
        <w:r w:rsidR="004951C4">
          <w:rPr>
            <w:lang w:eastAsia="es-ES"/>
          </w:rPr>
          <w:t>Kibana</w:t>
        </w:r>
        <w:proofErr w:type="spellEnd"/>
        <w:r w:rsidR="004951C4">
          <w:rPr>
            <w:lang w:eastAsia="es-ES"/>
          </w:rPr>
          <w:t>.</w:t>
        </w:r>
      </w:ins>
    </w:p>
    <w:p w14:paraId="2E8BA9EF" w14:textId="6CBADBDA" w:rsidR="000B1087" w:rsidRDefault="00844FE1">
      <w:pPr>
        <w:ind w:firstLine="0"/>
        <w:rPr>
          <w:ins w:id="3051" w:author="Andrea del Nido García" w:date="2020-04-30T21:38:00Z"/>
          <w:lang w:eastAsia="es-ES"/>
        </w:rPr>
      </w:pPr>
      <w:ins w:id="3052" w:author="Andrea del Nido García" w:date="2020-04-30T21:42:00Z">
        <w:r>
          <w:rPr>
            <w:noProof/>
          </w:rPr>
          <w:drawing>
            <wp:inline distT="0" distB="0" distL="0" distR="0" wp14:anchorId="579118AE" wp14:editId="455F19AF">
              <wp:extent cx="5400040" cy="2069465"/>
              <wp:effectExtent l="0" t="0" r="0" b="698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2069465"/>
                      </a:xfrm>
                      <a:prstGeom prst="rect">
                        <a:avLst/>
                      </a:prstGeom>
                    </pic:spPr>
                  </pic:pic>
                </a:graphicData>
              </a:graphic>
            </wp:inline>
          </w:drawing>
        </w:r>
      </w:ins>
    </w:p>
    <w:p w14:paraId="3EC6D4FC" w14:textId="77777777" w:rsidR="002C3080" w:rsidRPr="00E635D8" w:rsidRDefault="002C3080">
      <w:pPr>
        <w:ind w:firstLine="0"/>
        <w:rPr>
          <w:ins w:id="3053" w:author="Andrea del Nido García" w:date="2020-04-30T21:32:00Z"/>
          <w:lang w:eastAsia="es-ES"/>
        </w:rPr>
      </w:pPr>
    </w:p>
    <w:p w14:paraId="2DF1EA15" w14:textId="34ADFD33" w:rsidR="006471F7" w:rsidRDefault="006471F7">
      <w:pPr>
        <w:ind w:firstLine="0"/>
        <w:rPr>
          <w:ins w:id="3054" w:author="Andrea del Nido García" w:date="2020-04-30T21:32:00Z"/>
          <w:lang w:eastAsia="es-ES"/>
        </w:rPr>
      </w:pPr>
    </w:p>
    <w:p w14:paraId="11D751A4" w14:textId="0C63B854" w:rsidR="006471F7" w:rsidRDefault="006471F7">
      <w:pPr>
        <w:ind w:firstLine="0"/>
        <w:rPr>
          <w:ins w:id="3055" w:author="Andrea del Nido García" w:date="2020-04-30T21:32:00Z"/>
          <w:lang w:eastAsia="es-ES"/>
        </w:rPr>
      </w:pPr>
    </w:p>
    <w:p w14:paraId="68A32762" w14:textId="562AD5A2" w:rsidR="006471F7" w:rsidRDefault="006471F7">
      <w:pPr>
        <w:ind w:firstLine="0"/>
        <w:rPr>
          <w:ins w:id="3056" w:author="Andrea del Nido García" w:date="2020-04-30T21:32:00Z"/>
          <w:lang w:eastAsia="es-ES"/>
        </w:rPr>
      </w:pPr>
    </w:p>
    <w:p w14:paraId="44528B6E" w14:textId="2DBBE429" w:rsidR="006471F7" w:rsidRDefault="006471F7">
      <w:pPr>
        <w:ind w:firstLine="0"/>
        <w:rPr>
          <w:ins w:id="3057" w:author="Andrea del Nido García" w:date="2020-04-30T21:32:00Z"/>
          <w:lang w:eastAsia="es-ES"/>
        </w:rPr>
      </w:pPr>
    </w:p>
    <w:p w14:paraId="04287DAE" w14:textId="3E7F9DC4" w:rsidR="007C292C" w:rsidRDefault="007C292C">
      <w:pPr>
        <w:ind w:firstLine="0"/>
        <w:rPr>
          <w:lang w:eastAsia="es-ES"/>
        </w:rPr>
      </w:pPr>
    </w:p>
    <w:p w14:paraId="40D43E4C" w14:textId="3C1473AD" w:rsidR="007C292C" w:rsidRDefault="007C292C">
      <w:pPr>
        <w:ind w:firstLine="0"/>
        <w:rPr>
          <w:lang w:eastAsia="es-ES"/>
        </w:rPr>
      </w:pPr>
    </w:p>
    <w:p w14:paraId="77A6963A" w14:textId="0FFB97A2" w:rsidR="007C292C" w:rsidRDefault="007C292C">
      <w:pPr>
        <w:ind w:firstLine="0"/>
        <w:rPr>
          <w:ins w:id="3058" w:author="Andrea del Nido García" w:date="2020-05-16T19:51:00Z"/>
          <w:lang w:eastAsia="es-ES"/>
        </w:rPr>
      </w:pPr>
    </w:p>
    <w:p w14:paraId="41F4DC98" w14:textId="69BF9CA4" w:rsidR="00CC1A9C" w:rsidRDefault="00CC1A9C">
      <w:pPr>
        <w:ind w:firstLine="0"/>
        <w:rPr>
          <w:ins w:id="3059" w:author="Andrea del Nido García" w:date="2020-05-16T19:51:00Z"/>
          <w:lang w:eastAsia="es-ES"/>
        </w:rPr>
      </w:pPr>
    </w:p>
    <w:p w14:paraId="76E92F38" w14:textId="7B895DA3" w:rsidR="00CC1A9C" w:rsidRDefault="00CC1A9C">
      <w:pPr>
        <w:ind w:firstLine="0"/>
        <w:rPr>
          <w:ins w:id="3060" w:author="Andrea del Nido García" w:date="2020-05-16T19:51:00Z"/>
          <w:lang w:eastAsia="es-ES"/>
        </w:rPr>
      </w:pPr>
    </w:p>
    <w:p w14:paraId="5FDA3631" w14:textId="043FF316" w:rsidR="00CC1A9C" w:rsidRDefault="00CC1A9C">
      <w:pPr>
        <w:ind w:firstLine="0"/>
        <w:rPr>
          <w:ins w:id="3061" w:author="Andrea del Nido García" w:date="2020-05-16T19:51:00Z"/>
          <w:lang w:eastAsia="es-ES"/>
        </w:rPr>
      </w:pPr>
    </w:p>
    <w:p w14:paraId="245D42F3" w14:textId="04F2A26B" w:rsidR="00CC1A9C" w:rsidRDefault="00CC1A9C">
      <w:pPr>
        <w:ind w:firstLine="0"/>
        <w:rPr>
          <w:ins w:id="3062" w:author="Andrea del Nido García" w:date="2020-05-16T19:51:00Z"/>
          <w:lang w:eastAsia="es-ES"/>
        </w:rPr>
      </w:pPr>
    </w:p>
    <w:p w14:paraId="6B4D9465" w14:textId="4DC18E11" w:rsidR="00CC1A9C" w:rsidRDefault="00CC1A9C">
      <w:pPr>
        <w:ind w:firstLine="0"/>
        <w:rPr>
          <w:ins w:id="3063" w:author="Andrea del Nido García" w:date="2020-05-16T19:51:00Z"/>
          <w:lang w:eastAsia="es-ES"/>
        </w:rPr>
      </w:pPr>
    </w:p>
    <w:p w14:paraId="1573FCC4" w14:textId="669B69B4" w:rsidR="00CC1A9C" w:rsidRDefault="00CC1A9C">
      <w:pPr>
        <w:ind w:firstLine="0"/>
        <w:rPr>
          <w:ins w:id="3064" w:author="Andrea del Nido García" w:date="2020-05-16T19:51:00Z"/>
          <w:lang w:eastAsia="es-ES"/>
        </w:rPr>
      </w:pPr>
    </w:p>
    <w:p w14:paraId="733313A7" w14:textId="7BD5D6F6" w:rsidR="00CC1A9C" w:rsidRDefault="00CC1A9C">
      <w:pPr>
        <w:ind w:firstLine="0"/>
        <w:rPr>
          <w:ins w:id="3065" w:author="Andrea del Nido García" w:date="2020-05-16T19:51:00Z"/>
          <w:lang w:eastAsia="es-ES"/>
        </w:rPr>
      </w:pPr>
    </w:p>
    <w:p w14:paraId="55A49D11" w14:textId="5D810365" w:rsidR="00CC1A9C" w:rsidRDefault="00CC1A9C">
      <w:pPr>
        <w:ind w:firstLine="0"/>
        <w:rPr>
          <w:ins w:id="3066" w:author="Andrea del Nido García" w:date="2020-05-16T19:51:00Z"/>
          <w:lang w:eastAsia="es-ES"/>
        </w:rPr>
      </w:pPr>
    </w:p>
    <w:p w14:paraId="396C327A" w14:textId="2FC14100" w:rsidR="00CC1A9C" w:rsidRDefault="00CC1A9C">
      <w:pPr>
        <w:ind w:firstLine="0"/>
        <w:rPr>
          <w:ins w:id="3067" w:author="Andrea del Nido García" w:date="2020-05-16T19:51:00Z"/>
          <w:lang w:eastAsia="es-ES"/>
        </w:rPr>
      </w:pPr>
    </w:p>
    <w:p w14:paraId="23E76C20" w14:textId="0E1EB8CF" w:rsidR="00CC1A9C" w:rsidRDefault="00CC1A9C">
      <w:pPr>
        <w:ind w:firstLine="0"/>
        <w:rPr>
          <w:ins w:id="3068" w:author="Andrea del Nido García" w:date="2020-05-16T19:51:00Z"/>
          <w:lang w:eastAsia="es-ES"/>
        </w:rPr>
      </w:pPr>
    </w:p>
    <w:p w14:paraId="4BA495D8" w14:textId="1F93D4F9" w:rsidR="00CC1A9C" w:rsidRDefault="00CC1A9C">
      <w:pPr>
        <w:ind w:firstLine="0"/>
        <w:rPr>
          <w:ins w:id="3069" w:author="Andrea del Nido García" w:date="2020-05-16T19:51:00Z"/>
          <w:lang w:eastAsia="es-ES"/>
        </w:rPr>
      </w:pPr>
    </w:p>
    <w:p w14:paraId="055E1367" w14:textId="77777777" w:rsidR="00CC1A9C" w:rsidRDefault="00CC1A9C">
      <w:pPr>
        <w:ind w:firstLine="0"/>
        <w:rPr>
          <w:lang w:eastAsia="es-ES"/>
        </w:rPr>
      </w:pPr>
    </w:p>
    <w:p w14:paraId="18E6D66D" w14:textId="701C9D00" w:rsidR="008F0DC0" w:rsidRDefault="008F0DC0">
      <w:pPr>
        <w:pStyle w:val="Ttulo1"/>
        <w:jc w:val="both"/>
        <w:pPrChange w:id="3070" w:author="Andrea del Nido García" w:date="2020-05-11T12:00:00Z">
          <w:pPr>
            <w:pStyle w:val="Ttulo1"/>
          </w:pPr>
        </w:pPrChange>
      </w:pPr>
      <w:bookmarkStart w:id="3071" w:name="_Toc37675383"/>
      <w:bookmarkStart w:id="3072" w:name="_Toc40202095"/>
      <w:r>
        <w:lastRenderedPageBreak/>
        <w:t>Conclusiones</w:t>
      </w:r>
      <w:r w:rsidR="0070342F">
        <w:t xml:space="preserve"> y líneas futuras</w:t>
      </w:r>
      <w:bookmarkEnd w:id="3071"/>
      <w:bookmarkEnd w:id="3072"/>
    </w:p>
    <w:p w14:paraId="0954C614" w14:textId="143FA577" w:rsidR="008F0DC0" w:rsidRDefault="008F0DC0">
      <w:pPr>
        <w:rPr>
          <w:lang w:eastAsia="es-ES"/>
        </w:rPr>
      </w:pPr>
    </w:p>
    <w:p w14:paraId="68BB828C" w14:textId="7C8C1729" w:rsidR="008F0DC0" w:rsidRDefault="008F0DC0">
      <w:pPr>
        <w:rPr>
          <w:lang w:eastAsia="es-ES"/>
        </w:rPr>
      </w:pPr>
    </w:p>
    <w:p w14:paraId="25618C16" w14:textId="2A47FC23" w:rsidR="008F0DC0" w:rsidRDefault="008F0DC0">
      <w:pPr>
        <w:rPr>
          <w:lang w:eastAsia="es-ES"/>
        </w:rPr>
      </w:pPr>
    </w:p>
    <w:p w14:paraId="26A0A3E2" w14:textId="7BBBCE6B" w:rsidR="008F0DC0" w:rsidRDefault="008F0DC0">
      <w:pPr>
        <w:rPr>
          <w:lang w:eastAsia="es-ES"/>
        </w:rPr>
      </w:pPr>
    </w:p>
    <w:p w14:paraId="6EEADD59" w14:textId="433A908C" w:rsidR="008F0DC0" w:rsidRDefault="008F0DC0">
      <w:pPr>
        <w:rPr>
          <w:lang w:eastAsia="es-ES"/>
        </w:rPr>
      </w:pPr>
    </w:p>
    <w:p w14:paraId="38C83662" w14:textId="73DB1A2D" w:rsidR="008F0DC0" w:rsidRDefault="008F0DC0">
      <w:pPr>
        <w:rPr>
          <w:lang w:eastAsia="es-ES"/>
        </w:rPr>
      </w:pPr>
    </w:p>
    <w:p w14:paraId="18EB9B3A" w14:textId="6A817C9A" w:rsidR="008F0DC0" w:rsidRDefault="008F0DC0">
      <w:pPr>
        <w:ind w:firstLine="0"/>
        <w:rPr>
          <w:lang w:eastAsia="es-ES"/>
        </w:rPr>
      </w:pPr>
    </w:p>
    <w:p w14:paraId="136DB9EE" w14:textId="49912646" w:rsidR="006470BF" w:rsidRDefault="006470BF">
      <w:pPr>
        <w:ind w:firstLine="0"/>
        <w:rPr>
          <w:lang w:eastAsia="es-ES"/>
        </w:rPr>
      </w:pPr>
    </w:p>
    <w:p w14:paraId="607619BA" w14:textId="5FBC8968" w:rsidR="00156132" w:rsidRDefault="00156132">
      <w:pPr>
        <w:ind w:firstLine="0"/>
        <w:rPr>
          <w:lang w:eastAsia="es-ES"/>
        </w:rPr>
      </w:pPr>
    </w:p>
    <w:p w14:paraId="5EF055F6" w14:textId="68AEE4EF" w:rsidR="00A63A37" w:rsidRDefault="00A63A37">
      <w:pPr>
        <w:ind w:firstLine="0"/>
        <w:rPr>
          <w:lang w:eastAsia="es-ES"/>
        </w:rPr>
      </w:pPr>
    </w:p>
    <w:p w14:paraId="7E84275B" w14:textId="6FA487E5" w:rsidR="00A63A37" w:rsidRDefault="00A63A37">
      <w:pPr>
        <w:ind w:firstLine="0"/>
        <w:rPr>
          <w:lang w:eastAsia="es-ES"/>
        </w:rPr>
      </w:pPr>
    </w:p>
    <w:p w14:paraId="15FE525B" w14:textId="77777777" w:rsidR="008A29E6" w:rsidRPr="008F0DC0" w:rsidRDefault="008A29E6">
      <w:pPr>
        <w:ind w:firstLine="0"/>
        <w:rPr>
          <w:lang w:eastAsia="es-ES"/>
        </w:rPr>
      </w:pPr>
    </w:p>
    <w:p w14:paraId="7EEEEA2F" w14:textId="76D28555" w:rsidR="004D6F12" w:rsidRPr="00850C6B" w:rsidRDefault="004D6F12">
      <w:pPr>
        <w:pStyle w:val="Ttulo0"/>
        <w:jc w:val="both"/>
        <w:pPrChange w:id="3073" w:author="Andrea del Nido García" w:date="2020-05-11T12:00:00Z">
          <w:pPr>
            <w:pStyle w:val="Ttulo0"/>
          </w:pPr>
        </w:pPrChange>
      </w:pPr>
      <w:bookmarkStart w:id="3074" w:name="_Ref515122208"/>
      <w:bookmarkStart w:id="3075" w:name="_Ref515122223"/>
      <w:bookmarkStart w:id="3076" w:name="_Ref517783397"/>
      <w:bookmarkStart w:id="3077" w:name="_Toc37675384"/>
      <w:bookmarkStart w:id="3078" w:name="_Toc40202096"/>
      <w:r w:rsidRPr="00850C6B">
        <w:lastRenderedPageBreak/>
        <w:t>Ap</w:t>
      </w:r>
      <w:bookmarkEnd w:id="3074"/>
      <w:bookmarkEnd w:id="3075"/>
      <w:bookmarkEnd w:id="3076"/>
      <w:r w:rsidR="00552A2B" w:rsidRPr="00850C6B">
        <w:t>éndices y/o anexos</w:t>
      </w:r>
      <w:bookmarkEnd w:id="3077"/>
      <w:bookmarkEnd w:id="3078"/>
    </w:p>
    <w:p w14:paraId="1E92FF6F" w14:textId="126303D6" w:rsidR="00552A2B" w:rsidRDefault="003D0AE4">
      <w:pPr>
        <w:ind w:firstLine="0"/>
        <w:rPr>
          <w:lang w:eastAsia="es-ES"/>
        </w:rPr>
      </w:pPr>
      <w:r w:rsidRPr="008D7FC9">
        <w:rPr>
          <w:highlight w:val="yellow"/>
          <w:lang w:eastAsia="es-ES"/>
        </w:rPr>
        <w:t xml:space="preserve">Configuración </w:t>
      </w:r>
      <w:proofErr w:type="spellStart"/>
      <w:r w:rsidRPr="008D7FC9">
        <w:rPr>
          <w:highlight w:val="yellow"/>
          <w:lang w:eastAsia="es-ES"/>
        </w:rPr>
        <w:t>dnsmasq</w:t>
      </w:r>
      <w:proofErr w:type="spellEnd"/>
    </w:p>
    <w:p w14:paraId="26DB644B" w14:textId="49A36BAF" w:rsidR="00D12359" w:rsidRDefault="00D12359">
      <w:pPr>
        <w:ind w:firstLine="0"/>
        <w:rPr>
          <w:lang w:eastAsia="es-ES"/>
        </w:rPr>
      </w:pPr>
    </w:p>
    <w:p w14:paraId="301387DC" w14:textId="75456A73" w:rsidR="00D12359" w:rsidRDefault="00D12359">
      <w:pPr>
        <w:ind w:firstLine="0"/>
        <w:rPr>
          <w:lang w:eastAsia="es-ES"/>
        </w:rPr>
      </w:pPr>
    </w:p>
    <w:p w14:paraId="0311B884" w14:textId="54AD90F8" w:rsidR="00331FDC" w:rsidRDefault="00331FDC">
      <w:pPr>
        <w:ind w:firstLine="0"/>
      </w:pPr>
    </w:p>
    <w:p w14:paraId="219F6E89" w14:textId="7C603B95" w:rsidR="001C47EB" w:rsidRDefault="001C47EB">
      <w:pPr>
        <w:ind w:firstLine="0"/>
      </w:pPr>
    </w:p>
    <w:p w14:paraId="12DABDB7" w14:textId="20C0F534" w:rsidR="001C47EB" w:rsidRDefault="001C47EB">
      <w:pPr>
        <w:ind w:firstLine="0"/>
      </w:pPr>
    </w:p>
    <w:p w14:paraId="258BA129" w14:textId="3F5373E2" w:rsidR="001C47EB" w:rsidRDefault="001C47EB">
      <w:pPr>
        <w:ind w:firstLine="0"/>
      </w:pPr>
    </w:p>
    <w:p w14:paraId="7F9187EE" w14:textId="779F5661" w:rsidR="001C47EB" w:rsidRDefault="001C47EB">
      <w:pPr>
        <w:ind w:firstLine="0"/>
      </w:pPr>
    </w:p>
    <w:p w14:paraId="36C1B083" w14:textId="76F7F4A6" w:rsidR="001C47EB" w:rsidRDefault="001C47EB">
      <w:pPr>
        <w:ind w:firstLine="0"/>
      </w:pPr>
    </w:p>
    <w:p w14:paraId="21717A3E" w14:textId="14C64A25" w:rsidR="001C47EB" w:rsidRDefault="001C47EB">
      <w:pPr>
        <w:ind w:firstLine="0"/>
      </w:pPr>
    </w:p>
    <w:p w14:paraId="161729B0" w14:textId="7DEA1FE9" w:rsidR="001C47EB" w:rsidRDefault="001C47EB">
      <w:pPr>
        <w:ind w:firstLine="0"/>
      </w:pPr>
    </w:p>
    <w:p w14:paraId="19D729BA" w14:textId="33A86DD6" w:rsidR="001C47EB" w:rsidRDefault="001C47EB">
      <w:pPr>
        <w:ind w:firstLine="0"/>
      </w:pPr>
    </w:p>
    <w:p w14:paraId="70BAB7CC" w14:textId="1AF54398" w:rsidR="001C47EB" w:rsidRDefault="001C47EB">
      <w:pPr>
        <w:ind w:firstLine="0"/>
      </w:pPr>
    </w:p>
    <w:p w14:paraId="4E2ECBB3" w14:textId="744975AE" w:rsidR="00A63A37" w:rsidRDefault="00A63A37">
      <w:pPr>
        <w:ind w:firstLine="0"/>
      </w:pPr>
    </w:p>
    <w:p w14:paraId="41348461" w14:textId="77777777" w:rsidR="00A63A37" w:rsidRDefault="00A63A37">
      <w:pPr>
        <w:ind w:firstLine="0"/>
      </w:pPr>
    </w:p>
    <w:p w14:paraId="19EA8650" w14:textId="1DCF0A4B" w:rsidR="00A63A37" w:rsidRDefault="00A63A37">
      <w:pPr>
        <w:ind w:firstLine="0"/>
        <w:rPr>
          <w:ins w:id="3079" w:author="Andrea del Nido García" w:date="2020-05-16T19:52:00Z"/>
        </w:rPr>
      </w:pPr>
    </w:p>
    <w:p w14:paraId="2ACAA95A" w14:textId="77777777" w:rsidR="00CC1A9C" w:rsidRDefault="00CC1A9C">
      <w:pPr>
        <w:ind w:firstLine="0"/>
      </w:pPr>
    </w:p>
    <w:p w14:paraId="0BCB00D4" w14:textId="77777777" w:rsidR="007E0D1C" w:rsidRDefault="007E0D1C">
      <w:pPr>
        <w:ind w:firstLine="0"/>
      </w:pPr>
    </w:p>
    <w:bookmarkStart w:id="3080" w:name="_Toc37675385" w:displacedByCustomXml="next"/>
    <w:bookmarkStart w:id="3081" w:name="_Toc40202097" w:displacedByCustomXml="next"/>
    <w:sdt>
      <w:sdtPr>
        <w:rPr>
          <w:rFonts w:ascii="Arial" w:eastAsia="Calibri" w:hAnsi="Arial"/>
          <w:b w:val="0"/>
          <w:bCs w:val="0"/>
          <w:kern w:val="0"/>
          <w:sz w:val="22"/>
          <w:szCs w:val="22"/>
          <w:lang w:eastAsia="en-US"/>
        </w:rPr>
        <w:id w:val="1544860940"/>
        <w:docPartObj>
          <w:docPartGallery w:val="Bibliographies"/>
          <w:docPartUnique/>
        </w:docPartObj>
      </w:sdtPr>
      <w:sdtContent>
        <w:p w14:paraId="7C68A479" w14:textId="3CC85B06" w:rsidR="00AC3387" w:rsidRPr="00AC3387" w:rsidRDefault="00AC3387">
          <w:pPr>
            <w:pStyle w:val="Ttulo1"/>
            <w:numPr>
              <w:ilvl w:val="0"/>
              <w:numId w:val="0"/>
            </w:numPr>
            <w:jc w:val="both"/>
            <w:rPr>
              <w:sz w:val="68"/>
            </w:rPr>
            <w:pPrChange w:id="3082" w:author="Andrea del Nido García" w:date="2020-05-11T12:00:00Z">
              <w:pPr>
                <w:pStyle w:val="Ttulo1"/>
                <w:numPr>
                  <w:numId w:val="0"/>
                </w:numPr>
              </w:pPr>
            </w:pPrChange>
          </w:pPr>
          <w:r>
            <w:rPr>
              <w:sz w:val="68"/>
            </w:rPr>
            <w:t>Bibliografía</w:t>
          </w:r>
          <w:bookmarkEnd w:id="3081"/>
          <w:bookmarkEnd w:id="3080"/>
        </w:p>
        <w:sdt>
          <w:sdtPr>
            <w:id w:val="-573587230"/>
            <w:bibliography/>
          </w:sdtPr>
          <w:sdtContent>
            <w:p w14:paraId="1E0BB7A0" w14:textId="77777777" w:rsidR="004937E5" w:rsidRDefault="00AC3387">
              <w:pPr>
                <w:ind w:firstLine="0"/>
                <w:rPr>
                  <w:rFonts w:ascii="Calibri" w:hAnsi="Calibri"/>
                  <w:noProof/>
                  <w:sz w:val="20"/>
                  <w:szCs w:val="20"/>
                  <w:lang w:eastAsia="es-ES"/>
                </w:rPr>
              </w:pPr>
              <w:r>
                <w:fldChar w:fldCharType="begin"/>
              </w:r>
              <w:r>
                <w:instrText>BIBLIOGRAPHY</w:instrText>
              </w:r>
              <w:r>
                <w:fldChar w:fldCharType="separate"/>
              </w:r>
            </w:p>
            <w:tbl>
              <w:tblPr>
                <w:tblW w:w="5751" w:type="pct"/>
                <w:tblCellSpacing w:w="15" w:type="dxa"/>
                <w:tblInd w:w="-851" w:type="dxa"/>
                <w:tblCellMar>
                  <w:top w:w="15" w:type="dxa"/>
                  <w:left w:w="15" w:type="dxa"/>
                  <w:bottom w:w="15" w:type="dxa"/>
                  <w:right w:w="15" w:type="dxa"/>
                </w:tblCellMar>
                <w:tblLook w:val="04A0" w:firstRow="1" w:lastRow="0" w:firstColumn="1" w:lastColumn="0" w:noHBand="0" w:noVBand="1"/>
                <w:tblPrChange w:id="3083" w:author="Andrea del Nido García" w:date="2020-05-16T11:40:00Z">
                  <w:tblPr>
                    <w:tblW w:w="5000" w:type="pct"/>
                    <w:tblCellSpacing w:w="15" w:type="dxa"/>
                    <w:tblCellMar>
                      <w:top w:w="15" w:type="dxa"/>
                      <w:left w:w="15" w:type="dxa"/>
                      <w:bottom w:w="15" w:type="dxa"/>
                      <w:right w:w="15" w:type="dxa"/>
                    </w:tblCellMar>
                    <w:tblLook w:val="04A0" w:firstRow="1" w:lastRow="0" w:firstColumn="1" w:lastColumn="0" w:noHBand="0" w:noVBand="1"/>
                  </w:tblPr>
                </w:tblPrChange>
              </w:tblPr>
              <w:tblGrid>
                <w:gridCol w:w="442"/>
                <w:gridCol w:w="10067"/>
                <w:tblGridChange w:id="3084">
                  <w:tblGrid>
                    <w:gridCol w:w="371"/>
                    <w:gridCol w:w="8133"/>
                  </w:tblGrid>
                </w:tblGridChange>
              </w:tblGrid>
              <w:tr w:rsidR="004937E5" w14:paraId="13302E23" w14:textId="77777777" w:rsidTr="004937E5">
                <w:trPr>
                  <w:divId w:val="244190964"/>
                  <w:tblCellSpacing w:w="15" w:type="dxa"/>
                  <w:trPrChange w:id="3085" w:author="Andrea del Nido García" w:date="2020-05-16T11:40:00Z">
                    <w:trPr>
                      <w:divId w:val="244190964"/>
                      <w:tblCellSpacing w:w="15" w:type="dxa"/>
                    </w:trPr>
                  </w:trPrChange>
                </w:trPr>
                <w:tc>
                  <w:tcPr>
                    <w:tcW w:w="182" w:type="pct"/>
                    <w:hideMark/>
                    <w:tcPrChange w:id="3086" w:author="Andrea del Nido García" w:date="2020-05-16T11:40:00Z">
                      <w:tcPr>
                        <w:tcW w:w="50" w:type="pct"/>
                        <w:hideMark/>
                      </w:tcPr>
                    </w:tcPrChange>
                  </w:tcPr>
                  <w:p w14:paraId="43B8E909" w14:textId="1F626D66" w:rsidR="004937E5" w:rsidRDefault="004937E5">
                    <w:pPr>
                      <w:pStyle w:val="Bibliografa"/>
                      <w:rPr>
                        <w:noProof/>
                        <w:sz w:val="24"/>
                        <w:szCs w:val="24"/>
                      </w:rPr>
                    </w:pPr>
                    <w:r>
                      <w:rPr>
                        <w:noProof/>
                      </w:rPr>
                      <w:t xml:space="preserve">[1] </w:t>
                    </w:r>
                  </w:p>
                </w:tc>
                <w:tc>
                  <w:tcPr>
                    <w:tcW w:w="4772" w:type="pct"/>
                    <w:hideMark/>
                    <w:tcPrChange w:id="3087" w:author="Andrea del Nido García" w:date="2020-05-16T11:40:00Z">
                      <w:tcPr>
                        <w:tcW w:w="0" w:type="auto"/>
                        <w:hideMark/>
                      </w:tcPr>
                    </w:tcPrChange>
                  </w:tcPr>
                  <w:p w14:paraId="27D0E00E" w14:textId="77777777" w:rsidR="004937E5" w:rsidRDefault="004937E5">
                    <w:pPr>
                      <w:pStyle w:val="Bibliografa"/>
                      <w:rPr>
                        <w:noProof/>
                      </w:rPr>
                    </w:pPr>
                    <w:r>
                      <w:rPr>
                        <w:noProof/>
                      </w:rPr>
                      <w:t>«Redalia,» [En línea]. Available: https://www.redalia.es/ssl/protocolo-ssl/. [Último acceso: 08 03 2020].</w:t>
                    </w:r>
                  </w:p>
                </w:tc>
              </w:tr>
              <w:tr w:rsidR="004937E5" w14:paraId="18E12EAC" w14:textId="77777777" w:rsidTr="004937E5">
                <w:trPr>
                  <w:divId w:val="244190964"/>
                  <w:tblCellSpacing w:w="15" w:type="dxa"/>
                  <w:trPrChange w:id="3088" w:author="Andrea del Nido García" w:date="2020-05-16T11:40:00Z">
                    <w:trPr>
                      <w:divId w:val="244190964"/>
                      <w:tblCellSpacing w:w="15" w:type="dxa"/>
                    </w:trPr>
                  </w:trPrChange>
                </w:trPr>
                <w:tc>
                  <w:tcPr>
                    <w:tcW w:w="182" w:type="pct"/>
                    <w:hideMark/>
                    <w:tcPrChange w:id="3089" w:author="Andrea del Nido García" w:date="2020-05-16T11:40:00Z">
                      <w:tcPr>
                        <w:tcW w:w="50" w:type="pct"/>
                        <w:hideMark/>
                      </w:tcPr>
                    </w:tcPrChange>
                  </w:tcPr>
                  <w:p w14:paraId="3A66BF45" w14:textId="77777777" w:rsidR="004937E5" w:rsidRDefault="004937E5">
                    <w:pPr>
                      <w:pStyle w:val="Bibliografa"/>
                      <w:rPr>
                        <w:noProof/>
                      </w:rPr>
                    </w:pPr>
                    <w:r>
                      <w:rPr>
                        <w:noProof/>
                      </w:rPr>
                      <w:t xml:space="preserve">[2] </w:t>
                    </w:r>
                  </w:p>
                </w:tc>
                <w:tc>
                  <w:tcPr>
                    <w:tcW w:w="4772" w:type="pct"/>
                    <w:hideMark/>
                    <w:tcPrChange w:id="3090" w:author="Andrea del Nido García" w:date="2020-05-16T11:40:00Z">
                      <w:tcPr>
                        <w:tcW w:w="0" w:type="auto"/>
                        <w:hideMark/>
                      </w:tcPr>
                    </w:tcPrChange>
                  </w:tcPr>
                  <w:p w14:paraId="12C489A5" w14:textId="77777777" w:rsidR="004937E5" w:rsidRDefault="004937E5">
                    <w:pPr>
                      <w:pStyle w:val="Bibliografa"/>
                      <w:rPr>
                        <w:noProof/>
                      </w:rPr>
                    </w:pPr>
                    <w:r>
                      <w:rPr>
                        <w:noProof/>
                      </w:rPr>
                      <w:t>Wikipedia, «Wikipedia,» 15 02 2020. [En línea]. Available: https://es.wikipedia.org/wiki/Protocolo_de_configuraci%C3%B3n_din%C3%A1mica_de_host. [Último acceso: 16 04 2020].</w:t>
                    </w:r>
                  </w:p>
                </w:tc>
              </w:tr>
              <w:tr w:rsidR="004937E5" w14:paraId="2F40258E" w14:textId="77777777" w:rsidTr="004937E5">
                <w:trPr>
                  <w:divId w:val="244190964"/>
                  <w:tblCellSpacing w:w="15" w:type="dxa"/>
                  <w:trPrChange w:id="3091" w:author="Andrea del Nido García" w:date="2020-05-16T11:40:00Z">
                    <w:trPr>
                      <w:divId w:val="244190964"/>
                      <w:tblCellSpacing w:w="15" w:type="dxa"/>
                    </w:trPr>
                  </w:trPrChange>
                </w:trPr>
                <w:tc>
                  <w:tcPr>
                    <w:tcW w:w="182" w:type="pct"/>
                    <w:hideMark/>
                    <w:tcPrChange w:id="3092" w:author="Andrea del Nido García" w:date="2020-05-16T11:40:00Z">
                      <w:tcPr>
                        <w:tcW w:w="50" w:type="pct"/>
                        <w:hideMark/>
                      </w:tcPr>
                    </w:tcPrChange>
                  </w:tcPr>
                  <w:p w14:paraId="11C84B03" w14:textId="77777777" w:rsidR="004937E5" w:rsidRDefault="004937E5">
                    <w:pPr>
                      <w:pStyle w:val="Bibliografa"/>
                      <w:rPr>
                        <w:noProof/>
                      </w:rPr>
                    </w:pPr>
                    <w:r>
                      <w:rPr>
                        <w:noProof/>
                      </w:rPr>
                      <w:t xml:space="preserve">[3] </w:t>
                    </w:r>
                  </w:p>
                </w:tc>
                <w:tc>
                  <w:tcPr>
                    <w:tcW w:w="4772" w:type="pct"/>
                    <w:hideMark/>
                    <w:tcPrChange w:id="3093" w:author="Andrea del Nido García" w:date="2020-05-16T11:40:00Z">
                      <w:tcPr>
                        <w:tcW w:w="0" w:type="auto"/>
                        <w:hideMark/>
                      </w:tcPr>
                    </w:tcPrChange>
                  </w:tcPr>
                  <w:p w14:paraId="4BF2735A" w14:textId="77777777" w:rsidR="004937E5" w:rsidRDefault="004937E5">
                    <w:pPr>
                      <w:pStyle w:val="Bibliografa"/>
                      <w:rPr>
                        <w:noProof/>
                      </w:rPr>
                    </w:pPr>
                    <w:r>
                      <w:rPr>
                        <w:noProof/>
                      </w:rPr>
                      <w:t>B. Afonso, «Las aplicaciones que deberían preocuparte son estas y no FaceApp,» Revista GQ, 19 07 2019. [En línea]. Available: https://www.revistagq.com/noticias/articulo/cuales-son-las-aplicaciones-que-venden-mis-datos-a-terceros-faceapp. [Último acceso: 05 11 2020].</w:t>
                    </w:r>
                  </w:p>
                </w:tc>
              </w:tr>
              <w:tr w:rsidR="004937E5" w14:paraId="7E515CF8" w14:textId="77777777" w:rsidTr="004937E5">
                <w:trPr>
                  <w:divId w:val="244190964"/>
                  <w:tblCellSpacing w:w="15" w:type="dxa"/>
                  <w:trPrChange w:id="3094" w:author="Andrea del Nido García" w:date="2020-05-16T11:40:00Z">
                    <w:trPr>
                      <w:divId w:val="244190964"/>
                      <w:tblCellSpacing w:w="15" w:type="dxa"/>
                    </w:trPr>
                  </w:trPrChange>
                </w:trPr>
                <w:tc>
                  <w:tcPr>
                    <w:tcW w:w="182" w:type="pct"/>
                    <w:hideMark/>
                    <w:tcPrChange w:id="3095" w:author="Andrea del Nido García" w:date="2020-05-16T11:40:00Z">
                      <w:tcPr>
                        <w:tcW w:w="50" w:type="pct"/>
                        <w:hideMark/>
                      </w:tcPr>
                    </w:tcPrChange>
                  </w:tcPr>
                  <w:p w14:paraId="4AED749A" w14:textId="77777777" w:rsidR="004937E5" w:rsidRDefault="004937E5">
                    <w:pPr>
                      <w:pStyle w:val="Bibliografa"/>
                      <w:rPr>
                        <w:noProof/>
                      </w:rPr>
                    </w:pPr>
                    <w:r>
                      <w:rPr>
                        <w:noProof/>
                      </w:rPr>
                      <w:t xml:space="preserve">[4] </w:t>
                    </w:r>
                  </w:p>
                </w:tc>
                <w:tc>
                  <w:tcPr>
                    <w:tcW w:w="4772" w:type="pct"/>
                    <w:hideMark/>
                    <w:tcPrChange w:id="3096" w:author="Andrea del Nido García" w:date="2020-05-16T11:40:00Z">
                      <w:tcPr>
                        <w:tcW w:w="0" w:type="auto"/>
                        <w:hideMark/>
                      </w:tcPr>
                    </w:tcPrChange>
                  </w:tcPr>
                  <w:p w14:paraId="129F24BF" w14:textId="77777777" w:rsidR="004937E5" w:rsidRDefault="004937E5">
                    <w:pPr>
                      <w:pStyle w:val="Bibliografa"/>
                      <w:rPr>
                        <w:noProof/>
                      </w:rPr>
                    </w:pPr>
                    <w:r>
                      <w:rPr>
                        <w:noProof/>
                      </w:rPr>
                      <w:t xml:space="preserve">E. Z. Beamud, </w:t>
                    </w:r>
                    <w:r>
                      <w:rPr>
                        <w:i/>
                        <w:iCs/>
                        <w:noProof/>
                      </w:rPr>
                      <w:t xml:space="preserve">Desarrollo de una prueba de concepto para el análisis estático de aplicaciones móviles enfocado a la detección de fugas de información personal, </w:t>
                    </w:r>
                    <w:r>
                      <w:rPr>
                        <w:noProof/>
                      </w:rPr>
                      <w:t xml:space="preserve">Madrid, 25/06/2019. </w:t>
                    </w:r>
                  </w:p>
                </w:tc>
              </w:tr>
              <w:tr w:rsidR="004937E5" w:rsidRPr="004937E5" w14:paraId="56F44AE4" w14:textId="77777777" w:rsidTr="004937E5">
                <w:trPr>
                  <w:divId w:val="244190964"/>
                  <w:tblCellSpacing w:w="15" w:type="dxa"/>
                  <w:trPrChange w:id="3097" w:author="Andrea del Nido García" w:date="2020-05-16T11:40:00Z">
                    <w:trPr>
                      <w:divId w:val="244190964"/>
                      <w:tblCellSpacing w:w="15" w:type="dxa"/>
                    </w:trPr>
                  </w:trPrChange>
                </w:trPr>
                <w:tc>
                  <w:tcPr>
                    <w:tcW w:w="182" w:type="pct"/>
                    <w:hideMark/>
                    <w:tcPrChange w:id="3098" w:author="Andrea del Nido García" w:date="2020-05-16T11:40:00Z">
                      <w:tcPr>
                        <w:tcW w:w="50" w:type="pct"/>
                        <w:hideMark/>
                      </w:tcPr>
                    </w:tcPrChange>
                  </w:tcPr>
                  <w:p w14:paraId="12688F08" w14:textId="77777777" w:rsidR="004937E5" w:rsidRDefault="004937E5">
                    <w:pPr>
                      <w:pStyle w:val="Bibliografa"/>
                      <w:rPr>
                        <w:noProof/>
                      </w:rPr>
                    </w:pPr>
                    <w:r>
                      <w:rPr>
                        <w:noProof/>
                      </w:rPr>
                      <w:t xml:space="preserve">[5] </w:t>
                    </w:r>
                  </w:p>
                </w:tc>
                <w:tc>
                  <w:tcPr>
                    <w:tcW w:w="4772" w:type="pct"/>
                    <w:hideMark/>
                    <w:tcPrChange w:id="3099" w:author="Andrea del Nido García" w:date="2020-05-16T11:40:00Z">
                      <w:tcPr>
                        <w:tcW w:w="0" w:type="auto"/>
                        <w:hideMark/>
                      </w:tcPr>
                    </w:tcPrChange>
                  </w:tcPr>
                  <w:p w14:paraId="5043DFFA" w14:textId="77777777" w:rsidR="004937E5" w:rsidRPr="004937E5" w:rsidRDefault="004937E5">
                    <w:pPr>
                      <w:pStyle w:val="Bibliografa"/>
                      <w:rPr>
                        <w:noProof/>
                        <w:lang w:val="en-GB"/>
                        <w:rPrChange w:id="3100" w:author="Andrea del Nido García" w:date="2020-05-16T11:39:00Z">
                          <w:rPr>
                            <w:noProof/>
                          </w:rPr>
                        </w:rPrChange>
                      </w:rPr>
                    </w:pPr>
                    <w:r w:rsidRPr="004937E5">
                      <w:rPr>
                        <w:noProof/>
                        <w:lang w:val="en-GB"/>
                        <w:rPrChange w:id="3101" w:author="Andrea del Nido García" w:date="2020-05-16T11:39:00Z">
                          <w:rPr>
                            <w:noProof/>
                          </w:rPr>
                        </w:rPrChange>
                      </w:rPr>
                      <w:t xml:space="preserve">L. M. T. Laverón, </w:t>
                    </w:r>
                    <w:r w:rsidRPr="004937E5">
                      <w:rPr>
                        <w:i/>
                        <w:iCs/>
                        <w:noProof/>
                        <w:lang w:val="en-GB"/>
                        <w:rPrChange w:id="3102" w:author="Andrea del Nido García" w:date="2020-05-16T11:39:00Z">
                          <w:rPr>
                            <w:i/>
                            <w:iCs/>
                            <w:noProof/>
                          </w:rPr>
                        </w:rPrChange>
                      </w:rPr>
                      <w:t xml:space="preserve">Development of a system for traffic analysis of smartphone apps for private data exfiltration detection, </w:t>
                    </w:r>
                    <w:r w:rsidRPr="004937E5">
                      <w:rPr>
                        <w:noProof/>
                        <w:lang w:val="en-GB"/>
                        <w:rPrChange w:id="3103" w:author="Andrea del Nido García" w:date="2020-05-16T11:39:00Z">
                          <w:rPr>
                            <w:noProof/>
                          </w:rPr>
                        </w:rPrChange>
                      </w:rPr>
                      <w:t xml:space="preserve">Madrid, 25/06/2019. </w:t>
                    </w:r>
                  </w:p>
                </w:tc>
              </w:tr>
              <w:tr w:rsidR="004937E5" w14:paraId="48B93E2D" w14:textId="77777777" w:rsidTr="004937E5">
                <w:trPr>
                  <w:divId w:val="244190964"/>
                  <w:tblCellSpacing w:w="15" w:type="dxa"/>
                  <w:trPrChange w:id="3104" w:author="Andrea del Nido García" w:date="2020-05-16T11:40:00Z">
                    <w:trPr>
                      <w:divId w:val="244190964"/>
                      <w:tblCellSpacing w:w="15" w:type="dxa"/>
                    </w:trPr>
                  </w:trPrChange>
                </w:trPr>
                <w:tc>
                  <w:tcPr>
                    <w:tcW w:w="182" w:type="pct"/>
                    <w:hideMark/>
                    <w:tcPrChange w:id="3105" w:author="Andrea del Nido García" w:date="2020-05-16T11:40:00Z">
                      <w:tcPr>
                        <w:tcW w:w="50" w:type="pct"/>
                        <w:hideMark/>
                      </w:tcPr>
                    </w:tcPrChange>
                  </w:tcPr>
                  <w:p w14:paraId="74E9FB32" w14:textId="77777777" w:rsidR="004937E5" w:rsidRDefault="004937E5">
                    <w:pPr>
                      <w:pStyle w:val="Bibliografa"/>
                      <w:rPr>
                        <w:noProof/>
                      </w:rPr>
                    </w:pPr>
                    <w:r>
                      <w:rPr>
                        <w:noProof/>
                      </w:rPr>
                      <w:t xml:space="preserve">[6] </w:t>
                    </w:r>
                  </w:p>
                </w:tc>
                <w:tc>
                  <w:tcPr>
                    <w:tcW w:w="4772" w:type="pct"/>
                    <w:hideMark/>
                    <w:tcPrChange w:id="3106" w:author="Andrea del Nido García" w:date="2020-05-16T11:40:00Z">
                      <w:tcPr>
                        <w:tcW w:w="0" w:type="auto"/>
                        <w:hideMark/>
                      </w:tcPr>
                    </w:tcPrChange>
                  </w:tcPr>
                  <w:p w14:paraId="4F569C5B" w14:textId="77777777" w:rsidR="004937E5" w:rsidRDefault="004937E5">
                    <w:pPr>
                      <w:pStyle w:val="Bibliografa"/>
                      <w:rPr>
                        <w:noProof/>
                      </w:rPr>
                    </w:pPr>
                    <w:r>
                      <w:rPr>
                        <w:noProof/>
                      </w:rPr>
                      <w:t xml:space="preserve">S. F. García, </w:t>
                    </w:r>
                    <w:r>
                      <w:rPr>
                        <w:i/>
                        <w:iCs/>
                        <w:noProof/>
                      </w:rPr>
                      <w:t xml:space="preserve">Desarrollo de una prueba de concepto para la detección y circunvalación de mecanismos de comprobación de certificados digitales en aplicaciones Android, </w:t>
                    </w:r>
                    <w:r>
                      <w:rPr>
                        <w:noProof/>
                      </w:rPr>
                      <w:t xml:space="preserve">Madrid, 2019. </w:t>
                    </w:r>
                  </w:p>
                </w:tc>
              </w:tr>
              <w:tr w:rsidR="004937E5" w14:paraId="0FF9B1AE" w14:textId="77777777" w:rsidTr="004937E5">
                <w:trPr>
                  <w:divId w:val="244190964"/>
                  <w:tblCellSpacing w:w="15" w:type="dxa"/>
                  <w:trPrChange w:id="3107" w:author="Andrea del Nido García" w:date="2020-05-16T11:40:00Z">
                    <w:trPr>
                      <w:divId w:val="244190964"/>
                      <w:tblCellSpacing w:w="15" w:type="dxa"/>
                    </w:trPr>
                  </w:trPrChange>
                </w:trPr>
                <w:tc>
                  <w:tcPr>
                    <w:tcW w:w="182" w:type="pct"/>
                    <w:hideMark/>
                    <w:tcPrChange w:id="3108" w:author="Andrea del Nido García" w:date="2020-05-16T11:40:00Z">
                      <w:tcPr>
                        <w:tcW w:w="50" w:type="pct"/>
                        <w:hideMark/>
                      </w:tcPr>
                    </w:tcPrChange>
                  </w:tcPr>
                  <w:p w14:paraId="05932C80" w14:textId="77777777" w:rsidR="004937E5" w:rsidRDefault="004937E5">
                    <w:pPr>
                      <w:pStyle w:val="Bibliografa"/>
                      <w:rPr>
                        <w:noProof/>
                      </w:rPr>
                    </w:pPr>
                    <w:r>
                      <w:rPr>
                        <w:noProof/>
                      </w:rPr>
                      <w:t xml:space="preserve">[7] </w:t>
                    </w:r>
                  </w:p>
                </w:tc>
                <w:tc>
                  <w:tcPr>
                    <w:tcW w:w="4772" w:type="pct"/>
                    <w:hideMark/>
                    <w:tcPrChange w:id="3109" w:author="Andrea del Nido García" w:date="2020-05-16T11:40:00Z">
                      <w:tcPr>
                        <w:tcW w:w="0" w:type="auto"/>
                        <w:hideMark/>
                      </w:tcPr>
                    </w:tcPrChange>
                  </w:tcPr>
                  <w:p w14:paraId="7A1EF068" w14:textId="77777777" w:rsidR="004937E5" w:rsidRDefault="004937E5">
                    <w:pPr>
                      <w:pStyle w:val="Bibliografa"/>
                      <w:rPr>
                        <w:noProof/>
                      </w:rPr>
                    </w:pPr>
                    <w:r w:rsidRPr="004937E5">
                      <w:rPr>
                        <w:noProof/>
                        <w:lang w:val="en-GB"/>
                        <w:rPrChange w:id="3110" w:author="Andrea del Nido García" w:date="2020-05-16T11:39:00Z">
                          <w:rPr>
                            <w:noProof/>
                          </w:rPr>
                        </w:rPrChange>
                      </w:rPr>
                      <w:t xml:space="preserve">W. Commons, «File: Chain of trust.svg,» [En línea]. Available: https://commons.wikimedia.org/w/index.php?title=File:Chain_of_trust.svg&amp;lang=es. </w:t>
                    </w:r>
                    <w:r>
                      <w:rPr>
                        <w:noProof/>
                      </w:rPr>
                      <w:t>[Último acceso: 15 03 2020].</w:t>
                    </w:r>
                  </w:p>
                </w:tc>
              </w:tr>
              <w:tr w:rsidR="004937E5" w14:paraId="49A612B9" w14:textId="77777777" w:rsidTr="004937E5">
                <w:trPr>
                  <w:divId w:val="244190964"/>
                  <w:tblCellSpacing w:w="15" w:type="dxa"/>
                  <w:trPrChange w:id="3111" w:author="Andrea del Nido García" w:date="2020-05-16T11:40:00Z">
                    <w:trPr>
                      <w:divId w:val="244190964"/>
                      <w:tblCellSpacing w:w="15" w:type="dxa"/>
                    </w:trPr>
                  </w:trPrChange>
                </w:trPr>
                <w:tc>
                  <w:tcPr>
                    <w:tcW w:w="182" w:type="pct"/>
                    <w:hideMark/>
                    <w:tcPrChange w:id="3112" w:author="Andrea del Nido García" w:date="2020-05-16T11:40:00Z">
                      <w:tcPr>
                        <w:tcW w:w="50" w:type="pct"/>
                        <w:hideMark/>
                      </w:tcPr>
                    </w:tcPrChange>
                  </w:tcPr>
                  <w:p w14:paraId="79222943" w14:textId="77777777" w:rsidR="004937E5" w:rsidRDefault="004937E5">
                    <w:pPr>
                      <w:pStyle w:val="Bibliografa"/>
                      <w:rPr>
                        <w:noProof/>
                      </w:rPr>
                    </w:pPr>
                    <w:r>
                      <w:rPr>
                        <w:noProof/>
                      </w:rPr>
                      <w:t xml:space="preserve">[8] </w:t>
                    </w:r>
                  </w:p>
                </w:tc>
                <w:tc>
                  <w:tcPr>
                    <w:tcW w:w="4772" w:type="pct"/>
                    <w:hideMark/>
                    <w:tcPrChange w:id="3113" w:author="Andrea del Nido García" w:date="2020-05-16T11:40:00Z">
                      <w:tcPr>
                        <w:tcW w:w="0" w:type="auto"/>
                        <w:hideMark/>
                      </w:tcPr>
                    </w:tcPrChange>
                  </w:tcPr>
                  <w:p w14:paraId="2E95F35D" w14:textId="77777777" w:rsidR="004937E5" w:rsidRDefault="004937E5">
                    <w:pPr>
                      <w:pStyle w:val="Bibliografa"/>
                      <w:rPr>
                        <w:noProof/>
                      </w:rPr>
                    </w:pPr>
                    <w:r w:rsidRPr="004937E5">
                      <w:rPr>
                        <w:noProof/>
                        <w:lang w:val="en-GB"/>
                        <w:rPrChange w:id="3114" w:author="Andrea del Nido García" w:date="2020-05-16T11:39:00Z">
                          <w:rPr>
                            <w:noProof/>
                          </w:rPr>
                        </w:rPrChange>
                      </w:rPr>
                      <w:t xml:space="preserve">IBM, «Conceptos de Secure Sockets Layer (SSL) y Transport Layer Security (TLS),» 02 04 2020. </w:t>
                    </w:r>
                    <w:r>
                      <w:rPr>
                        <w:noProof/>
                      </w:rPr>
                      <w:t>[En línea]. Available: https://www.ibm.com/support/knowledgecenter/SSFKSJ_7.1.0/com.ibm.mq.doc/sy10640_.htm. [Último acceso: 15 04 2020].</w:t>
                    </w:r>
                  </w:p>
                </w:tc>
              </w:tr>
              <w:tr w:rsidR="004937E5" w14:paraId="13A15468" w14:textId="77777777" w:rsidTr="004937E5">
                <w:trPr>
                  <w:divId w:val="244190964"/>
                  <w:tblCellSpacing w:w="15" w:type="dxa"/>
                  <w:trPrChange w:id="3115" w:author="Andrea del Nido García" w:date="2020-05-16T11:40:00Z">
                    <w:trPr>
                      <w:divId w:val="244190964"/>
                      <w:tblCellSpacing w:w="15" w:type="dxa"/>
                    </w:trPr>
                  </w:trPrChange>
                </w:trPr>
                <w:tc>
                  <w:tcPr>
                    <w:tcW w:w="182" w:type="pct"/>
                    <w:hideMark/>
                    <w:tcPrChange w:id="3116" w:author="Andrea del Nido García" w:date="2020-05-16T11:40:00Z">
                      <w:tcPr>
                        <w:tcW w:w="50" w:type="pct"/>
                        <w:hideMark/>
                      </w:tcPr>
                    </w:tcPrChange>
                  </w:tcPr>
                  <w:p w14:paraId="0329182E" w14:textId="77777777" w:rsidR="004937E5" w:rsidRDefault="004937E5">
                    <w:pPr>
                      <w:pStyle w:val="Bibliografa"/>
                      <w:rPr>
                        <w:noProof/>
                      </w:rPr>
                    </w:pPr>
                    <w:r>
                      <w:rPr>
                        <w:noProof/>
                      </w:rPr>
                      <w:t xml:space="preserve">[9] </w:t>
                    </w:r>
                  </w:p>
                </w:tc>
                <w:tc>
                  <w:tcPr>
                    <w:tcW w:w="4772" w:type="pct"/>
                    <w:hideMark/>
                    <w:tcPrChange w:id="3117" w:author="Andrea del Nido García" w:date="2020-05-16T11:40:00Z">
                      <w:tcPr>
                        <w:tcW w:w="0" w:type="auto"/>
                        <w:hideMark/>
                      </w:tcPr>
                    </w:tcPrChange>
                  </w:tcPr>
                  <w:p w14:paraId="5A914F70" w14:textId="77777777" w:rsidR="004937E5" w:rsidRDefault="004937E5">
                    <w:pPr>
                      <w:pStyle w:val="Bibliografa"/>
                      <w:rPr>
                        <w:noProof/>
                      </w:rPr>
                    </w:pPr>
                    <w:r>
                      <w:rPr>
                        <w:noProof/>
                      </w:rPr>
                      <w:t>IBM, «Una descripción general del protocolo de enlace SSL o TLS,» 02 04 2020. [En línea]. Available: https://www.ibm.com/support/knowledgecenter/en/SSFKSJ_7.1.0/com.ibm.mq.doc/sy10660_.htm. [Último acceso: 15 04 2020].</w:t>
                    </w:r>
                  </w:p>
                </w:tc>
              </w:tr>
              <w:tr w:rsidR="004937E5" w14:paraId="2262A8A2" w14:textId="77777777" w:rsidTr="004937E5">
                <w:trPr>
                  <w:divId w:val="244190964"/>
                  <w:tblCellSpacing w:w="15" w:type="dxa"/>
                  <w:trPrChange w:id="3118" w:author="Andrea del Nido García" w:date="2020-05-16T11:40:00Z">
                    <w:trPr>
                      <w:divId w:val="244190964"/>
                      <w:tblCellSpacing w:w="15" w:type="dxa"/>
                    </w:trPr>
                  </w:trPrChange>
                </w:trPr>
                <w:tc>
                  <w:tcPr>
                    <w:tcW w:w="182" w:type="pct"/>
                    <w:hideMark/>
                    <w:tcPrChange w:id="3119" w:author="Andrea del Nido García" w:date="2020-05-16T11:40:00Z">
                      <w:tcPr>
                        <w:tcW w:w="50" w:type="pct"/>
                        <w:hideMark/>
                      </w:tcPr>
                    </w:tcPrChange>
                  </w:tcPr>
                  <w:p w14:paraId="2F2FE6A9" w14:textId="77777777" w:rsidR="004937E5" w:rsidRDefault="004937E5">
                    <w:pPr>
                      <w:pStyle w:val="Bibliografa"/>
                      <w:rPr>
                        <w:noProof/>
                      </w:rPr>
                    </w:pPr>
                    <w:r>
                      <w:rPr>
                        <w:noProof/>
                      </w:rPr>
                      <w:t xml:space="preserve">[10] </w:t>
                    </w:r>
                  </w:p>
                </w:tc>
                <w:tc>
                  <w:tcPr>
                    <w:tcW w:w="4772" w:type="pct"/>
                    <w:hideMark/>
                    <w:tcPrChange w:id="3120" w:author="Andrea del Nido García" w:date="2020-05-16T11:40:00Z">
                      <w:tcPr>
                        <w:tcW w:w="0" w:type="auto"/>
                        <w:hideMark/>
                      </w:tcPr>
                    </w:tcPrChange>
                  </w:tcPr>
                  <w:p w14:paraId="5BB0A2CE" w14:textId="77777777" w:rsidR="004937E5" w:rsidRDefault="004937E5">
                    <w:pPr>
                      <w:pStyle w:val="Bibliografa"/>
                      <w:rPr>
                        <w:noProof/>
                      </w:rPr>
                    </w:pPr>
                    <w:r w:rsidRPr="004937E5">
                      <w:rPr>
                        <w:noProof/>
                        <w:lang w:val="en-GB"/>
                        <w:rPrChange w:id="3121" w:author="Andrea del Nido García" w:date="2020-05-16T11:39:00Z">
                          <w:rPr>
                            <w:noProof/>
                          </w:rPr>
                        </w:rPrChange>
                      </w:rPr>
                      <w:t xml:space="preserve">OWASP, «Certificate and Public Key Pinning,» [En línea]. Available: https://owasp.org/www-community/controls/Certificate_and_Public_Key_Pinning. </w:t>
                    </w:r>
                    <w:r>
                      <w:rPr>
                        <w:noProof/>
                      </w:rPr>
                      <w:t>[Último acceso: 12 05 2020].</w:t>
                    </w:r>
                  </w:p>
                </w:tc>
              </w:tr>
              <w:tr w:rsidR="004937E5" w14:paraId="4BA00C64" w14:textId="77777777" w:rsidTr="004937E5">
                <w:trPr>
                  <w:divId w:val="244190964"/>
                  <w:tblCellSpacing w:w="15" w:type="dxa"/>
                  <w:trPrChange w:id="3122" w:author="Andrea del Nido García" w:date="2020-05-16T11:40:00Z">
                    <w:trPr>
                      <w:divId w:val="244190964"/>
                      <w:tblCellSpacing w:w="15" w:type="dxa"/>
                    </w:trPr>
                  </w:trPrChange>
                </w:trPr>
                <w:tc>
                  <w:tcPr>
                    <w:tcW w:w="182" w:type="pct"/>
                    <w:hideMark/>
                    <w:tcPrChange w:id="3123" w:author="Andrea del Nido García" w:date="2020-05-16T11:40:00Z">
                      <w:tcPr>
                        <w:tcW w:w="50" w:type="pct"/>
                        <w:hideMark/>
                      </w:tcPr>
                    </w:tcPrChange>
                  </w:tcPr>
                  <w:p w14:paraId="3DEC02A1" w14:textId="77777777" w:rsidR="004937E5" w:rsidRDefault="004937E5">
                    <w:pPr>
                      <w:pStyle w:val="Bibliografa"/>
                      <w:rPr>
                        <w:noProof/>
                      </w:rPr>
                    </w:pPr>
                    <w:r>
                      <w:rPr>
                        <w:noProof/>
                      </w:rPr>
                      <w:t xml:space="preserve">[11] </w:t>
                    </w:r>
                  </w:p>
                </w:tc>
                <w:tc>
                  <w:tcPr>
                    <w:tcW w:w="4772" w:type="pct"/>
                    <w:hideMark/>
                    <w:tcPrChange w:id="3124" w:author="Andrea del Nido García" w:date="2020-05-16T11:40:00Z">
                      <w:tcPr>
                        <w:tcW w:w="0" w:type="auto"/>
                        <w:hideMark/>
                      </w:tcPr>
                    </w:tcPrChange>
                  </w:tcPr>
                  <w:p w14:paraId="222DA1AC" w14:textId="77777777" w:rsidR="004937E5" w:rsidRDefault="004937E5">
                    <w:pPr>
                      <w:pStyle w:val="Bibliografa"/>
                      <w:rPr>
                        <w:noProof/>
                      </w:rPr>
                    </w:pPr>
                    <w:r>
                      <w:rPr>
                        <w:noProof/>
                      </w:rPr>
                      <w:t>akabe1, «GitHub,» [En línea]. Available: https://gist.github.com/akabe1/5632cbc1cd49f0237cbd0a93bc8e4452. [Último acceso: 15 04 2020].</w:t>
                    </w:r>
                  </w:p>
                </w:tc>
              </w:tr>
              <w:tr w:rsidR="004937E5" w14:paraId="0D40D866" w14:textId="77777777" w:rsidTr="004937E5">
                <w:trPr>
                  <w:divId w:val="244190964"/>
                  <w:tblCellSpacing w:w="15" w:type="dxa"/>
                  <w:trPrChange w:id="3125" w:author="Andrea del Nido García" w:date="2020-05-16T11:40:00Z">
                    <w:trPr>
                      <w:divId w:val="244190964"/>
                      <w:tblCellSpacing w:w="15" w:type="dxa"/>
                    </w:trPr>
                  </w:trPrChange>
                </w:trPr>
                <w:tc>
                  <w:tcPr>
                    <w:tcW w:w="182" w:type="pct"/>
                    <w:hideMark/>
                    <w:tcPrChange w:id="3126" w:author="Andrea del Nido García" w:date="2020-05-16T11:40:00Z">
                      <w:tcPr>
                        <w:tcW w:w="50" w:type="pct"/>
                        <w:hideMark/>
                      </w:tcPr>
                    </w:tcPrChange>
                  </w:tcPr>
                  <w:p w14:paraId="5608280D" w14:textId="77777777" w:rsidR="004937E5" w:rsidRDefault="004937E5">
                    <w:pPr>
                      <w:pStyle w:val="Bibliografa"/>
                      <w:rPr>
                        <w:noProof/>
                      </w:rPr>
                    </w:pPr>
                    <w:r>
                      <w:rPr>
                        <w:noProof/>
                      </w:rPr>
                      <w:t xml:space="preserve">[12] </w:t>
                    </w:r>
                  </w:p>
                </w:tc>
                <w:tc>
                  <w:tcPr>
                    <w:tcW w:w="4772" w:type="pct"/>
                    <w:hideMark/>
                    <w:tcPrChange w:id="3127" w:author="Andrea del Nido García" w:date="2020-05-16T11:40:00Z">
                      <w:tcPr>
                        <w:tcW w:w="0" w:type="auto"/>
                        <w:hideMark/>
                      </w:tcPr>
                    </w:tcPrChange>
                  </w:tcPr>
                  <w:p w14:paraId="11F55EC1" w14:textId="77777777" w:rsidR="004937E5" w:rsidRDefault="004937E5">
                    <w:pPr>
                      <w:pStyle w:val="Bibliografa"/>
                      <w:rPr>
                        <w:noProof/>
                      </w:rPr>
                    </w:pPr>
                    <w:r>
                      <w:rPr>
                        <w:noProof/>
                      </w:rPr>
                      <w:t>Portswigger, «Burp Suite,» [En línea]. Available: https://portswigger.net/burp. [Último acceso: 11 05 2020].</w:t>
                    </w:r>
                  </w:p>
                </w:tc>
              </w:tr>
              <w:tr w:rsidR="004937E5" w14:paraId="5E16B271" w14:textId="77777777" w:rsidTr="004937E5">
                <w:trPr>
                  <w:divId w:val="244190964"/>
                  <w:tblCellSpacing w:w="15" w:type="dxa"/>
                  <w:trPrChange w:id="3128" w:author="Andrea del Nido García" w:date="2020-05-16T11:40:00Z">
                    <w:trPr>
                      <w:divId w:val="244190964"/>
                      <w:tblCellSpacing w:w="15" w:type="dxa"/>
                    </w:trPr>
                  </w:trPrChange>
                </w:trPr>
                <w:tc>
                  <w:tcPr>
                    <w:tcW w:w="182" w:type="pct"/>
                    <w:hideMark/>
                    <w:tcPrChange w:id="3129" w:author="Andrea del Nido García" w:date="2020-05-16T11:40:00Z">
                      <w:tcPr>
                        <w:tcW w:w="50" w:type="pct"/>
                        <w:hideMark/>
                      </w:tcPr>
                    </w:tcPrChange>
                  </w:tcPr>
                  <w:p w14:paraId="0BBA8312" w14:textId="77777777" w:rsidR="004937E5" w:rsidRDefault="004937E5">
                    <w:pPr>
                      <w:pStyle w:val="Bibliografa"/>
                      <w:rPr>
                        <w:noProof/>
                      </w:rPr>
                    </w:pPr>
                    <w:r>
                      <w:rPr>
                        <w:noProof/>
                      </w:rPr>
                      <w:t xml:space="preserve">[13] </w:t>
                    </w:r>
                  </w:p>
                </w:tc>
                <w:tc>
                  <w:tcPr>
                    <w:tcW w:w="4772" w:type="pct"/>
                    <w:hideMark/>
                    <w:tcPrChange w:id="3130" w:author="Andrea del Nido García" w:date="2020-05-16T11:40:00Z">
                      <w:tcPr>
                        <w:tcW w:w="0" w:type="auto"/>
                        <w:hideMark/>
                      </w:tcPr>
                    </w:tcPrChange>
                  </w:tcPr>
                  <w:p w14:paraId="0D42FDFE" w14:textId="77777777" w:rsidR="004937E5" w:rsidRDefault="004937E5">
                    <w:pPr>
                      <w:pStyle w:val="Bibliografa"/>
                      <w:rPr>
                        <w:noProof/>
                      </w:rPr>
                    </w:pPr>
                    <w:r>
                      <w:rPr>
                        <w:noProof/>
                      </w:rPr>
                      <w:t>mitmproxy, «mitproxy,» [En línea]. Available: https://mitmproxy.org/. [Último acceso: 13 04 2020].</w:t>
                    </w:r>
                  </w:p>
                </w:tc>
              </w:tr>
              <w:tr w:rsidR="004937E5" w14:paraId="407C6AC3" w14:textId="77777777" w:rsidTr="004937E5">
                <w:trPr>
                  <w:divId w:val="244190964"/>
                  <w:tblCellSpacing w:w="15" w:type="dxa"/>
                  <w:trPrChange w:id="3131" w:author="Andrea del Nido García" w:date="2020-05-16T11:40:00Z">
                    <w:trPr>
                      <w:divId w:val="244190964"/>
                      <w:tblCellSpacing w:w="15" w:type="dxa"/>
                    </w:trPr>
                  </w:trPrChange>
                </w:trPr>
                <w:tc>
                  <w:tcPr>
                    <w:tcW w:w="182" w:type="pct"/>
                    <w:hideMark/>
                    <w:tcPrChange w:id="3132" w:author="Andrea del Nido García" w:date="2020-05-16T11:40:00Z">
                      <w:tcPr>
                        <w:tcW w:w="50" w:type="pct"/>
                        <w:hideMark/>
                      </w:tcPr>
                    </w:tcPrChange>
                  </w:tcPr>
                  <w:p w14:paraId="27C88998" w14:textId="77777777" w:rsidR="004937E5" w:rsidRDefault="004937E5">
                    <w:pPr>
                      <w:pStyle w:val="Bibliografa"/>
                      <w:rPr>
                        <w:noProof/>
                      </w:rPr>
                    </w:pPr>
                    <w:r>
                      <w:rPr>
                        <w:noProof/>
                      </w:rPr>
                      <w:t xml:space="preserve">[14] </w:t>
                    </w:r>
                  </w:p>
                </w:tc>
                <w:tc>
                  <w:tcPr>
                    <w:tcW w:w="4772" w:type="pct"/>
                    <w:hideMark/>
                    <w:tcPrChange w:id="3133" w:author="Andrea del Nido García" w:date="2020-05-16T11:40:00Z">
                      <w:tcPr>
                        <w:tcW w:w="0" w:type="auto"/>
                        <w:hideMark/>
                      </w:tcPr>
                    </w:tcPrChange>
                  </w:tcPr>
                  <w:p w14:paraId="53535F50" w14:textId="77777777" w:rsidR="004937E5" w:rsidRDefault="004937E5">
                    <w:pPr>
                      <w:pStyle w:val="Bibliografa"/>
                      <w:rPr>
                        <w:noProof/>
                      </w:rPr>
                    </w:pPr>
                    <w:r>
                      <w:rPr>
                        <w:noProof/>
                      </w:rPr>
                      <w:t>apkpure, «apkpure,» [En línea]. Available: https://apkpure.com/es/. [Último acceso: 11 05 2020].</w:t>
                    </w:r>
                  </w:p>
                </w:tc>
              </w:tr>
              <w:tr w:rsidR="004937E5" w14:paraId="124EF2BD" w14:textId="77777777" w:rsidTr="004937E5">
                <w:trPr>
                  <w:divId w:val="244190964"/>
                  <w:tblCellSpacing w:w="15" w:type="dxa"/>
                  <w:trPrChange w:id="3134" w:author="Andrea del Nido García" w:date="2020-05-16T11:40:00Z">
                    <w:trPr>
                      <w:divId w:val="244190964"/>
                      <w:tblCellSpacing w:w="15" w:type="dxa"/>
                    </w:trPr>
                  </w:trPrChange>
                </w:trPr>
                <w:tc>
                  <w:tcPr>
                    <w:tcW w:w="182" w:type="pct"/>
                    <w:hideMark/>
                    <w:tcPrChange w:id="3135" w:author="Andrea del Nido García" w:date="2020-05-16T11:40:00Z">
                      <w:tcPr>
                        <w:tcW w:w="50" w:type="pct"/>
                        <w:hideMark/>
                      </w:tcPr>
                    </w:tcPrChange>
                  </w:tcPr>
                  <w:p w14:paraId="0018877F" w14:textId="77777777" w:rsidR="004937E5" w:rsidRDefault="004937E5">
                    <w:pPr>
                      <w:pStyle w:val="Bibliografa"/>
                      <w:rPr>
                        <w:noProof/>
                      </w:rPr>
                    </w:pPr>
                    <w:r>
                      <w:rPr>
                        <w:noProof/>
                      </w:rPr>
                      <w:t xml:space="preserve">[15] </w:t>
                    </w:r>
                  </w:p>
                </w:tc>
                <w:tc>
                  <w:tcPr>
                    <w:tcW w:w="4772" w:type="pct"/>
                    <w:hideMark/>
                    <w:tcPrChange w:id="3136" w:author="Andrea del Nido García" w:date="2020-05-16T11:40:00Z">
                      <w:tcPr>
                        <w:tcW w:w="0" w:type="auto"/>
                        <w:hideMark/>
                      </w:tcPr>
                    </w:tcPrChange>
                  </w:tcPr>
                  <w:p w14:paraId="4812BFA5" w14:textId="77777777" w:rsidR="004937E5" w:rsidRDefault="004937E5">
                    <w:pPr>
                      <w:pStyle w:val="Bibliografa"/>
                      <w:rPr>
                        <w:noProof/>
                      </w:rPr>
                    </w:pPr>
                    <w:r>
                      <w:rPr>
                        <w:noProof/>
                      </w:rPr>
                      <w:t>Apktool, «Apktool,» [En línea]. Available: https://ibotpeaches.github.io/Apktool/. [Último acceso: 13 04 2020].</w:t>
                    </w:r>
                  </w:p>
                </w:tc>
              </w:tr>
              <w:tr w:rsidR="004937E5" w14:paraId="5D52AABB" w14:textId="77777777" w:rsidTr="004937E5">
                <w:trPr>
                  <w:divId w:val="244190964"/>
                  <w:tblCellSpacing w:w="15" w:type="dxa"/>
                  <w:trPrChange w:id="3137" w:author="Andrea del Nido García" w:date="2020-05-16T11:40:00Z">
                    <w:trPr>
                      <w:divId w:val="244190964"/>
                      <w:tblCellSpacing w:w="15" w:type="dxa"/>
                    </w:trPr>
                  </w:trPrChange>
                </w:trPr>
                <w:tc>
                  <w:tcPr>
                    <w:tcW w:w="182" w:type="pct"/>
                    <w:hideMark/>
                    <w:tcPrChange w:id="3138" w:author="Andrea del Nido García" w:date="2020-05-16T11:40:00Z">
                      <w:tcPr>
                        <w:tcW w:w="50" w:type="pct"/>
                        <w:hideMark/>
                      </w:tcPr>
                    </w:tcPrChange>
                  </w:tcPr>
                  <w:p w14:paraId="79C2FCF2" w14:textId="77777777" w:rsidR="004937E5" w:rsidRDefault="004937E5">
                    <w:pPr>
                      <w:pStyle w:val="Bibliografa"/>
                      <w:rPr>
                        <w:noProof/>
                      </w:rPr>
                    </w:pPr>
                    <w:r>
                      <w:rPr>
                        <w:noProof/>
                      </w:rPr>
                      <w:lastRenderedPageBreak/>
                      <w:t xml:space="preserve">[16] </w:t>
                    </w:r>
                  </w:p>
                </w:tc>
                <w:tc>
                  <w:tcPr>
                    <w:tcW w:w="4772" w:type="pct"/>
                    <w:hideMark/>
                    <w:tcPrChange w:id="3139" w:author="Andrea del Nido García" w:date="2020-05-16T11:40:00Z">
                      <w:tcPr>
                        <w:tcW w:w="0" w:type="auto"/>
                        <w:hideMark/>
                      </w:tcPr>
                    </w:tcPrChange>
                  </w:tcPr>
                  <w:p w14:paraId="486ECA46" w14:textId="77777777" w:rsidR="004937E5" w:rsidRDefault="004937E5">
                    <w:pPr>
                      <w:pStyle w:val="Bibliografa"/>
                      <w:rPr>
                        <w:noProof/>
                      </w:rPr>
                    </w:pPr>
                    <w:r>
                      <w:rPr>
                        <w:noProof/>
                      </w:rPr>
                      <w:t xml:space="preserve">A. Developers, «Ofuscación código Android,» [En línea]. </w:t>
                    </w:r>
                    <w:r w:rsidRPr="004937E5">
                      <w:rPr>
                        <w:noProof/>
                        <w:lang w:val="en-GB"/>
                        <w:rPrChange w:id="3140" w:author="Andrea del Nido García" w:date="2020-05-16T11:39:00Z">
                          <w:rPr>
                            <w:noProof/>
                          </w:rPr>
                        </w:rPrChange>
                      </w:rPr>
                      <w:t xml:space="preserve">Available: https://developer.android.com/studio/build/shrink-code?hl=es-419#obfuscate. </w:t>
                    </w:r>
                    <w:r>
                      <w:rPr>
                        <w:noProof/>
                      </w:rPr>
                      <w:t>[Último acceso: 11 05 2020].</w:t>
                    </w:r>
                  </w:p>
                </w:tc>
              </w:tr>
              <w:tr w:rsidR="004937E5" w14:paraId="3992FA9D" w14:textId="77777777" w:rsidTr="004937E5">
                <w:trPr>
                  <w:divId w:val="244190964"/>
                  <w:tblCellSpacing w:w="15" w:type="dxa"/>
                  <w:trPrChange w:id="3141" w:author="Andrea del Nido García" w:date="2020-05-16T11:40:00Z">
                    <w:trPr>
                      <w:divId w:val="244190964"/>
                      <w:tblCellSpacing w:w="15" w:type="dxa"/>
                    </w:trPr>
                  </w:trPrChange>
                </w:trPr>
                <w:tc>
                  <w:tcPr>
                    <w:tcW w:w="182" w:type="pct"/>
                    <w:hideMark/>
                    <w:tcPrChange w:id="3142" w:author="Andrea del Nido García" w:date="2020-05-16T11:40:00Z">
                      <w:tcPr>
                        <w:tcW w:w="50" w:type="pct"/>
                        <w:hideMark/>
                      </w:tcPr>
                    </w:tcPrChange>
                  </w:tcPr>
                  <w:p w14:paraId="476CB6D4" w14:textId="77777777" w:rsidR="004937E5" w:rsidRDefault="004937E5">
                    <w:pPr>
                      <w:pStyle w:val="Bibliografa"/>
                      <w:rPr>
                        <w:noProof/>
                      </w:rPr>
                    </w:pPr>
                    <w:r>
                      <w:rPr>
                        <w:noProof/>
                      </w:rPr>
                      <w:t xml:space="preserve">[17] </w:t>
                    </w:r>
                  </w:p>
                </w:tc>
                <w:tc>
                  <w:tcPr>
                    <w:tcW w:w="4772" w:type="pct"/>
                    <w:hideMark/>
                    <w:tcPrChange w:id="3143" w:author="Andrea del Nido García" w:date="2020-05-16T11:40:00Z">
                      <w:tcPr>
                        <w:tcW w:w="0" w:type="auto"/>
                        <w:hideMark/>
                      </w:tcPr>
                    </w:tcPrChange>
                  </w:tcPr>
                  <w:p w14:paraId="30AEB643" w14:textId="77777777" w:rsidR="004937E5" w:rsidRDefault="004937E5">
                    <w:pPr>
                      <w:pStyle w:val="Bibliografa"/>
                      <w:rPr>
                        <w:noProof/>
                      </w:rPr>
                    </w:pPr>
                    <w:r>
                      <w:rPr>
                        <w:noProof/>
                      </w:rPr>
                      <w:t>VirtualBox, «VirtualBox,» [En línea]. Available: https://www.virtualbox.org/wiki/Documentation. [Último acceso: 13 04 2020].</w:t>
                    </w:r>
                  </w:p>
                </w:tc>
              </w:tr>
              <w:tr w:rsidR="004937E5" w14:paraId="768E9204" w14:textId="77777777" w:rsidTr="004937E5">
                <w:trPr>
                  <w:divId w:val="244190964"/>
                  <w:tblCellSpacing w:w="15" w:type="dxa"/>
                  <w:trPrChange w:id="3144" w:author="Andrea del Nido García" w:date="2020-05-16T11:40:00Z">
                    <w:trPr>
                      <w:divId w:val="244190964"/>
                      <w:tblCellSpacing w:w="15" w:type="dxa"/>
                    </w:trPr>
                  </w:trPrChange>
                </w:trPr>
                <w:tc>
                  <w:tcPr>
                    <w:tcW w:w="182" w:type="pct"/>
                    <w:hideMark/>
                    <w:tcPrChange w:id="3145" w:author="Andrea del Nido García" w:date="2020-05-16T11:40:00Z">
                      <w:tcPr>
                        <w:tcW w:w="50" w:type="pct"/>
                        <w:hideMark/>
                      </w:tcPr>
                    </w:tcPrChange>
                  </w:tcPr>
                  <w:p w14:paraId="56A51D72" w14:textId="77777777" w:rsidR="004937E5" w:rsidRDefault="004937E5">
                    <w:pPr>
                      <w:pStyle w:val="Bibliografa"/>
                      <w:rPr>
                        <w:noProof/>
                      </w:rPr>
                    </w:pPr>
                    <w:r>
                      <w:rPr>
                        <w:noProof/>
                      </w:rPr>
                      <w:t xml:space="preserve">[18] </w:t>
                    </w:r>
                  </w:p>
                </w:tc>
                <w:tc>
                  <w:tcPr>
                    <w:tcW w:w="4772" w:type="pct"/>
                    <w:hideMark/>
                    <w:tcPrChange w:id="3146" w:author="Andrea del Nido García" w:date="2020-05-16T11:40:00Z">
                      <w:tcPr>
                        <w:tcW w:w="0" w:type="auto"/>
                        <w:hideMark/>
                      </w:tcPr>
                    </w:tcPrChange>
                  </w:tcPr>
                  <w:p w14:paraId="17677209" w14:textId="77777777" w:rsidR="004937E5" w:rsidRDefault="004937E5">
                    <w:pPr>
                      <w:pStyle w:val="Bibliografa"/>
                      <w:rPr>
                        <w:noProof/>
                      </w:rPr>
                    </w:pPr>
                    <w:r w:rsidRPr="004937E5">
                      <w:rPr>
                        <w:noProof/>
                        <w:lang w:val="en-GB"/>
                        <w:rPrChange w:id="3147" w:author="Andrea del Nido García" w:date="2020-05-16T11:39:00Z">
                          <w:rPr>
                            <w:noProof/>
                          </w:rPr>
                        </w:rPrChange>
                      </w:rPr>
                      <w:t xml:space="preserve">P. Team, «The Parrot Project,» [En línea]. Available: https://parrotlinux.org/docs/#documentation. </w:t>
                    </w:r>
                    <w:r>
                      <w:rPr>
                        <w:noProof/>
                      </w:rPr>
                      <w:t>[Último acceso: 13 04 2020].</w:t>
                    </w:r>
                  </w:p>
                </w:tc>
              </w:tr>
              <w:tr w:rsidR="004937E5" w14:paraId="77AF8EE0" w14:textId="77777777" w:rsidTr="004937E5">
                <w:trPr>
                  <w:divId w:val="244190964"/>
                  <w:tblCellSpacing w:w="15" w:type="dxa"/>
                  <w:trPrChange w:id="3148" w:author="Andrea del Nido García" w:date="2020-05-16T11:40:00Z">
                    <w:trPr>
                      <w:divId w:val="244190964"/>
                      <w:tblCellSpacing w:w="15" w:type="dxa"/>
                    </w:trPr>
                  </w:trPrChange>
                </w:trPr>
                <w:tc>
                  <w:tcPr>
                    <w:tcW w:w="182" w:type="pct"/>
                    <w:hideMark/>
                    <w:tcPrChange w:id="3149" w:author="Andrea del Nido García" w:date="2020-05-16T11:40:00Z">
                      <w:tcPr>
                        <w:tcW w:w="50" w:type="pct"/>
                        <w:hideMark/>
                      </w:tcPr>
                    </w:tcPrChange>
                  </w:tcPr>
                  <w:p w14:paraId="56849FFC" w14:textId="77777777" w:rsidR="004937E5" w:rsidRDefault="004937E5">
                    <w:pPr>
                      <w:pStyle w:val="Bibliografa"/>
                      <w:rPr>
                        <w:noProof/>
                      </w:rPr>
                    </w:pPr>
                    <w:r>
                      <w:rPr>
                        <w:noProof/>
                      </w:rPr>
                      <w:t xml:space="preserve">[19] </w:t>
                    </w:r>
                  </w:p>
                </w:tc>
                <w:tc>
                  <w:tcPr>
                    <w:tcW w:w="4772" w:type="pct"/>
                    <w:hideMark/>
                    <w:tcPrChange w:id="3150" w:author="Andrea del Nido García" w:date="2020-05-16T11:40:00Z">
                      <w:tcPr>
                        <w:tcW w:w="0" w:type="auto"/>
                        <w:hideMark/>
                      </w:tcPr>
                    </w:tcPrChange>
                  </w:tcPr>
                  <w:p w14:paraId="38FA5C31" w14:textId="77777777" w:rsidR="004937E5" w:rsidRDefault="004937E5">
                    <w:pPr>
                      <w:pStyle w:val="Bibliografa"/>
                      <w:rPr>
                        <w:noProof/>
                      </w:rPr>
                    </w:pPr>
                    <w:r>
                      <w:rPr>
                        <w:noProof/>
                      </w:rPr>
                      <w:t xml:space="preserve">A. x86, «Android x86,» [En línea]. </w:t>
                    </w:r>
                    <w:r w:rsidRPr="004937E5">
                      <w:rPr>
                        <w:noProof/>
                        <w:lang w:val="en-GB"/>
                        <w:rPrChange w:id="3151" w:author="Andrea del Nido García" w:date="2020-05-16T11:39:00Z">
                          <w:rPr>
                            <w:noProof/>
                          </w:rPr>
                        </w:rPrChange>
                      </w:rPr>
                      <w:t xml:space="preserve">Available: https://www.android-x86.org/. </w:t>
                    </w:r>
                    <w:r>
                      <w:rPr>
                        <w:noProof/>
                      </w:rPr>
                      <w:t>[Último acceso: 13 04 2020].</w:t>
                    </w:r>
                  </w:p>
                </w:tc>
              </w:tr>
              <w:tr w:rsidR="004937E5" w14:paraId="743897BA" w14:textId="77777777" w:rsidTr="004937E5">
                <w:trPr>
                  <w:divId w:val="244190964"/>
                  <w:tblCellSpacing w:w="15" w:type="dxa"/>
                  <w:trPrChange w:id="3152" w:author="Andrea del Nido García" w:date="2020-05-16T11:40:00Z">
                    <w:trPr>
                      <w:divId w:val="244190964"/>
                      <w:tblCellSpacing w:w="15" w:type="dxa"/>
                    </w:trPr>
                  </w:trPrChange>
                </w:trPr>
                <w:tc>
                  <w:tcPr>
                    <w:tcW w:w="182" w:type="pct"/>
                    <w:hideMark/>
                    <w:tcPrChange w:id="3153" w:author="Andrea del Nido García" w:date="2020-05-16T11:40:00Z">
                      <w:tcPr>
                        <w:tcW w:w="50" w:type="pct"/>
                        <w:hideMark/>
                      </w:tcPr>
                    </w:tcPrChange>
                  </w:tcPr>
                  <w:p w14:paraId="250927BB" w14:textId="77777777" w:rsidR="004937E5" w:rsidRDefault="004937E5">
                    <w:pPr>
                      <w:pStyle w:val="Bibliografa"/>
                      <w:rPr>
                        <w:noProof/>
                      </w:rPr>
                    </w:pPr>
                    <w:r>
                      <w:rPr>
                        <w:noProof/>
                      </w:rPr>
                      <w:t xml:space="preserve">[20] </w:t>
                    </w:r>
                  </w:p>
                </w:tc>
                <w:tc>
                  <w:tcPr>
                    <w:tcW w:w="4772" w:type="pct"/>
                    <w:hideMark/>
                    <w:tcPrChange w:id="3154" w:author="Andrea del Nido García" w:date="2020-05-16T11:40:00Z">
                      <w:tcPr>
                        <w:tcW w:w="0" w:type="auto"/>
                        <w:hideMark/>
                      </w:tcPr>
                    </w:tcPrChange>
                  </w:tcPr>
                  <w:p w14:paraId="6B45EA40" w14:textId="77777777" w:rsidR="004937E5" w:rsidRDefault="004937E5">
                    <w:pPr>
                      <w:pStyle w:val="Bibliografa"/>
                      <w:rPr>
                        <w:noProof/>
                      </w:rPr>
                    </w:pPr>
                    <w:r>
                      <w:rPr>
                        <w:noProof/>
                      </w:rPr>
                      <w:t xml:space="preserve">D. Docs, «Docker Documentation,» [En línea]. </w:t>
                    </w:r>
                    <w:r w:rsidRPr="004937E5">
                      <w:rPr>
                        <w:noProof/>
                        <w:lang w:val="en-GB"/>
                        <w:rPrChange w:id="3155" w:author="Andrea del Nido García" w:date="2020-05-16T11:39:00Z">
                          <w:rPr>
                            <w:noProof/>
                          </w:rPr>
                        </w:rPrChange>
                      </w:rPr>
                      <w:t xml:space="preserve">Available: https://docs.docker.com/. </w:t>
                    </w:r>
                    <w:r>
                      <w:rPr>
                        <w:noProof/>
                      </w:rPr>
                      <w:t>[Último acceso: 13 04 2020].</w:t>
                    </w:r>
                  </w:p>
                </w:tc>
              </w:tr>
              <w:tr w:rsidR="004937E5" w14:paraId="71EE8612" w14:textId="77777777" w:rsidTr="004937E5">
                <w:trPr>
                  <w:divId w:val="244190964"/>
                  <w:tblCellSpacing w:w="15" w:type="dxa"/>
                  <w:trPrChange w:id="3156" w:author="Andrea del Nido García" w:date="2020-05-16T11:40:00Z">
                    <w:trPr>
                      <w:divId w:val="244190964"/>
                      <w:tblCellSpacing w:w="15" w:type="dxa"/>
                    </w:trPr>
                  </w:trPrChange>
                </w:trPr>
                <w:tc>
                  <w:tcPr>
                    <w:tcW w:w="182" w:type="pct"/>
                    <w:hideMark/>
                    <w:tcPrChange w:id="3157" w:author="Andrea del Nido García" w:date="2020-05-16T11:40:00Z">
                      <w:tcPr>
                        <w:tcW w:w="50" w:type="pct"/>
                        <w:hideMark/>
                      </w:tcPr>
                    </w:tcPrChange>
                  </w:tcPr>
                  <w:p w14:paraId="3A21ABCA" w14:textId="77777777" w:rsidR="004937E5" w:rsidRDefault="004937E5">
                    <w:pPr>
                      <w:pStyle w:val="Bibliografa"/>
                      <w:rPr>
                        <w:noProof/>
                      </w:rPr>
                    </w:pPr>
                    <w:r>
                      <w:rPr>
                        <w:noProof/>
                      </w:rPr>
                      <w:t xml:space="preserve">[21] </w:t>
                    </w:r>
                  </w:p>
                </w:tc>
                <w:tc>
                  <w:tcPr>
                    <w:tcW w:w="4772" w:type="pct"/>
                    <w:hideMark/>
                    <w:tcPrChange w:id="3158" w:author="Andrea del Nido García" w:date="2020-05-16T11:40:00Z">
                      <w:tcPr>
                        <w:tcW w:w="0" w:type="auto"/>
                        <w:hideMark/>
                      </w:tcPr>
                    </w:tcPrChange>
                  </w:tcPr>
                  <w:p w14:paraId="38C8298B" w14:textId="77777777" w:rsidR="004937E5" w:rsidRDefault="004937E5">
                    <w:pPr>
                      <w:pStyle w:val="Bibliografa"/>
                      <w:rPr>
                        <w:noProof/>
                      </w:rPr>
                    </w:pPr>
                    <w:r>
                      <w:rPr>
                        <w:noProof/>
                      </w:rPr>
                      <w:t>A. Studio, «Android developers,» [En línea]. Available: https://developer.android.com/studio/command-line/adb. [Último acceso: 13 04 2020].</w:t>
                    </w:r>
                  </w:p>
                </w:tc>
              </w:tr>
              <w:tr w:rsidR="004937E5" w14:paraId="2312B843" w14:textId="77777777" w:rsidTr="004937E5">
                <w:trPr>
                  <w:divId w:val="244190964"/>
                  <w:tblCellSpacing w:w="15" w:type="dxa"/>
                  <w:trPrChange w:id="3159" w:author="Andrea del Nido García" w:date="2020-05-16T11:40:00Z">
                    <w:trPr>
                      <w:divId w:val="244190964"/>
                      <w:tblCellSpacing w:w="15" w:type="dxa"/>
                    </w:trPr>
                  </w:trPrChange>
                </w:trPr>
                <w:tc>
                  <w:tcPr>
                    <w:tcW w:w="182" w:type="pct"/>
                    <w:hideMark/>
                    <w:tcPrChange w:id="3160" w:author="Andrea del Nido García" w:date="2020-05-16T11:40:00Z">
                      <w:tcPr>
                        <w:tcW w:w="50" w:type="pct"/>
                        <w:hideMark/>
                      </w:tcPr>
                    </w:tcPrChange>
                  </w:tcPr>
                  <w:p w14:paraId="669A52CD" w14:textId="77777777" w:rsidR="004937E5" w:rsidRDefault="004937E5">
                    <w:pPr>
                      <w:pStyle w:val="Bibliografa"/>
                      <w:rPr>
                        <w:noProof/>
                      </w:rPr>
                    </w:pPr>
                    <w:r>
                      <w:rPr>
                        <w:noProof/>
                      </w:rPr>
                      <w:t xml:space="preserve">[22] </w:t>
                    </w:r>
                  </w:p>
                </w:tc>
                <w:tc>
                  <w:tcPr>
                    <w:tcW w:w="4772" w:type="pct"/>
                    <w:hideMark/>
                    <w:tcPrChange w:id="3161" w:author="Andrea del Nido García" w:date="2020-05-16T11:40:00Z">
                      <w:tcPr>
                        <w:tcW w:w="0" w:type="auto"/>
                        <w:hideMark/>
                      </w:tcPr>
                    </w:tcPrChange>
                  </w:tcPr>
                  <w:p w14:paraId="496782D3" w14:textId="77777777" w:rsidR="004937E5" w:rsidRDefault="004937E5">
                    <w:pPr>
                      <w:pStyle w:val="Bibliografa"/>
                      <w:rPr>
                        <w:noProof/>
                      </w:rPr>
                    </w:pPr>
                    <w:r>
                      <w:rPr>
                        <w:noProof/>
                      </w:rPr>
                      <w:t>Frida, «Frida,» [En línea]. Available: https://frida.re/. [Último acceso: 16 04 2020].</w:t>
                    </w:r>
                  </w:p>
                </w:tc>
              </w:tr>
              <w:tr w:rsidR="004937E5" w14:paraId="24CB47AD" w14:textId="77777777" w:rsidTr="004937E5">
                <w:trPr>
                  <w:divId w:val="244190964"/>
                  <w:tblCellSpacing w:w="15" w:type="dxa"/>
                  <w:trPrChange w:id="3162" w:author="Andrea del Nido García" w:date="2020-05-16T11:40:00Z">
                    <w:trPr>
                      <w:divId w:val="244190964"/>
                      <w:tblCellSpacing w:w="15" w:type="dxa"/>
                    </w:trPr>
                  </w:trPrChange>
                </w:trPr>
                <w:tc>
                  <w:tcPr>
                    <w:tcW w:w="182" w:type="pct"/>
                    <w:hideMark/>
                    <w:tcPrChange w:id="3163" w:author="Andrea del Nido García" w:date="2020-05-16T11:40:00Z">
                      <w:tcPr>
                        <w:tcW w:w="50" w:type="pct"/>
                        <w:hideMark/>
                      </w:tcPr>
                    </w:tcPrChange>
                  </w:tcPr>
                  <w:p w14:paraId="2033B37D" w14:textId="77777777" w:rsidR="004937E5" w:rsidRDefault="004937E5">
                    <w:pPr>
                      <w:pStyle w:val="Bibliografa"/>
                      <w:rPr>
                        <w:noProof/>
                      </w:rPr>
                    </w:pPr>
                    <w:r>
                      <w:rPr>
                        <w:noProof/>
                      </w:rPr>
                      <w:t xml:space="preserve">[23] </w:t>
                    </w:r>
                  </w:p>
                </w:tc>
                <w:tc>
                  <w:tcPr>
                    <w:tcW w:w="4772" w:type="pct"/>
                    <w:hideMark/>
                    <w:tcPrChange w:id="3164" w:author="Andrea del Nido García" w:date="2020-05-16T11:40:00Z">
                      <w:tcPr>
                        <w:tcW w:w="0" w:type="auto"/>
                        <w:hideMark/>
                      </w:tcPr>
                    </w:tcPrChange>
                  </w:tcPr>
                  <w:p w14:paraId="7A799162" w14:textId="77777777" w:rsidR="004937E5" w:rsidRDefault="004937E5">
                    <w:pPr>
                      <w:pStyle w:val="Bibliografa"/>
                      <w:rPr>
                        <w:noProof/>
                      </w:rPr>
                    </w:pPr>
                    <w:r>
                      <w:rPr>
                        <w:noProof/>
                      </w:rPr>
                      <w:t xml:space="preserve">J. Decompiler, «Java Decompiler,» [En línea]. </w:t>
                    </w:r>
                    <w:r w:rsidRPr="004937E5">
                      <w:rPr>
                        <w:noProof/>
                        <w:lang w:val="en-GB"/>
                        <w:rPrChange w:id="3165" w:author="Andrea del Nido García" w:date="2020-05-16T11:39:00Z">
                          <w:rPr>
                            <w:noProof/>
                          </w:rPr>
                        </w:rPrChange>
                      </w:rPr>
                      <w:t xml:space="preserve">Available: http://java-decompiler.github.io/. </w:t>
                    </w:r>
                    <w:r>
                      <w:rPr>
                        <w:noProof/>
                      </w:rPr>
                      <w:t>[Último acceso: 25 04 2020].</w:t>
                    </w:r>
                  </w:p>
                </w:tc>
              </w:tr>
              <w:tr w:rsidR="004937E5" w14:paraId="60A70C55" w14:textId="77777777" w:rsidTr="004937E5">
                <w:trPr>
                  <w:divId w:val="244190964"/>
                  <w:tblCellSpacing w:w="15" w:type="dxa"/>
                  <w:trPrChange w:id="3166" w:author="Andrea del Nido García" w:date="2020-05-16T11:40:00Z">
                    <w:trPr>
                      <w:divId w:val="244190964"/>
                      <w:tblCellSpacing w:w="15" w:type="dxa"/>
                    </w:trPr>
                  </w:trPrChange>
                </w:trPr>
                <w:tc>
                  <w:tcPr>
                    <w:tcW w:w="182" w:type="pct"/>
                    <w:hideMark/>
                    <w:tcPrChange w:id="3167" w:author="Andrea del Nido García" w:date="2020-05-16T11:40:00Z">
                      <w:tcPr>
                        <w:tcW w:w="50" w:type="pct"/>
                        <w:hideMark/>
                      </w:tcPr>
                    </w:tcPrChange>
                  </w:tcPr>
                  <w:p w14:paraId="2589810E" w14:textId="77777777" w:rsidR="004937E5" w:rsidRDefault="004937E5">
                    <w:pPr>
                      <w:pStyle w:val="Bibliografa"/>
                      <w:rPr>
                        <w:noProof/>
                      </w:rPr>
                    </w:pPr>
                    <w:r>
                      <w:rPr>
                        <w:noProof/>
                      </w:rPr>
                      <w:t xml:space="preserve">[24] </w:t>
                    </w:r>
                  </w:p>
                </w:tc>
                <w:tc>
                  <w:tcPr>
                    <w:tcW w:w="4772" w:type="pct"/>
                    <w:hideMark/>
                    <w:tcPrChange w:id="3168" w:author="Andrea del Nido García" w:date="2020-05-16T11:40:00Z">
                      <w:tcPr>
                        <w:tcW w:w="0" w:type="auto"/>
                        <w:hideMark/>
                      </w:tcPr>
                    </w:tcPrChange>
                  </w:tcPr>
                  <w:p w14:paraId="2728BB52" w14:textId="77777777" w:rsidR="004937E5" w:rsidRDefault="004937E5">
                    <w:pPr>
                      <w:pStyle w:val="Bibliografa"/>
                      <w:rPr>
                        <w:noProof/>
                      </w:rPr>
                    </w:pPr>
                    <w:r w:rsidRPr="004937E5">
                      <w:rPr>
                        <w:noProof/>
                        <w:lang w:val="en-GB"/>
                        <w:rPrChange w:id="3169" w:author="Andrea del Nido García" w:date="2020-05-16T11:39:00Z">
                          <w:rPr>
                            <w:noProof/>
                          </w:rPr>
                        </w:rPrChange>
                      </w:rPr>
                      <w:t xml:space="preserve">VSCodium, «Free/Libre Open Source Software Binaries of VSCode,» [En línea]. </w:t>
                    </w:r>
                    <w:r>
                      <w:rPr>
                        <w:noProof/>
                      </w:rPr>
                      <w:t>Available: https://vscodium.com/. [Último acceso: 11 04 2020].</w:t>
                    </w:r>
                  </w:p>
                </w:tc>
              </w:tr>
              <w:tr w:rsidR="004937E5" w14:paraId="11A70FB7" w14:textId="77777777" w:rsidTr="004937E5">
                <w:trPr>
                  <w:divId w:val="244190964"/>
                  <w:tblCellSpacing w:w="15" w:type="dxa"/>
                  <w:trPrChange w:id="3170" w:author="Andrea del Nido García" w:date="2020-05-16T11:40:00Z">
                    <w:trPr>
                      <w:divId w:val="244190964"/>
                      <w:tblCellSpacing w:w="15" w:type="dxa"/>
                    </w:trPr>
                  </w:trPrChange>
                </w:trPr>
                <w:tc>
                  <w:tcPr>
                    <w:tcW w:w="182" w:type="pct"/>
                    <w:hideMark/>
                    <w:tcPrChange w:id="3171" w:author="Andrea del Nido García" w:date="2020-05-16T11:40:00Z">
                      <w:tcPr>
                        <w:tcW w:w="50" w:type="pct"/>
                        <w:hideMark/>
                      </w:tcPr>
                    </w:tcPrChange>
                  </w:tcPr>
                  <w:p w14:paraId="03910707" w14:textId="77777777" w:rsidR="004937E5" w:rsidRDefault="004937E5">
                    <w:pPr>
                      <w:pStyle w:val="Bibliografa"/>
                      <w:rPr>
                        <w:noProof/>
                      </w:rPr>
                    </w:pPr>
                    <w:r>
                      <w:rPr>
                        <w:noProof/>
                      </w:rPr>
                      <w:t xml:space="preserve">[25] </w:t>
                    </w:r>
                  </w:p>
                </w:tc>
                <w:tc>
                  <w:tcPr>
                    <w:tcW w:w="4772" w:type="pct"/>
                    <w:hideMark/>
                    <w:tcPrChange w:id="3172" w:author="Andrea del Nido García" w:date="2020-05-16T11:40:00Z">
                      <w:tcPr>
                        <w:tcW w:w="0" w:type="auto"/>
                        <w:hideMark/>
                      </w:tcPr>
                    </w:tcPrChange>
                  </w:tcPr>
                  <w:p w14:paraId="6DC74B77" w14:textId="77777777" w:rsidR="004937E5" w:rsidRDefault="004937E5">
                    <w:pPr>
                      <w:pStyle w:val="Bibliografa"/>
                      <w:rPr>
                        <w:noProof/>
                      </w:rPr>
                    </w:pPr>
                    <w:r w:rsidRPr="004937E5">
                      <w:rPr>
                        <w:noProof/>
                        <w:lang w:val="en-GB"/>
                        <w:rPrChange w:id="3173" w:author="Andrea del Nido García" w:date="2020-05-16T11:39:00Z">
                          <w:rPr>
                            <w:noProof/>
                          </w:rPr>
                        </w:rPrChange>
                      </w:rPr>
                      <w:t xml:space="preserve">Elastic, «Filebeat overview,» [En línea]. </w:t>
                    </w:r>
                    <w:r>
                      <w:rPr>
                        <w:noProof/>
                      </w:rPr>
                      <w:t>Available: https://www.elastic.co/guide/en/beats/filebeat/current/filebeat-overview.html. [Último acceso: 29 04 2020].</w:t>
                    </w:r>
                  </w:p>
                </w:tc>
              </w:tr>
              <w:tr w:rsidR="004937E5" w14:paraId="721C9CFE" w14:textId="77777777" w:rsidTr="004937E5">
                <w:trPr>
                  <w:divId w:val="244190964"/>
                  <w:tblCellSpacing w:w="15" w:type="dxa"/>
                  <w:trPrChange w:id="3174" w:author="Andrea del Nido García" w:date="2020-05-16T11:40:00Z">
                    <w:trPr>
                      <w:divId w:val="244190964"/>
                      <w:tblCellSpacing w:w="15" w:type="dxa"/>
                    </w:trPr>
                  </w:trPrChange>
                </w:trPr>
                <w:tc>
                  <w:tcPr>
                    <w:tcW w:w="182" w:type="pct"/>
                    <w:hideMark/>
                    <w:tcPrChange w:id="3175" w:author="Andrea del Nido García" w:date="2020-05-16T11:40:00Z">
                      <w:tcPr>
                        <w:tcW w:w="50" w:type="pct"/>
                        <w:hideMark/>
                      </w:tcPr>
                    </w:tcPrChange>
                  </w:tcPr>
                  <w:p w14:paraId="5112A025" w14:textId="77777777" w:rsidR="004937E5" w:rsidRDefault="004937E5">
                    <w:pPr>
                      <w:pStyle w:val="Bibliografa"/>
                      <w:rPr>
                        <w:noProof/>
                      </w:rPr>
                    </w:pPr>
                    <w:r>
                      <w:rPr>
                        <w:noProof/>
                      </w:rPr>
                      <w:t xml:space="preserve">[26] </w:t>
                    </w:r>
                  </w:p>
                </w:tc>
                <w:tc>
                  <w:tcPr>
                    <w:tcW w:w="4772" w:type="pct"/>
                    <w:hideMark/>
                    <w:tcPrChange w:id="3176" w:author="Andrea del Nido García" w:date="2020-05-16T11:40:00Z">
                      <w:tcPr>
                        <w:tcW w:w="0" w:type="auto"/>
                        <w:hideMark/>
                      </w:tcPr>
                    </w:tcPrChange>
                  </w:tcPr>
                  <w:p w14:paraId="52967BEA" w14:textId="77777777" w:rsidR="004937E5" w:rsidRDefault="004937E5">
                    <w:pPr>
                      <w:pStyle w:val="Bibliografa"/>
                      <w:rPr>
                        <w:noProof/>
                      </w:rPr>
                    </w:pPr>
                    <w:r>
                      <w:rPr>
                        <w:noProof/>
                      </w:rPr>
                      <w:t>Wikipedia, «Elasticsearch,» 03 03 2020. [En línea]. Available: https://es.wikipedia.org/wiki/Elasticsearch. [Último acceso: 19 04 2020].</w:t>
                    </w:r>
                  </w:p>
                </w:tc>
              </w:tr>
              <w:tr w:rsidR="004937E5" w14:paraId="6D4DED5A" w14:textId="77777777" w:rsidTr="004937E5">
                <w:trPr>
                  <w:divId w:val="244190964"/>
                  <w:tblCellSpacing w:w="15" w:type="dxa"/>
                  <w:trPrChange w:id="3177" w:author="Andrea del Nido García" w:date="2020-05-16T11:40:00Z">
                    <w:trPr>
                      <w:divId w:val="244190964"/>
                      <w:tblCellSpacing w:w="15" w:type="dxa"/>
                    </w:trPr>
                  </w:trPrChange>
                </w:trPr>
                <w:tc>
                  <w:tcPr>
                    <w:tcW w:w="182" w:type="pct"/>
                    <w:hideMark/>
                    <w:tcPrChange w:id="3178" w:author="Andrea del Nido García" w:date="2020-05-16T11:40:00Z">
                      <w:tcPr>
                        <w:tcW w:w="50" w:type="pct"/>
                        <w:hideMark/>
                      </w:tcPr>
                    </w:tcPrChange>
                  </w:tcPr>
                  <w:p w14:paraId="4EBFA612" w14:textId="77777777" w:rsidR="004937E5" w:rsidRDefault="004937E5">
                    <w:pPr>
                      <w:pStyle w:val="Bibliografa"/>
                      <w:rPr>
                        <w:noProof/>
                      </w:rPr>
                    </w:pPr>
                    <w:r>
                      <w:rPr>
                        <w:noProof/>
                      </w:rPr>
                      <w:t xml:space="preserve">[27] </w:t>
                    </w:r>
                  </w:p>
                </w:tc>
                <w:tc>
                  <w:tcPr>
                    <w:tcW w:w="4772" w:type="pct"/>
                    <w:hideMark/>
                    <w:tcPrChange w:id="3179" w:author="Andrea del Nido García" w:date="2020-05-16T11:40:00Z">
                      <w:tcPr>
                        <w:tcW w:w="0" w:type="auto"/>
                        <w:hideMark/>
                      </w:tcPr>
                    </w:tcPrChange>
                  </w:tcPr>
                  <w:p w14:paraId="2952ECAA" w14:textId="77777777" w:rsidR="004937E5" w:rsidRDefault="004937E5">
                    <w:pPr>
                      <w:pStyle w:val="Bibliografa"/>
                      <w:rPr>
                        <w:noProof/>
                      </w:rPr>
                    </w:pPr>
                    <w:r>
                      <w:rPr>
                        <w:noProof/>
                      </w:rPr>
                      <w:t xml:space="preserve">Elastic, «¿Qué es Kibana?,» [En línea]. </w:t>
                    </w:r>
                    <w:r w:rsidRPr="004937E5">
                      <w:rPr>
                        <w:noProof/>
                        <w:lang w:val="en-GB"/>
                        <w:rPrChange w:id="3180" w:author="Andrea del Nido García" w:date="2020-05-16T11:39:00Z">
                          <w:rPr>
                            <w:noProof/>
                          </w:rPr>
                        </w:rPrChange>
                      </w:rPr>
                      <w:t xml:space="preserve">Available: https://www.elastic.co/es/what-is/kibana. </w:t>
                    </w:r>
                    <w:r>
                      <w:rPr>
                        <w:noProof/>
                      </w:rPr>
                      <w:t>[Último acceso: 23 04 2020].</w:t>
                    </w:r>
                  </w:p>
                </w:tc>
              </w:tr>
              <w:tr w:rsidR="004937E5" w14:paraId="18C5C4CC" w14:textId="77777777" w:rsidTr="004937E5">
                <w:trPr>
                  <w:divId w:val="244190964"/>
                  <w:tblCellSpacing w:w="15" w:type="dxa"/>
                  <w:trPrChange w:id="3181" w:author="Andrea del Nido García" w:date="2020-05-16T11:40:00Z">
                    <w:trPr>
                      <w:divId w:val="244190964"/>
                      <w:tblCellSpacing w:w="15" w:type="dxa"/>
                    </w:trPr>
                  </w:trPrChange>
                </w:trPr>
                <w:tc>
                  <w:tcPr>
                    <w:tcW w:w="182" w:type="pct"/>
                    <w:hideMark/>
                    <w:tcPrChange w:id="3182" w:author="Andrea del Nido García" w:date="2020-05-16T11:40:00Z">
                      <w:tcPr>
                        <w:tcW w:w="50" w:type="pct"/>
                        <w:hideMark/>
                      </w:tcPr>
                    </w:tcPrChange>
                  </w:tcPr>
                  <w:p w14:paraId="61978D5B" w14:textId="77777777" w:rsidR="004937E5" w:rsidRDefault="004937E5">
                    <w:pPr>
                      <w:pStyle w:val="Bibliografa"/>
                      <w:rPr>
                        <w:noProof/>
                      </w:rPr>
                    </w:pPr>
                    <w:r>
                      <w:rPr>
                        <w:noProof/>
                      </w:rPr>
                      <w:t xml:space="preserve">[28] </w:t>
                    </w:r>
                  </w:p>
                </w:tc>
                <w:tc>
                  <w:tcPr>
                    <w:tcW w:w="4772" w:type="pct"/>
                    <w:hideMark/>
                    <w:tcPrChange w:id="3183" w:author="Andrea del Nido García" w:date="2020-05-16T11:40:00Z">
                      <w:tcPr>
                        <w:tcW w:w="0" w:type="auto"/>
                        <w:hideMark/>
                      </w:tcPr>
                    </w:tcPrChange>
                  </w:tcPr>
                  <w:p w14:paraId="0E16B90C" w14:textId="77777777" w:rsidR="004937E5" w:rsidRDefault="004937E5">
                    <w:pPr>
                      <w:pStyle w:val="Bibliografa"/>
                      <w:rPr>
                        <w:noProof/>
                      </w:rPr>
                    </w:pPr>
                    <w:r>
                      <w:rPr>
                        <w:noProof/>
                      </w:rPr>
                      <w:t xml:space="preserve">A. Linux, «dnsmasq (Español),» 20 02 2020. [En línea]. </w:t>
                    </w:r>
                    <w:r w:rsidRPr="004937E5">
                      <w:rPr>
                        <w:noProof/>
                        <w:lang w:val="en-GB"/>
                        <w:rPrChange w:id="3184" w:author="Andrea del Nido García" w:date="2020-05-16T11:39:00Z">
                          <w:rPr>
                            <w:noProof/>
                          </w:rPr>
                        </w:rPrChange>
                      </w:rPr>
                      <w:t xml:space="preserve">Available: https://wiki.archlinux.org/index.php/Dnsmasq_(Espa%C3%B1ol). </w:t>
                    </w:r>
                    <w:r>
                      <w:rPr>
                        <w:noProof/>
                      </w:rPr>
                      <w:t>[Último acceso: 16 04 2020].</w:t>
                    </w:r>
                  </w:p>
                </w:tc>
              </w:tr>
              <w:tr w:rsidR="004937E5" w14:paraId="1A31AF1F" w14:textId="77777777" w:rsidTr="004937E5">
                <w:trPr>
                  <w:divId w:val="244190964"/>
                  <w:tblCellSpacing w:w="15" w:type="dxa"/>
                  <w:trPrChange w:id="3185" w:author="Andrea del Nido García" w:date="2020-05-16T11:40:00Z">
                    <w:trPr>
                      <w:divId w:val="244190964"/>
                      <w:tblCellSpacing w:w="15" w:type="dxa"/>
                    </w:trPr>
                  </w:trPrChange>
                </w:trPr>
                <w:tc>
                  <w:tcPr>
                    <w:tcW w:w="182" w:type="pct"/>
                    <w:hideMark/>
                    <w:tcPrChange w:id="3186" w:author="Andrea del Nido García" w:date="2020-05-16T11:40:00Z">
                      <w:tcPr>
                        <w:tcW w:w="50" w:type="pct"/>
                        <w:hideMark/>
                      </w:tcPr>
                    </w:tcPrChange>
                  </w:tcPr>
                  <w:p w14:paraId="761B8BDD" w14:textId="77777777" w:rsidR="004937E5" w:rsidRDefault="004937E5">
                    <w:pPr>
                      <w:pStyle w:val="Bibliografa"/>
                      <w:rPr>
                        <w:noProof/>
                      </w:rPr>
                    </w:pPr>
                    <w:r>
                      <w:rPr>
                        <w:noProof/>
                      </w:rPr>
                      <w:t xml:space="preserve">[29] </w:t>
                    </w:r>
                  </w:p>
                </w:tc>
                <w:tc>
                  <w:tcPr>
                    <w:tcW w:w="4772" w:type="pct"/>
                    <w:hideMark/>
                    <w:tcPrChange w:id="3187" w:author="Andrea del Nido García" w:date="2020-05-16T11:40:00Z">
                      <w:tcPr>
                        <w:tcW w:w="0" w:type="auto"/>
                        <w:hideMark/>
                      </w:tcPr>
                    </w:tcPrChange>
                  </w:tcPr>
                  <w:p w14:paraId="19D1A19C" w14:textId="77777777" w:rsidR="004937E5" w:rsidRDefault="004937E5">
                    <w:pPr>
                      <w:pStyle w:val="Bibliografa"/>
                      <w:rPr>
                        <w:noProof/>
                      </w:rPr>
                    </w:pPr>
                    <w:r>
                      <w:rPr>
                        <w:noProof/>
                      </w:rPr>
                      <w:t>Python, «os- Interfaces diversas del sistema operativo,» [En línea]. Available: https://docs.python.org/3/library/os.html. [Último acceso: 18 04 2020].</w:t>
                    </w:r>
                  </w:p>
                </w:tc>
              </w:tr>
              <w:tr w:rsidR="004937E5" w14:paraId="241A1287" w14:textId="77777777" w:rsidTr="004937E5">
                <w:trPr>
                  <w:divId w:val="244190964"/>
                  <w:tblCellSpacing w:w="15" w:type="dxa"/>
                  <w:trPrChange w:id="3188" w:author="Andrea del Nido García" w:date="2020-05-16T11:40:00Z">
                    <w:trPr>
                      <w:divId w:val="244190964"/>
                      <w:tblCellSpacing w:w="15" w:type="dxa"/>
                    </w:trPr>
                  </w:trPrChange>
                </w:trPr>
                <w:tc>
                  <w:tcPr>
                    <w:tcW w:w="182" w:type="pct"/>
                    <w:hideMark/>
                    <w:tcPrChange w:id="3189" w:author="Andrea del Nido García" w:date="2020-05-16T11:40:00Z">
                      <w:tcPr>
                        <w:tcW w:w="50" w:type="pct"/>
                        <w:hideMark/>
                      </w:tcPr>
                    </w:tcPrChange>
                  </w:tcPr>
                  <w:p w14:paraId="7F17FCBE" w14:textId="77777777" w:rsidR="004937E5" w:rsidRDefault="004937E5">
                    <w:pPr>
                      <w:pStyle w:val="Bibliografa"/>
                      <w:rPr>
                        <w:noProof/>
                      </w:rPr>
                    </w:pPr>
                    <w:r>
                      <w:rPr>
                        <w:noProof/>
                      </w:rPr>
                      <w:t xml:space="preserve">[30] </w:t>
                    </w:r>
                  </w:p>
                </w:tc>
                <w:tc>
                  <w:tcPr>
                    <w:tcW w:w="4772" w:type="pct"/>
                    <w:hideMark/>
                    <w:tcPrChange w:id="3190" w:author="Andrea del Nido García" w:date="2020-05-16T11:40:00Z">
                      <w:tcPr>
                        <w:tcW w:w="0" w:type="auto"/>
                        <w:hideMark/>
                      </w:tcPr>
                    </w:tcPrChange>
                  </w:tcPr>
                  <w:p w14:paraId="564805F9" w14:textId="77777777" w:rsidR="004937E5" w:rsidRDefault="004937E5">
                    <w:pPr>
                      <w:pStyle w:val="Bibliografa"/>
                      <w:rPr>
                        <w:noProof/>
                      </w:rPr>
                    </w:pPr>
                    <w:r>
                      <w:rPr>
                        <w:noProof/>
                      </w:rPr>
                      <w:t xml:space="preserve">Python, «csv- Lectura y escritura de archivos CSV,» [En línea]. </w:t>
                    </w:r>
                    <w:r w:rsidRPr="004937E5">
                      <w:rPr>
                        <w:noProof/>
                        <w:lang w:val="en-GB"/>
                        <w:rPrChange w:id="3191" w:author="Andrea del Nido García" w:date="2020-05-16T11:39:00Z">
                          <w:rPr>
                            <w:noProof/>
                          </w:rPr>
                        </w:rPrChange>
                      </w:rPr>
                      <w:t xml:space="preserve">Available: https://docs.python.org/3/library/csv.html?highlight=csv#module-csv. </w:t>
                    </w:r>
                    <w:r>
                      <w:rPr>
                        <w:noProof/>
                      </w:rPr>
                      <w:t>[Último acceso: 18 04 2020].</w:t>
                    </w:r>
                  </w:p>
                </w:tc>
              </w:tr>
              <w:tr w:rsidR="004937E5" w14:paraId="050FA2F2" w14:textId="77777777" w:rsidTr="004937E5">
                <w:trPr>
                  <w:divId w:val="244190964"/>
                  <w:tblCellSpacing w:w="15" w:type="dxa"/>
                  <w:trPrChange w:id="3192" w:author="Andrea del Nido García" w:date="2020-05-16T11:40:00Z">
                    <w:trPr>
                      <w:divId w:val="244190964"/>
                      <w:tblCellSpacing w:w="15" w:type="dxa"/>
                    </w:trPr>
                  </w:trPrChange>
                </w:trPr>
                <w:tc>
                  <w:tcPr>
                    <w:tcW w:w="182" w:type="pct"/>
                    <w:hideMark/>
                    <w:tcPrChange w:id="3193" w:author="Andrea del Nido García" w:date="2020-05-16T11:40:00Z">
                      <w:tcPr>
                        <w:tcW w:w="50" w:type="pct"/>
                        <w:hideMark/>
                      </w:tcPr>
                    </w:tcPrChange>
                  </w:tcPr>
                  <w:p w14:paraId="17457C31" w14:textId="77777777" w:rsidR="004937E5" w:rsidRDefault="004937E5">
                    <w:pPr>
                      <w:pStyle w:val="Bibliografa"/>
                      <w:rPr>
                        <w:noProof/>
                      </w:rPr>
                    </w:pPr>
                    <w:r>
                      <w:rPr>
                        <w:noProof/>
                      </w:rPr>
                      <w:t xml:space="preserve">[31] </w:t>
                    </w:r>
                  </w:p>
                </w:tc>
                <w:tc>
                  <w:tcPr>
                    <w:tcW w:w="4772" w:type="pct"/>
                    <w:hideMark/>
                    <w:tcPrChange w:id="3194" w:author="Andrea del Nido García" w:date="2020-05-16T11:40:00Z">
                      <w:tcPr>
                        <w:tcW w:w="0" w:type="auto"/>
                        <w:hideMark/>
                      </w:tcPr>
                    </w:tcPrChange>
                  </w:tcPr>
                  <w:p w14:paraId="5FBA31A6" w14:textId="77777777" w:rsidR="004937E5" w:rsidRDefault="004937E5">
                    <w:pPr>
                      <w:pStyle w:val="Bibliografa"/>
                      <w:rPr>
                        <w:noProof/>
                      </w:rPr>
                    </w:pPr>
                    <w:r>
                      <w:rPr>
                        <w:noProof/>
                      </w:rPr>
                      <w:t xml:space="preserve">A. Developers, «Acerca de los paquetes Android App Bundle,» [En línea]. </w:t>
                    </w:r>
                    <w:r w:rsidRPr="004937E5">
                      <w:rPr>
                        <w:noProof/>
                        <w:lang w:val="en-GB"/>
                        <w:rPrChange w:id="3195" w:author="Andrea del Nido García" w:date="2020-05-16T11:39:00Z">
                          <w:rPr>
                            <w:noProof/>
                          </w:rPr>
                        </w:rPrChange>
                      </w:rPr>
                      <w:t xml:space="preserve">Available: https://developer.android.com/guide/app-bundle?hl=es. </w:t>
                    </w:r>
                    <w:r>
                      <w:rPr>
                        <w:noProof/>
                      </w:rPr>
                      <w:t>[Último acceso: 28 04 2020].</w:t>
                    </w:r>
                  </w:p>
                </w:tc>
              </w:tr>
              <w:tr w:rsidR="004937E5" w14:paraId="7827028C" w14:textId="77777777" w:rsidTr="004937E5">
                <w:trPr>
                  <w:divId w:val="244190964"/>
                  <w:tblCellSpacing w:w="15" w:type="dxa"/>
                  <w:trPrChange w:id="3196" w:author="Andrea del Nido García" w:date="2020-05-16T11:40:00Z">
                    <w:trPr>
                      <w:divId w:val="244190964"/>
                      <w:tblCellSpacing w:w="15" w:type="dxa"/>
                    </w:trPr>
                  </w:trPrChange>
                </w:trPr>
                <w:tc>
                  <w:tcPr>
                    <w:tcW w:w="182" w:type="pct"/>
                    <w:hideMark/>
                    <w:tcPrChange w:id="3197" w:author="Andrea del Nido García" w:date="2020-05-16T11:40:00Z">
                      <w:tcPr>
                        <w:tcW w:w="50" w:type="pct"/>
                        <w:hideMark/>
                      </w:tcPr>
                    </w:tcPrChange>
                  </w:tcPr>
                  <w:p w14:paraId="43EAD822" w14:textId="77777777" w:rsidR="004937E5" w:rsidRDefault="004937E5">
                    <w:pPr>
                      <w:pStyle w:val="Bibliografa"/>
                      <w:rPr>
                        <w:noProof/>
                      </w:rPr>
                    </w:pPr>
                    <w:r>
                      <w:rPr>
                        <w:noProof/>
                      </w:rPr>
                      <w:t xml:space="preserve">[32] </w:t>
                    </w:r>
                  </w:p>
                </w:tc>
                <w:tc>
                  <w:tcPr>
                    <w:tcW w:w="4772" w:type="pct"/>
                    <w:hideMark/>
                    <w:tcPrChange w:id="3198" w:author="Andrea del Nido García" w:date="2020-05-16T11:40:00Z">
                      <w:tcPr>
                        <w:tcW w:w="0" w:type="auto"/>
                        <w:hideMark/>
                      </w:tcPr>
                    </w:tcPrChange>
                  </w:tcPr>
                  <w:p w14:paraId="23726F5D" w14:textId="77777777" w:rsidR="004937E5" w:rsidRDefault="004937E5">
                    <w:pPr>
                      <w:pStyle w:val="Bibliografa"/>
                      <w:rPr>
                        <w:noProof/>
                      </w:rPr>
                    </w:pPr>
                    <w:r>
                      <w:rPr>
                        <w:noProof/>
                      </w:rPr>
                      <w:t>«IBM Mobile Foundation,» 27 02 2020. [En línea]. Available: https://mobilefirstplatform.ibmcloud.com/tutorials/es/foundation/8.0/authentication-and-security/certificate-pinning/. [Último acceso: 08 03 2020].</w:t>
                    </w:r>
                  </w:p>
                </w:tc>
              </w:tr>
              <w:tr w:rsidR="004937E5" w14:paraId="597683E7" w14:textId="77777777" w:rsidTr="004937E5">
                <w:trPr>
                  <w:divId w:val="244190964"/>
                  <w:tblCellSpacing w:w="15" w:type="dxa"/>
                  <w:trPrChange w:id="3199" w:author="Andrea del Nido García" w:date="2020-05-16T11:40:00Z">
                    <w:trPr>
                      <w:divId w:val="244190964"/>
                      <w:tblCellSpacing w:w="15" w:type="dxa"/>
                    </w:trPr>
                  </w:trPrChange>
                </w:trPr>
                <w:tc>
                  <w:tcPr>
                    <w:tcW w:w="182" w:type="pct"/>
                    <w:hideMark/>
                    <w:tcPrChange w:id="3200" w:author="Andrea del Nido García" w:date="2020-05-16T11:40:00Z">
                      <w:tcPr>
                        <w:tcW w:w="50" w:type="pct"/>
                        <w:hideMark/>
                      </w:tcPr>
                    </w:tcPrChange>
                  </w:tcPr>
                  <w:p w14:paraId="0B99A4CE" w14:textId="77777777" w:rsidR="004937E5" w:rsidRDefault="004937E5">
                    <w:pPr>
                      <w:pStyle w:val="Bibliografa"/>
                      <w:rPr>
                        <w:noProof/>
                      </w:rPr>
                    </w:pPr>
                    <w:r>
                      <w:rPr>
                        <w:noProof/>
                      </w:rPr>
                      <w:t xml:space="preserve">[33] </w:t>
                    </w:r>
                  </w:p>
                </w:tc>
                <w:tc>
                  <w:tcPr>
                    <w:tcW w:w="4772" w:type="pct"/>
                    <w:hideMark/>
                    <w:tcPrChange w:id="3201" w:author="Andrea del Nido García" w:date="2020-05-16T11:40:00Z">
                      <w:tcPr>
                        <w:tcW w:w="0" w:type="auto"/>
                        <w:hideMark/>
                      </w:tcPr>
                    </w:tcPrChange>
                  </w:tcPr>
                  <w:p w14:paraId="205434B3" w14:textId="77777777" w:rsidR="004937E5" w:rsidRDefault="004937E5">
                    <w:pPr>
                      <w:pStyle w:val="Bibliografa"/>
                      <w:rPr>
                        <w:noProof/>
                      </w:rPr>
                    </w:pPr>
                    <w:r>
                      <w:rPr>
                        <w:noProof/>
                      </w:rPr>
                      <w:t>IconsMind, «IconsMind,» [En línea]. Available: https://iconsmind.com/. [Último acceso: 13 04 2020].</w:t>
                    </w:r>
                  </w:p>
                </w:tc>
              </w:tr>
              <w:tr w:rsidR="004937E5" w14:paraId="4B134CDB" w14:textId="77777777" w:rsidTr="004937E5">
                <w:trPr>
                  <w:divId w:val="244190964"/>
                  <w:tblCellSpacing w:w="15" w:type="dxa"/>
                  <w:trPrChange w:id="3202" w:author="Andrea del Nido García" w:date="2020-05-16T11:40:00Z">
                    <w:trPr>
                      <w:divId w:val="244190964"/>
                      <w:tblCellSpacing w:w="15" w:type="dxa"/>
                    </w:trPr>
                  </w:trPrChange>
                </w:trPr>
                <w:tc>
                  <w:tcPr>
                    <w:tcW w:w="182" w:type="pct"/>
                    <w:hideMark/>
                    <w:tcPrChange w:id="3203" w:author="Andrea del Nido García" w:date="2020-05-16T11:40:00Z">
                      <w:tcPr>
                        <w:tcW w:w="50" w:type="pct"/>
                        <w:hideMark/>
                      </w:tcPr>
                    </w:tcPrChange>
                  </w:tcPr>
                  <w:p w14:paraId="32AF1CB2" w14:textId="77777777" w:rsidR="004937E5" w:rsidRDefault="004937E5">
                    <w:pPr>
                      <w:pStyle w:val="Bibliografa"/>
                      <w:rPr>
                        <w:noProof/>
                      </w:rPr>
                    </w:pPr>
                    <w:r>
                      <w:rPr>
                        <w:noProof/>
                      </w:rPr>
                      <w:t xml:space="preserve">[34] </w:t>
                    </w:r>
                  </w:p>
                </w:tc>
                <w:tc>
                  <w:tcPr>
                    <w:tcW w:w="4772" w:type="pct"/>
                    <w:hideMark/>
                    <w:tcPrChange w:id="3204" w:author="Andrea del Nido García" w:date="2020-05-16T11:40:00Z">
                      <w:tcPr>
                        <w:tcW w:w="0" w:type="auto"/>
                        <w:hideMark/>
                      </w:tcPr>
                    </w:tcPrChange>
                  </w:tcPr>
                  <w:p w14:paraId="02ECA219" w14:textId="77777777" w:rsidR="004937E5" w:rsidRDefault="004937E5">
                    <w:pPr>
                      <w:pStyle w:val="Bibliografa"/>
                      <w:rPr>
                        <w:noProof/>
                      </w:rPr>
                    </w:pPr>
                    <w:r>
                      <w:rPr>
                        <w:noProof/>
                      </w:rPr>
                      <w:t>IconArchive, «IconArchive,» [En línea]. Available: http://www.iconarchive.com/show/outline-icons-by-iconsmind/Smartphone-4-icon.html. [Último acceso: 13 04 2020].</w:t>
                    </w:r>
                  </w:p>
                </w:tc>
              </w:tr>
              <w:tr w:rsidR="004937E5" w14:paraId="3FDE2B80" w14:textId="77777777" w:rsidTr="004937E5">
                <w:trPr>
                  <w:divId w:val="244190964"/>
                  <w:tblCellSpacing w:w="15" w:type="dxa"/>
                  <w:trPrChange w:id="3205" w:author="Andrea del Nido García" w:date="2020-05-16T11:40:00Z">
                    <w:trPr>
                      <w:divId w:val="244190964"/>
                      <w:tblCellSpacing w:w="15" w:type="dxa"/>
                    </w:trPr>
                  </w:trPrChange>
                </w:trPr>
                <w:tc>
                  <w:tcPr>
                    <w:tcW w:w="182" w:type="pct"/>
                    <w:hideMark/>
                    <w:tcPrChange w:id="3206" w:author="Andrea del Nido García" w:date="2020-05-16T11:40:00Z">
                      <w:tcPr>
                        <w:tcW w:w="50" w:type="pct"/>
                        <w:hideMark/>
                      </w:tcPr>
                    </w:tcPrChange>
                  </w:tcPr>
                  <w:p w14:paraId="3E785B1B" w14:textId="77777777" w:rsidR="004937E5" w:rsidRDefault="004937E5">
                    <w:pPr>
                      <w:pStyle w:val="Bibliografa"/>
                      <w:rPr>
                        <w:noProof/>
                      </w:rPr>
                    </w:pPr>
                    <w:r>
                      <w:rPr>
                        <w:noProof/>
                      </w:rPr>
                      <w:lastRenderedPageBreak/>
                      <w:t xml:space="preserve">[35] </w:t>
                    </w:r>
                  </w:p>
                </w:tc>
                <w:tc>
                  <w:tcPr>
                    <w:tcW w:w="4772" w:type="pct"/>
                    <w:hideMark/>
                    <w:tcPrChange w:id="3207" w:author="Andrea del Nido García" w:date="2020-05-16T11:40:00Z">
                      <w:tcPr>
                        <w:tcW w:w="0" w:type="auto"/>
                        <w:hideMark/>
                      </w:tcPr>
                    </w:tcPrChange>
                  </w:tcPr>
                  <w:p w14:paraId="2A4BFAB8" w14:textId="77777777" w:rsidR="004937E5" w:rsidRDefault="004937E5">
                    <w:pPr>
                      <w:pStyle w:val="Bibliografa"/>
                      <w:rPr>
                        <w:noProof/>
                      </w:rPr>
                    </w:pPr>
                    <w:r>
                      <w:rPr>
                        <w:noProof/>
                      </w:rPr>
                      <w:t>IconArchive, «IconArchive,» [En línea]. Available: http://www.iconarchive.com/show/papirus-devices-icons-by-papirus-team/network-server-icon.html. [Último acceso: 13 04 2020].</w:t>
                    </w:r>
                  </w:p>
                </w:tc>
              </w:tr>
              <w:tr w:rsidR="004937E5" w14:paraId="4869F91C" w14:textId="77777777" w:rsidTr="004937E5">
                <w:trPr>
                  <w:divId w:val="244190964"/>
                  <w:tblCellSpacing w:w="15" w:type="dxa"/>
                  <w:trPrChange w:id="3208" w:author="Andrea del Nido García" w:date="2020-05-16T11:40:00Z">
                    <w:trPr>
                      <w:divId w:val="244190964"/>
                      <w:tblCellSpacing w:w="15" w:type="dxa"/>
                    </w:trPr>
                  </w:trPrChange>
                </w:trPr>
                <w:tc>
                  <w:tcPr>
                    <w:tcW w:w="182" w:type="pct"/>
                    <w:hideMark/>
                    <w:tcPrChange w:id="3209" w:author="Andrea del Nido García" w:date="2020-05-16T11:40:00Z">
                      <w:tcPr>
                        <w:tcW w:w="50" w:type="pct"/>
                        <w:hideMark/>
                      </w:tcPr>
                    </w:tcPrChange>
                  </w:tcPr>
                  <w:p w14:paraId="4937B25A" w14:textId="77777777" w:rsidR="004937E5" w:rsidRDefault="004937E5">
                    <w:pPr>
                      <w:pStyle w:val="Bibliografa"/>
                      <w:rPr>
                        <w:noProof/>
                      </w:rPr>
                    </w:pPr>
                    <w:r>
                      <w:rPr>
                        <w:noProof/>
                      </w:rPr>
                      <w:t xml:space="preserve">[36] </w:t>
                    </w:r>
                  </w:p>
                </w:tc>
                <w:tc>
                  <w:tcPr>
                    <w:tcW w:w="4772" w:type="pct"/>
                    <w:hideMark/>
                    <w:tcPrChange w:id="3210" w:author="Andrea del Nido García" w:date="2020-05-16T11:40:00Z">
                      <w:tcPr>
                        <w:tcW w:w="0" w:type="auto"/>
                        <w:hideMark/>
                      </w:tcPr>
                    </w:tcPrChange>
                  </w:tcPr>
                  <w:p w14:paraId="78C21343" w14:textId="77777777" w:rsidR="004937E5" w:rsidRDefault="004937E5">
                    <w:pPr>
                      <w:pStyle w:val="Bibliografa"/>
                      <w:rPr>
                        <w:noProof/>
                      </w:rPr>
                    </w:pPr>
                    <w:r>
                      <w:rPr>
                        <w:noProof/>
                      </w:rPr>
                      <w:t>Freepik, «Freepik,» [En línea]. Available: https://www.freepik.com/free-icon/login-password_870212.htm#page=1&amp;query=login&amp;position=0. [Último acceso: 13 04 2020].</w:t>
                    </w:r>
                  </w:p>
                </w:tc>
              </w:tr>
              <w:tr w:rsidR="004937E5" w14:paraId="6BA02FCB" w14:textId="77777777" w:rsidTr="004937E5">
                <w:trPr>
                  <w:divId w:val="244190964"/>
                  <w:tblCellSpacing w:w="15" w:type="dxa"/>
                  <w:trPrChange w:id="3211" w:author="Andrea del Nido García" w:date="2020-05-16T11:40:00Z">
                    <w:trPr>
                      <w:divId w:val="244190964"/>
                      <w:tblCellSpacing w:w="15" w:type="dxa"/>
                    </w:trPr>
                  </w:trPrChange>
                </w:trPr>
                <w:tc>
                  <w:tcPr>
                    <w:tcW w:w="182" w:type="pct"/>
                    <w:hideMark/>
                    <w:tcPrChange w:id="3212" w:author="Andrea del Nido García" w:date="2020-05-16T11:40:00Z">
                      <w:tcPr>
                        <w:tcW w:w="50" w:type="pct"/>
                        <w:hideMark/>
                      </w:tcPr>
                    </w:tcPrChange>
                  </w:tcPr>
                  <w:p w14:paraId="2486861C" w14:textId="77777777" w:rsidR="004937E5" w:rsidRDefault="004937E5">
                    <w:pPr>
                      <w:pStyle w:val="Bibliografa"/>
                      <w:rPr>
                        <w:noProof/>
                      </w:rPr>
                    </w:pPr>
                    <w:r>
                      <w:rPr>
                        <w:noProof/>
                      </w:rPr>
                      <w:t xml:space="preserve">[37] </w:t>
                    </w:r>
                  </w:p>
                </w:tc>
                <w:tc>
                  <w:tcPr>
                    <w:tcW w:w="4772" w:type="pct"/>
                    <w:hideMark/>
                    <w:tcPrChange w:id="3213" w:author="Andrea del Nido García" w:date="2020-05-16T11:40:00Z">
                      <w:tcPr>
                        <w:tcW w:w="0" w:type="auto"/>
                        <w:hideMark/>
                      </w:tcPr>
                    </w:tcPrChange>
                  </w:tcPr>
                  <w:p w14:paraId="57D398F7" w14:textId="77777777" w:rsidR="004937E5" w:rsidRDefault="004937E5">
                    <w:pPr>
                      <w:pStyle w:val="Bibliografa"/>
                      <w:rPr>
                        <w:noProof/>
                      </w:rPr>
                    </w:pPr>
                    <w:r w:rsidRPr="004937E5">
                      <w:rPr>
                        <w:noProof/>
                        <w:lang w:val="en-GB"/>
                        <w:rPrChange w:id="3214" w:author="Andrea del Nido García" w:date="2020-05-16T11:39:00Z">
                          <w:rPr>
                            <w:noProof/>
                          </w:rPr>
                        </w:rPrChange>
                      </w:rPr>
                      <w:t xml:space="preserve">Freepik, «Freepik,» [En línea]. Available: freepik.com/free-icon/login_863353.htm#page=1&amp;query=login&amp;position=8. </w:t>
                    </w:r>
                    <w:r>
                      <w:rPr>
                        <w:noProof/>
                      </w:rPr>
                      <w:t>[Último acceso: 13 04 2020].</w:t>
                    </w:r>
                  </w:p>
                </w:tc>
              </w:tr>
              <w:tr w:rsidR="004937E5" w14:paraId="22D35E7F" w14:textId="77777777" w:rsidTr="004937E5">
                <w:trPr>
                  <w:divId w:val="244190964"/>
                  <w:tblCellSpacing w:w="15" w:type="dxa"/>
                  <w:trPrChange w:id="3215" w:author="Andrea del Nido García" w:date="2020-05-16T11:40:00Z">
                    <w:trPr>
                      <w:divId w:val="244190964"/>
                      <w:tblCellSpacing w:w="15" w:type="dxa"/>
                    </w:trPr>
                  </w:trPrChange>
                </w:trPr>
                <w:tc>
                  <w:tcPr>
                    <w:tcW w:w="182" w:type="pct"/>
                    <w:hideMark/>
                    <w:tcPrChange w:id="3216" w:author="Andrea del Nido García" w:date="2020-05-16T11:40:00Z">
                      <w:tcPr>
                        <w:tcW w:w="50" w:type="pct"/>
                        <w:hideMark/>
                      </w:tcPr>
                    </w:tcPrChange>
                  </w:tcPr>
                  <w:p w14:paraId="7B566672" w14:textId="77777777" w:rsidR="004937E5" w:rsidRDefault="004937E5">
                    <w:pPr>
                      <w:pStyle w:val="Bibliografa"/>
                      <w:rPr>
                        <w:noProof/>
                      </w:rPr>
                    </w:pPr>
                    <w:r>
                      <w:rPr>
                        <w:noProof/>
                      </w:rPr>
                      <w:t xml:space="preserve">[38] </w:t>
                    </w:r>
                  </w:p>
                </w:tc>
                <w:tc>
                  <w:tcPr>
                    <w:tcW w:w="4772" w:type="pct"/>
                    <w:hideMark/>
                    <w:tcPrChange w:id="3217" w:author="Andrea del Nido García" w:date="2020-05-16T11:40:00Z">
                      <w:tcPr>
                        <w:tcW w:w="0" w:type="auto"/>
                        <w:hideMark/>
                      </w:tcPr>
                    </w:tcPrChange>
                  </w:tcPr>
                  <w:p w14:paraId="3CA50C3D" w14:textId="77777777" w:rsidR="004937E5" w:rsidRDefault="004937E5">
                    <w:pPr>
                      <w:pStyle w:val="Bibliografa"/>
                      <w:rPr>
                        <w:noProof/>
                      </w:rPr>
                    </w:pPr>
                    <w:r>
                      <w:rPr>
                        <w:noProof/>
                      </w:rPr>
                      <w:t>Freepik, «Freepik,» [En línea]. Available: https://www.freepik.com/free-icon/database_873831.htm#page=1&amp;query=server&amp;position=13. [Último acceso: 13 04 2020].</w:t>
                    </w:r>
                  </w:p>
                </w:tc>
              </w:tr>
              <w:tr w:rsidR="004937E5" w14:paraId="1680C9C5" w14:textId="77777777" w:rsidTr="004937E5">
                <w:trPr>
                  <w:divId w:val="244190964"/>
                  <w:tblCellSpacing w:w="15" w:type="dxa"/>
                  <w:trPrChange w:id="3218" w:author="Andrea del Nido García" w:date="2020-05-16T11:40:00Z">
                    <w:trPr>
                      <w:divId w:val="244190964"/>
                      <w:tblCellSpacing w:w="15" w:type="dxa"/>
                    </w:trPr>
                  </w:trPrChange>
                </w:trPr>
                <w:tc>
                  <w:tcPr>
                    <w:tcW w:w="182" w:type="pct"/>
                    <w:hideMark/>
                    <w:tcPrChange w:id="3219" w:author="Andrea del Nido García" w:date="2020-05-16T11:40:00Z">
                      <w:tcPr>
                        <w:tcW w:w="50" w:type="pct"/>
                        <w:hideMark/>
                      </w:tcPr>
                    </w:tcPrChange>
                  </w:tcPr>
                  <w:p w14:paraId="21DCFBEA" w14:textId="77777777" w:rsidR="004937E5" w:rsidRDefault="004937E5">
                    <w:pPr>
                      <w:pStyle w:val="Bibliografa"/>
                      <w:rPr>
                        <w:noProof/>
                      </w:rPr>
                    </w:pPr>
                    <w:r>
                      <w:rPr>
                        <w:noProof/>
                      </w:rPr>
                      <w:t xml:space="preserve">[39] </w:t>
                    </w:r>
                  </w:p>
                </w:tc>
                <w:tc>
                  <w:tcPr>
                    <w:tcW w:w="4772" w:type="pct"/>
                    <w:hideMark/>
                    <w:tcPrChange w:id="3220" w:author="Andrea del Nido García" w:date="2020-05-16T11:40:00Z">
                      <w:tcPr>
                        <w:tcW w:w="0" w:type="auto"/>
                        <w:hideMark/>
                      </w:tcPr>
                    </w:tcPrChange>
                  </w:tcPr>
                  <w:p w14:paraId="35B90851" w14:textId="77777777" w:rsidR="004937E5" w:rsidRDefault="004937E5">
                    <w:pPr>
                      <w:pStyle w:val="Bibliografa"/>
                      <w:rPr>
                        <w:noProof/>
                      </w:rPr>
                    </w:pPr>
                    <w:r>
                      <w:rPr>
                        <w:noProof/>
                      </w:rPr>
                      <w:t>Icons8, «Icons8,» [En línea]. Available: https://icons8.com/icons/set/hi-tech. [Último acceso: 13 04 2020].</w:t>
                    </w:r>
                  </w:p>
                </w:tc>
              </w:tr>
              <w:tr w:rsidR="004937E5" w14:paraId="6673DB83" w14:textId="77777777" w:rsidTr="004937E5">
                <w:trPr>
                  <w:divId w:val="244190964"/>
                  <w:tblCellSpacing w:w="15" w:type="dxa"/>
                  <w:trPrChange w:id="3221" w:author="Andrea del Nido García" w:date="2020-05-16T11:40:00Z">
                    <w:trPr>
                      <w:divId w:val="244190964"/>
                      <w:tblCellSpacing w:w="15" w:type="dxa"/>
                    </w:trPr>
                  </w:trPrChange>
                </w:trPr>
                <w:tc>
                  <w:tcPr>
                    <w:tcW w:w="182" w:type="pct"/>
                    <w:hideMark/>
                    <w:tcPrChange w:id="3222" w:author="Andrea del Nido García" w:date="2020-05-16T11:40:00Z">
                      <w:tcPr>
                        <w:tcW w:w="50" w:type="pct"/>
                        <w:hideMark/>
                      </w:tcPr>
                    </w:tcPrChange>
                  </w:tcPr>
                  <w:p w14:paraId="65C942D6" w14:textId="77777777" w:rsidR="004937E5" w:rsidRDefault="004937E5">
                    <w:pPr>
                      <w:pStyle w:val="Bibliografa"/>
                      <w:rPr>
                        <w:noProof/>
                      </w:rPr>
                    </w:pPr>
                    <w:r>
                      <w:rPr>
                        <w:noProof/>
                      </w:rPr>
                      <w:t xml:space="preserve">[40] </w:t>
                    </w:r>
                  </w:p>
                </w:tc>
                <w:tc>
                  <w:tcPr>
                    <w:tcW w:w="4772" w:type="pct"/>
                    <w:hideMark/>
                    <w:tcPrChange w:id="3223" w:author="Andrea del Nido García" w:date="2020-05-16T11:40:00Z">
                      <w:tcPr>
                        <w:tcW w:w="0" w:type="auto"/>
                        <w:hideMark/>
                      </w:tcPr>
                    </w:tcPrChange>
                  </w:tcPr>
                  <w:p w14:paraId="7515F563" w14:textId="77777777" w:rsidR="004937E5" w:rsidRDefault="004937E5">
                    <w:pPr>
                      <w:pStyle w:val="Bibliografa"/>
                      <w:rPr>
                        <w:noProof/>
                      </w:rPr>
                    </w:pPr>
                    <w:r>
                      <w:rPr>
                        <w:noProof/>
                      </w:rPr>
                      <w:t>FreeIconsPNG, «FreeIconsPNG,» [En línea]. Available: https://www.freeiconspng.com/images/site-internet-icon. [Último acceso: 13 04 2020].</w:t>
                    </w:r>
                  </w:p>
                </w:tc>
              </w:tr>
              <w:tr w:rsidR="004937E5" w14:paraId="608B9D17" w14:textId="77777777" w:rsidTr="004937E5">
                <w:trPr>
                  <w:divId w:val="244190964"/>
                  <w:tblCellSpacing w:w="15" w:type="dxa"/>
                  <w:trPrChange w:id="3224" w:author="Andrea del Nido García" w:date="2020-05-16T11:40:00Z">
                    <w:trPr>
                      <w:divId w:val="244190964"/>
                      <w:tblCellSpacing w:w="15" w:type="dxa"/>
                    </w:trPr>
                  </w:trPrChange>
                </w:trPr>
                <w:tc>
                  <w:tcPr>
                    <w:tcW w:w="182" w:type="pct"/>
                    <w:hideMark/>
                    <w:tcPrChange w:id="3225" w:author="Andrea del Nido García" w:date="2020-05-16T11:40:00Z">
                      <w:tcPr>
                        <w:tcW w:w="50" w:type="pct"/>
                        <w:hideMark/>
                      </w:tcPr>
                    </w:tcPrChange>
                  </w:tcPr>
                  <w:p w14:paraId="05B916DF" w14:textId="77777777" w:rsidR="004937E5" w:rsidRDefault="004937E5">
                    <w:pPr>
                      <w:pStyle w:val="Bibliografa"/>
                      <w:rPr>
                        <w:noProof/>
                      </w:rPr>
                    </w:pPr>
                    <w:r>
                      <w:rPr>
                        <w:noProof/>
                      </w:rPr>
                      <w:t xml:space="preserve">[41] </w:t>
                    </w:r>
                  </w:p>
                </w:tc>
                <w:tc>
                  <w:tcPr>
                    <w:tcW w:w="4772" w:type="pct"/>
                    <w:hideMark/>
                    <w:tcPrChange w:id="3226" w:author="Andrea del Nido García" w:date="2020-05-16T11:40:00Z">
                      <w:tcPr>
                        <w:tcW w:w="0" w:type="auto"/>
                        <w:hideMark/>
                      </w:tcPr>
                    </w:tcPrChange>
                  </w:tcPr>
                  <w:p w14:paraId="28AF1A2B" w14:textId="77777777" w:rsidR="004937E5" w:rsidRDefault="004937E5">
                    <w:pPr>
                      <w:pStyle w:val="Bibliografa"/>
                      <w:rPr>
                        <w:noProof/>
                      </w:rPr>
                    </w:pPr>
                    <w:r>
                      <w:rPr>
                        <w:noProof/>
                      </w:rPr>
                      <w:t>L. Download, «Logos Download,» [En línea]. Available: https://logos-download.com/9688-docker-logo-download.html. [Último acceso: 13 04 2020].</w:t>
                    </w:r>
                  </w:p>
                </w:tc>
              </w:tr>
              <w:tr w:rsidR="004937E5" w14:paraId="0466C750" w14:textId="77777777" w:rsidTr="004937E5">
                <w:trPr>
                  <w:divId w:val="244190964"/>
                  <w:tblCellSpacing w:w="15" w:type="dxa"/>
                  <w:trPrChange w:id="3227" w:author="Andrea del Nido García" w:date="2020-05-16T11:40:00Z">
                    <w:trPr>
                      <w:divId w:val="244190964"/>
                      <w:tblCellSpacing w:w="15" w:type="dxa"/>
                    </w:trPr>
                  </w:trPrChange>
                </w:trPr>
                <w:tc>
                  <w:tcPr>
                    <w:tcW w:w="182" w:type="pct"/>
                    <w:hideMark/>
                    <w:tcPrChange w:id="3228" w:author="Andrea del Nido García" w:date="2020-05-16T11:40:00Z">
                      <w:tcPr>
                        <w:tcW w:w="50" w:type="pct"/>
                        <w:hideMark/>
                      </w:tcPr>
                    </w:tcPrChange>
                  </w:tcPr>
                  <w:p w14:paraId="67166168" w14:textId="77777777" w:rsidR="004937E5" w:rsidRDefault="004937E5">
                    <w:pPr>
                      <w:pStyle w:val="Bibliografa"/>
                      <w:rPr>
                        <w:noProof/>
                      </w:rPr>
                    </w:pPr>
                    <w:r>
                      <w:rPr>
                        <w:noProof/>
                      </w:rPr>
                      <w:t xml:space="preserve">[42] </w:t>
                    </w:r>
                  </w:p>
                </w:tc>
                <w:tc>
                  <w:tcPr>
                    <w:tcW w:w="4772" w:type="pct"/>
                    <w:hideMark/>
                    <w:tcPrChange w:id="3229" w:author="Andrea del Nido García" w:date="2020-05-16T11:40:00Z">
                      <w:tcPr>
                        <w:tcW w:w="0" w:type="auto"/>
                        <w:hideMark/>
                      </w:tcPr>
                    </w:tcPrChange>
                  </w:tcPr>
                  <w:p w14:paraId="60A3BBC1" w14:textId="77777777" w:rsidR="004937E5" w:rsidRDefault="004937E5">
                    <w:pPr>
                      <w:pStyle w:val="Bibliografa"/>
                      <w:rPr>
                        <w:noProof/>
                      </w:rPr>
                    </w:pPr>
                    <w:r>
                      <w:rPr>
                        <w:noProof/>
                      </w:rPr>
                      <w:t>A. Studio, «Android developers adb,» [En línea]. Available: https://developer.android.com/studio/command-line/adb. [Último acceso: 13 04 2020].</w:t>
                    </w:r>
                  </w:p>
                </w:tc>
              </w:tr>
              <w:tr w:rsidR="004937E5" w14:paraId="66B22631" w14:textId="77777777" w:rsidTr="004937E5">
                <w:trPr>
                  <w:divId w:val="244190964"/>
                  <w:tblCellSpacing w:w="15" w:type="dxa"/>
                  <w:trPrChange w:id="3230" w:author="Andrea del Nido García" w:date="2020-05-16T11:40:00Z">
                    <w:trPr>
                      <w:divId w:val="244190964"/>
                      <w:tblCellSpacing w:w="15" w:type="dxa"/>
                    </w:trPr>
                  </w:trPrChange>
                </w:trPr>
                <w:tc>
                  <w:tcPr>
                    <w:tcW w:w="182" w:type="pct"/>
                    <w:hideMark/>
                    <w:tcPrChange w:id="3231" w:author="Andrea del Nido García" w:date="2020-05-16T11:40:00Z">
                      <w:tcPr>
                        <w:tcW w:w="50" w:type="pct"/>
                        <w:hideMark/>
                      </w:tcPr>
                    </w:tcPrChange>
                  </w:tcPr>
                  <w:p w14:paraId="75F906A0" w14:textId="77777777" w:rsidR="004937E5" w:rsidRDefault="004937E5">
                    <w:pPr>
                      <w:pStyle w:val="Bibliografa"/>
                      <w:rPr>
                        <w:noProof/>
                      </w:rPr>
                    </w:pPr>
                    <w:r>
                      <w:rPr>
                        <w:noProof/>
                      </w:rPr>
                      <w:t xml:space="preserve">[43] </w:t>
                    </w:r>
                  </w:p>
                </w:tc>
                <w:tc>
                  <w:tcPr>
                    <w:tcW w:w="4772" w:type="pct"/>
                    <w:hideMark/>
                    <w:tcPrChange w:id="3232" w:author="Andrea del Nido García" w:date="2020-05-16T11:40:00Z">
                      <w:tcPr>
                        <w:tcW w:w="0" w:type="auto"/>
                        <w:hideMark/>
                      </w:tcPr>
                    </w:tcPrChange>
                  </w:tcPr>
                  <w:p w14:paraId="6D801BA9" w14:textId="77777777" w:rsidR="004937E5" w:rsidRDefault="004937E5">
                    <w:pPr>
                      <w:pStyle w:val="Bibliografa"/>
                      <w:rPr>
                        <w:noProof/>
                      </w:rPr>
                    </w:pPr>
                    <w:r>
                      <w:rPr>
                        <w:noProof/>
                      </w:rPr>
                      <w:t>VectorStock, «JSON,» [En línea]. Available: https://www.vectorstock.com/royalty-free-vector/json-file-document-icon-vector-24684476. [Último acceso: 16 04 2020].</w:t>
                    </w:r>
                  </w:p>
                </w:tc>
              </w:tr>
              <w:tr w:rsidR="004937E5" w14:paraId="3F5FE436" w14:textId="77777777" w:rsidTr="004937E5">
                <w:trPr>
                  <w:divId w:val="244190964"/>
                  <w:tblCellSpacing w:w="15" w:type="dxa"/>
                  <w:trPrChange w:id="3233" w:author="Andrea del Nido García" w:date="2020-05-16T11:40:00Z">
                    <w:trPr>
                      <w:divId w:val="244190964"/>
                      <w:tblCellSpacing w:w="15" w:type="dxa"/>
                    </w:trPr>
                  </w:trPrChange>
                </w:trPr>
                <w:tc>
                  <w:tcPr>
                    <w:tcW w:w="182" w:type="pct"/>
                    <w:hideMark/>
                    <w:tcPrChange w:id="3234" w:author="Andrea del Nido García" w:date="2020-05-16T11:40:00Z">
                      <w:tcPr>
                        <w:tcW w:w="50" w:type="pct"/>
                        <w:hideMark/>
                      </w:tcPr>
                    </w:tcPrChange>
                  </w:tcPr>
                  <w:p w14:paraId="5B70131F" w14:textId="77777777" w:rsidR="004937E5" w:rsidRDefault="004937E5">
                    <w:pPr>
                      <w:pStyle w:val="Bibliografa"/>
                      <w:rPr>
                        <w:noProof/>
                      </w:rPr>
                    </w:pPr>
                    <w:r>
                      <w:rPr>
                        <w:noProof/>
                      </w:rPr>
                      <w:t xml:space="preserve">[44] </w:t>
                    </w:r>
                  </w:p>
                </w:tc>
                <w:tc>
                  <w:tcPr>
                    <w:tcW w:w="4772" w:type="pct"/>
                    <w:hideMark/>
                    <w:tcPrChange w:id="3235" w:author="Andrea del Nido García" w:date="2020-05-16T11:40:00Z">
                      <w:tcPr>
                        <w:tcW w:w="0" w:type="auto"/>
                        <w:hideMark/>
                      </w:tcPr>
                    </w:tcPrChange>
                  </w:tcPr>
                  <w:p w14:paraId="759A669F" w14:textId="77777777" w:rsidR="004937E5" w:rsidRDefault="004937E5">
                    <w:pPr>
                      <w:pStyle w:val="Bibliografa"/>
                      <w:rPr>
                        <w:noProof/>
                      </w:rPr>
                    </w:pPr>
                    <w:r>
                      <w:rPr>
                        <w:noProof/>
                      </w:rPr>
                      <w:t>ICONSHOP, «CSV,» [En línea]. Available: https://freeiconshop.com/icon/csv-file-icon-outline/. [Último acceso: 16 04 2020].</w:t>
                    </w:r>
                  </w:p>
                </w:tc>
              </w:tr>
            </w:tbl>
            <w:p w14:paraId="5CC2CE99" w14:textId="77777777" w:rsidR="004937E5" w:rsidRDefault="004937E5">
              <w:pPr>
                <w:divId w:val="244190964"/>
                <w:rPr>
                  <w:rFonts w:eastAsia="Times New Roman"/>
                  <w:noProof/>
                </w:rPr>
              </w:pPr>
            </w:p>
            <w:p w14:paraId="557AACA4" w14:textId="502098EA" w:rsidR="00AC3387" w:rsidRDefault="00AC3387">
              <w:pPr>
                <w:ind w:firstLine="0"/>
              </w:pPr>
              <w:r>
                <w:rPr>
                  <w:b/>
                  <w:bCs/>
                </w:rPr>
                <w:fldChar w:fldCharType="end"/>
              </w:r>
            </w:p>
          </w:sdtContent>
        </w:sdt>
      </w:sdtContent>
    </w:sdt>
    <w:p w14:paraId="7A152302" w14:textId="2B37576C" w:rsidR="00F73044" w:rsidRPr="00003B0C" w:rsidRDefault="00F73044">
      <w:pPr>
        <w:pStyle w:val="Referencias"/>
        <w:numPr>
          <w:ilvl w:val="0"/>
          <w:numId w:val="0"/>
        </w:numPr>
        <w:ind w:left="993" w:hanging="993"/>
        <w:rPr>
          <w:lang w:val="es-ES"/>
        </w:rPr>
      </w:pPr>
    </w:p>
    <w:sectPr w:rsidR="00F73044" w:rsidRPr="00003B0C" w:rsidSect="00DE4E32">
      <w:type w:val="oddPage"/>
      <w:pgSz w:w="11906" w:h="16838"/>
      <w:pgMar w:top="1417" w:right="1701" w:bottom="1417"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0" w:author="jm.delalamo@upm.es" w:date="2020-05-14T13:55:00Z" w:initials="j">
    <w:p w14:paraId="72D9ADE0" w14:textId="77777777" w:rsidR="007D13AF" w:rsidRDefault="007D13AF">
      <w:pPr>
        <w:pStyle w:val="Textocomentario"/>
      </w:pPr>
      <w:r>
        <w:rPr>
          <w:rStyle w:val="Refdecomentario"/>
        </w:rPr>
        <w:annotationRef/>
      </w:r>
      <w:r>
        <w:t xml:space="preserve">El resumen tiene que mejorar el posicionamiento del trabajo. La parte de contexto (móviles, datos personales y uso de </w:t>
      </w:r>
      <w:proofErr w:type="spellStart"/>
      <w:r>
        <w:t>losmismos</w:t>
      </w:r>
      <w:proofErr w:type="spellEnd"/>
      <w:r>
        <w:t xml:space="preserve"> por las apps) me parece correcto. La última parte (problema que se resuelve y solución que se propone) no me parecen tan claros.</w:t>
      </w:r>
    </w:p>
    <w:p w14:paraId="0B1697F7" w14:textId="77777777" w:rsidR="007D13AF" w:rsidRDefault="007D13AF">
      <w:pPr>
        <w:pStyle w:val="Textocomentario"/>
      </w:pPr>
      <w:r>
        <w:t xml:space="preserve">Problema: Queremos conocer lo que hacen las apps con los datos personales, pero vemos que las </w:t>
      </w:r>
      <w:proofErr w:type="spellStart"/>
      <w:r>
        <w:t>ocmunicaciones</w:t>
      </w:r>
      <w:proofErr w:type="spellEnd"/>
      <w:r>
        <w:t xml:space="preserve"> van cifradas, lo que hace difícil conocer si están filtrando datos personales.</w:t>
      </w:r>
    </w:p>
    <w:p w14:paraId="58A12AFB" w14:textId="77777777" w:rsidR="007D13AF" w:rsidRDefault="007D13AF">
      <w:pPr>
        <w:pStyle w:val="Textocomentario"/>
      </w:pPr>
      <w:r>
        <w:t>Solución: Vamos a desarrollar mecanismos que faciliten la auditoría de tráfico cifrado en un entorno de laboratorio.</w:t>
      </w:r>
    </w:p>
    <w:p w14:paraId="56BD7645" w14:textId="50BF5EB5" w:rsidR="007D13AF" w:rsidRDefault="007D13AF">
      <w:pPr>
        <w:pStyle w:val="Textocomentario"/>
      </w:pPr>
    </w:p>
  </w:comment>
  <w:comment w:id="44" w:author="jm.delalamo@upm.es" w:date="2020-05-14T13:58:00Z" w:initials="j">
    <w:p w14:paraId="7536FFDC" w14:textId="524974DE" w:rsidR="007D13AF" w:rsidRDefault="007D13AF">
      <w:pPr>
        <w:pStyle w:val="Textocomentario"/>
      </w:pPr>
      <w:r>
        <w:rPr>
          <w:rStyle w:val="Refdecomentario"/>
        </w:rPr>
        <w:annotationRef/>
      </w:r>
      <w:r>
        <w:t>Normalmente la numeración de las páginas empieza en la sección 1. Eso te ayudará a no pasarte de las 50 páginas de la memoria.</w:t>
      </w:r>
    </w:p>
  </w:comment>
  <w:comment w:id="208" w:author="jm.delalamo@upm.es" w:date="2020-05-14T15:18:00Z" w:initials="j">
    <w:p w14:paraId="38572B62" w14:textId="20C752D9" w:rsidR="007D13AF" w:rsidRDefault="007D13AF">
      <w:pPr>
        <w:pStyle w:val="Textocomentario"/>
      </w:pPr>
      <w:r>
        <w:rPr>
          <w:rStyle w:val="Refdecomentario"/>
        </w:rPr>
        <w:annotationRef/>
      </w:r>
      <w:r>
        <w:t xml:space="preserve">Tal vez </w:t>
      </w:r>
      <w:proofErr w:type="spellStart"/>
      <w:r>
        <w:t>ordenaria</w:t>
      </w:r>
      <w:proofErr w:type="spellEnd"/>
      <w:r>
        <w:t xml:space="preserve"> las definiciones para que aparezcan según se necesitan. Por ejemplo, Ataques </w:t>
      </w:r>
      <w:proofErr w:type="spellStart"/>
      <w:r>
        <w:t>MitM</w:t>
      </w:r>
      <w:proofErr w:type="spellEnd"/>
      <w:r>
        <w:t xml:space="preserve"> debería ir antes de HTTPS, ya que en la descripción del último se menciona </w:t>
      </w:r>
      <w:proofErr w:type="spellStart"/>
      <w:r>
        <w:t>MitM</w:t>
      </w:r>
      <w:proofErr w:type="spellEnd"/>
      <w:r>
        <w:t>.</w:t>
      </w:r>
    </w:p>
  </w:comment>
  <w:comment w:id="305" w:author="jm.delalamo@upm.es" w:date="2020-04-21T11:10:00Z" w:initials="j">
    <w:p w14:paraId="39ADB937" w14:textId="77777777" w:rsidR="007D13AF" w:rsidRDefault="007D13AF">
      <w:pPr>
        <w:pStyle w:val="Textocomentario"/>
      </w:pPr>
      <w:r>
        <w:rPr>
          <w:rStyle w:val="Refdecomentario"/>
        </w:rPr>
        <w:annotationRef/>
      </w:r>
      <w:r>
        <w:t>Hay que situar mejor el contexto y la motivación del trabajo:</w:t>
      </w:r>
    </w:p>
    <w:p w14:paraId="70D53019" w14:textId="77777777" w:rsidR="007D13AF" w:rsidRDefault="007D13AF">
      <w:pPr>
        <w:pStyle w:val="Textocomentario"/>
      </w:pPr>
      <w:r>
        <w:t xml:space="preserve"> -</w:t>
      </w:r>
      <w:proofErr w:type="gramStart"/>
      <w:r>
        <w:t>Las app</w:t>
      </w:r>
      <w:proofErr w:type="gramEnd"/>
      <w:r>
        <w:t xml:space="preserve"> manejan mucha </w:t>
      </w:r>
      <w:proofErr w:type="spellStart"/>
      <w:r>
        <w:t>info</w:t>
      </w:r>
      <w:proofErr w:type="spellEnd"/>
      <w:r>
        <w:t xml:space="preserve"> personal, y la literatura nos dice que muchas veces la usan en contra de la privacidad del usuario.</w:t>
      </w:r>
    </w:p>
    <w:p w14:paraId="6D024E02" w14:textId="793C1F62" w:rsidR="007D13AF" w:rsidRDefault="007D13AF">
      <w:pPr>
        <w:pStyle w:val="Textocomentario"/>
      </w:pPr>
      <w:r>
        <w:t xml:space="preserve"> -Queremos auditar el tráfico de apps para ver qué hacen con la </w:t>
      </w:r>
      <w:proofErr w:type="spellStart"/>
      <w:r>
        <w:t>info</w:t>
      </w:r>
      <w:proofErr w:type="spellEnd"/>
      <w:r>
        <w:t xml:space="preserve"> personal, pero nos encontramos con que las comunicaciones van cifradas y eso nos impide conocer con certeza qué hacen. Además, implementan mecanismos de protección (</w:t>
      </w:r>
      <w:proofErr w:type="spellStart"/>
      <w:r>
        <w:t>Certificate</w:t>
      </w:r>
      <w:proofErr w:type="spellEnd"/>
      <w:r>
        <w:t xml:space="preserve"> </w:t>
      </w:r>
      <w:proofErr w:type="spellStart"/>
      <w:r>
        <w:t>Pinning</w:t>
      </w:r>
      <w:proofErr w:type="spellEnd"/>
      <w:r>
        <w:t xml:space="preserve">) para evitar los ataques </w:t>
      </w:r>
      <w:proofErr w:type="spellStart"/>
      <w:r>
        <w:t>MitM</w:t>
      </w:r>
      <w:proofErr w:type="spellEnd"/>
      <w:r>
        <w:t>.</w:t>
      </w:r>
    </w:p>
    <w:p w14:paraId="779CEA74" w14:textId="577C6AD7" w:rsidR="007D13AF" w:rsidRDefault="007D13AF">
      <w:pPr>
        <w:pStyle w:val="Textocomentario"/>
      </w:pPr>
      <w:r>
        <w:t xml:space="preserve"> -El TFM busca mejorar los mecanismos de auditoría que tenemos, y para eso desarrolla formas de romper la seguridad de las apps en un entorno de laboratorio</w:t>
      </w:r>
    </w:p>
  </w:comment>
  <w:comment w:id="315" w:author="jm.delalamo@upm.es" w:date="2020-05-14T15:20:00Z" w:initials="j">
    <w:p w14:paraId="69519009" w14:textId="06F383B8" w:rsidR="007D13AF" w:rsidRDefault="007D13AF">
      <w:pPr>
        <w:pStyle w:val="Textocomentario"/>
      </w:pPr>
      <w:r>
        <w:rPr>
          <w:rStyle w:val="Refdecomentario"/>
        </w:rPr>
        <w:annotationRef/>
      </w:r>
      <w:r>
        <w:t>No diría tanto. Creo que con decir ‘al margen de su control’ o algo similar sería suficiente.</w:t>
      </w:r>
    </w:p>
  </w:comment>
  <w:comment w:id="321" w:author="jm.delalamo@upm.es" w:date="2020-05-14T15:21:00Z" w:initials="j">
    <w:p w14:paraId="4710EB68" w14:textId="362DE9CF" w:rsidR="007D13AF" w:rsidRDefault="007D13AF">
      <w:pPr>
        <w:pStyle w:val="Textocomentario"/>
      </w:pPr>
      <w:r>
        <w:rPr>
          <w:rStyle w:val="Refdecomentario"/>
        </w:rPr>
        <w:annotationRef/>
      </w:r>
      <w:r>
        <w:t>De hecho, este no es el motivo. Con esto puedes llevar al lector a hacerse una idea equivocada del trabajo. El trabajo se centra en lo que comentas a continuación.</w:t>
      </w:r>
    </w:p>
  </w:comment>
  <w:comment w:id="395" w:author="jm.delalamo@upm.es" w:date="2020-05-14T15:23:00Z" w:initials="j">
    <w:p w14:paraId="3BD96D12" w14:textId="777C030C" w:rsidR="007D13AF" w:rsidRDefault="007D13AF">
      <w:pPr>
        <w:pStyle w:val="Textocomentario"/>
      </w:pPr>
      <w:r>
        <w:rPr>
          <w:rStyle w:val="Refdecomentario"/>
        </w:rPr>
        <w:annotationRef/>
      </w:r>
      <w:r>
        <w:t xml:space="preserve">Tal vez falte algo de contexto para entender donde se enmarca este trabajo: En el DIT hemos desarrollado una plataforma que permite auditar aplicaciones móviles para conocer sus características de privacidad y protección de datos personales. El trabajo se inició con los </w:t>
      </w:r>
      <w:proofErr w:type="spellStart"/>
      <w:r>
        <w:t>TFMs</w:t>
      </w:r>
      <w:proofErr w:type="spellEnd"/>
      <w:r>
        <w:t xml:space="preserve"> de Esperanza Zamora y Lucas María Tomé (puedes añadir las referencias). Entre las capacidades de la plataforma se encuentra el poder interceptar las comunicaciones que establecen aplicaciones móviles de cara a determinar si contienen información personal. Ahora mismo, somos capaces de hacerlo incluso cuando las aplicaciones cifran su tráfico y, en algunos casos, se protegen con </w:t>
      </w:r>
      <w:proofErr w:type="spellStart"/>
      <w:r>
        <w:t>mecanimos</w:t>
      </w:r>
      <w:proofErr w:type="spellEnd"/>
      <w:r>
        <w:t xml:space="preserve"> de fijación de certificados. Sin embargo, hay en otros casos donde no somos capaces de romper el cifrado por utilizar mecanismos avanzados o no conocidos de fijación de certificados. Tu trabajo busca contribuir al avance de esta línea, para aumentar los casos en los que somos capaces de inspeccionar las comunicaciones, y con ello tener más certeza sobre el comportamiento de las apps respecto al tratamiento de datos personales.</w:t>
      </w:r>
    </w:p>
  </w:comment>
  <w:comment w:id="401" w:author="jm.delalamo@upm.es" w:date="2020-05-15T10:59:00Z" w:initials="j">
    <w:p w14:paraId="522AF6C7" w14:textId="70BB6636" w:rsidR="007D13AF" w:rsidRDefault="007D13AF">
      <w:pPr>
        <w:pStyle w:val="Textocomentario"/>
      </w:pPr>
      <w:r>
        <w:rPr>
          <w:rStyle w:val="Refdecomentario"/>
        </w:rPr>
        <w:annotationRef/>
      </w:r>
      <w:r>
        <w:t xml:space="preserve">Esto no se ha introducido y es desconocido en este punto para el lector. Puedes resolverlo indicando algo como ‘más utilizados y comunes de protección de comunicaciones, como </w:t>
      </w:r>
      <w:proofErr w:type="spellStart"/>
      <w:r>
        <w:t>Certificate</w:t>
      </w:r>
      <w:proofErr w:type="spellEnd"/>
      <w:r>
        <w:t xml:space="preserve"> </w:t>
      </w:r>
      <w:proofErr w:type="spellStart"/>
      <w:proofErr w:type="gramStart"/>
      <w:r>
        <w:t>Pinning</w:t>
      </w:r>
      <w:proofErr w:type="spellEnd"/>
      <w:r>
        <w:t>,…</w:t>
      </w:r>
      <w:proofErr w:type="gramEnd"/>
      <w:r>
        <w:t>’</w:t>
      </w:r>
    </w:p>
  </w:comment>
  <w:comment w:id="1052" w:author="Andrea del Nido García" w:date="2020-05-14T11:10:00Z" w:initials="AdNG">
    <w:p w14:paraId="5AB13C97" w14:textId="77777777" w:rsidR="007D13AF" w:rsidRDefault="007D13AF" w:rsidP="00CF1CB1">
      <w:pPr>
        <w:rPr>
          <w:lang w:eastAsia="es-ES"/>
        </w:rPr>
      </w:pPr>
      <w:r>
        <w:rPr>
          <w:rStyle w:val="Refdecomentario"/>
        </w:rPr>
        <w:annotationRef/>
      </w:r>
      <w:proofErr w:type="gramStart"/>
      <w:r w:rsidRPr="00CF1CB1">
        <w:rPr>
          <w:highlight w:val="yellow"/>
          <w:lang w:eastAsia="es-ES"/>
        </w:rPr>
        <w:t>AÑADIR OTRAS FORMAS DE SEGURIDAD DE ANDROID EN TRÁFICO</w:t>
      </w:r>
      <w:r>
        <w:rPr>
          <w:lang w:eastAsia="es-ES"/>
        </w:rPr>
        <w:t>?</w:t>
      </w:r>
      <w:proofErr w:type="gramEnd"/>
    </w:p>
    <w:p w14:paraId="22E10F93" w14:textId="5C6E4C9D" w:rsidR="007D13AF" w:rsidRDefault="007D13AF">
      <w:pPr>
        <w:pStyle w:val="Textocomentario"/>
      </w:pPr>
    </w:p>
  </w:comment>
  <w:comment w:id="1068" w:author="jm.delalamo@upm.es" w:date="2020-04-21T11:16:00Z" w:initials="j">
    <w:p w14:paraId="12CF452D" w14:textId="6D530632" w:rsidR="007D13AF" w:rsidRDefault="007D13AF">
      <w:pPr>
        <w:pStyle w:val="Textocomentario"/>
      </w:pPr>
      <w:r>
        <w:rPr>
          <w:rStyle w:val="Refdecomentario"/>
        </w:rPr>
        <w:annotationRef/>
      </w:r>
      <w:r>
        <w:t>En los títulos yo usaría el término en español.</w:t>
      </w:r>
    </w:p>
  </w:comment>
  <w:comment w:id="1069" w:author="Andrea del Nido García" w:date="2020-05-14T11:11:00Z" w:initials="AdNG">
    <w:p w14:paraId="0E7E021F" w14:textId="583018B7" w:rsidR="007D13AF" w:rsidRDefault="007D13AF" w:rsidP="00CF1CB1">
      <w:pPr>
        <w:rPr>
          <w:lang w:eastAsia="es-ES"/>
        </w:rPr>
      </w:pPr>
      <w:r>
        <w:rPr>
          <w:rStyle w:val="Refdecomentario"/>
        </w:rPr>
        <w:annotationRef/>
      </w:r>
      <w:proofErr w:type="gramStart"/>
      <w:r w:rsidRPr="00CF1CB1">
        <w:rPr>
          <w:highlight w:val="yellow"/>
          <w:lang w:eastAsia="es-ES"/>
        </w:rPr>
        <w:t>AÑADIR OTRAS FORMAS DE SEGURIDAD DE ANDROID EN TRÁFICO</w:t>
      </w:r>
      <w:r>
        <w:rPr>
          <w:lang w:eastAsia="es-ES"/>
        </w:rPr>
        <w:t>?</w:t>
      </w:r>
      <w:proofErr w:type="gramEnd"/>
    </w:p>
  </w:comment>
  <w:comment w:id="2087" w:author="jm.delalamo@upm.es" w:date="2020-04-21T11:52:00Z" w:initials="j">
    <w:p w14:paraId="402986EA" w14:textId="07D09B86" w:rsidR="007D13AF" w:rsidRDefault="007D13AF">
      <w:pPr>
        <w:pStyle w:val="Textocomentario"/>
      </w:pPr>
      <w:r>
        <w:rPr>
          <w:rStyle w:val="Refdecomentario"/>
        </w:rPr>
        <w:annotationRef/>
      </w:r>
      <w:r>
        <w:t>Hay que añadir un pequeño párrafo de lo que se va a contar, para situar al lector y ofrecerle la panorámica global.</w:t>
      </w:r>
    </w:p>
  </w:comment>
  <w:comment w:id="2143" w:author="jm.delalamo@upm.es" w:date="2020-04-21T11:19:00Z" w:initials="j">
    <w:p w14:paraId="175F5A0B" w14:textId="609B125D" w:rsidR="007D13AF" w:rsidRDefault="007D13AF">
      <w:pPr>
        <w:pStyle w:val="Textocomentario"/>
      </w:pPr>
      <w:r>
        <w:rPr>
          <w:rStyle w:val="Refdecomentario"/>
        </w:rPr>
        <w:annotationRef/>
      </w:r>
      <w:r>
        <w:t>Intenta utilizar términos en español</w:t>
      </w:r>
    </w:p>
  </w:comment>
  <w:comment w:id="2148" w:author="jm.delalamo@upm.es" w:date="2020-04-21T11:20:00Z" w:initials="j">
    <w:p w14:paraId="4DC0AA86" w14:textId="2F1F3F36" w:rsidR="007D13AF" w:rsidRDefault="007D13AF">
      <w:pPr>
        <w:pStyle w:val="Textocomentario"/>
      </w:pPr>
      <w:r>
        <w:rPr>
          <w:rStyle w:val="Refdecomentario"/>
        </w:rPr>
        <w:annotationRef/>
      </w:r>
      <w:r>
        <w:t xml:space="preserve">Yo no la definiría así. Me parece más una herramienta de instrumentación de apps. </w:t>
      </w:r>
    </w:p>
  </w:comment>
  <w:comment w:id="2152" w:author="jm.delalamo@upm.es" w:date="2020-04-21T11:21:00Z" w:initials="j">
    <w:p w14:paraId="5CC8C073" w14:textId="41170241" w:rsidR="007D13AF" w:rsidRDefault="007D13AF">
      <w:pPr>
        <w:pStyle w:val="Textocomentario"/>
      </w:pPr>
      <w:r>
        <w:rPr>
          <w:rStyle w:val="Refdecomentario"/>
        </w:rPr>
        <w:annotationRef/>
      </w:r>
      <w:r>
        <w:t xml:space="preserve">Interceptar llamadas a </w:t>
      </w:r>
      <w:proofErr w:type="spellStart"/>
      <w:r>
        <w:t>APIs</w:t>
      </w:r>
      <w:proofErr w:type="spellEnd"/>
      <w:r>
        <w:t xml:space="preserve"> y reemplazarlas por ejecución de código propio</w:t>
      </w:r>
    </w:p>
  </w:comment>
  <w:comment w:id="2160" w:author="jm.delalamo@upm.es" w:date="2020-04-21T11:30:00Z" w:initials="j">
    <w:p w14:paraId="3D1187DE" w14:textId="261150AC" w:rsidR="007D13AF" w:rsidRDefault="007D13AF">
      <w:pPr>
        <w:pStyle w:val="Textocomentario"/>
      </w:pPr>
      <w:r>
        <w:rPr>
          <w:rStyle w:val="Refdecomentario"/>
        </w:rPr>
        <w:annotationRef/>
      </w:r>
      <w:r>
        <w:t>La descripción del entorno es algo confusa. Mezclas la arquitectura lógica (entidades que hay y rol que juegan) con la de despliegue (cómo se agrupan y despliegan estas entidades). Para organizarlo puedes:</w:t>
      </w:r>
    </w:p>
    <w:p w14:paraId="27E3BF54" w14:textId="79CE62B6" w:rsidR="007D13AF" w:rsidRDefault="007D13AF" w:rsidP="005F7257">
      <w:pPr>
        <w:pStyle w:val="Textocomentario"/>
        <w:numPr>
          <w:ilvl w:val="0"/>
          <w:numId w:val="50"/>
        </w:numPr>
      </w:pPr>
      <w:r>
        <w:t>Hablar de los SSOO que hay: Parrot y Android x86. Parrot aloja los componentes que permiten la intercepción de mensajes. X86 es el entorno de ejecución de las apps.</w:t>
      </w:r>
    </w:p>
    <w:p w14:paraId="7EB8A7A2" w14:textId="36A8BF02" w:rsidR="007D13AF" w:rsidRDefault="007D13AF" w:rsidP="005F7257">
      <w:pPr>
        <w:pStyle w:val="Textocomentario"/>
        <w:numPr>
          <w:ilvl w:val="0"/>
          <w:numId w:val="50"/>
        </w:numPr>
      </w:pPr>
      <w:r>
        <w:t xml:space="preserve">Hablar de los componentes que hay en cada máquina. En Parrot está el proxy </w:t>
      </w:r>
      <w:proofErr w:type="spellStart"/>
      <w:r>
        <w:t>MitM</w:t>
      </w:r>
      <w:proofErr w:type="spellEnd"/>
      <w:r>
        <w:t>, y herramientas para conectar con y configurar el entorno de ejecución para facilitar la intercepción. Puedes nombrar cada uno de estos componentes y su función. En el entorno de ejecución se dispone de Frida, que permite la instrumentación de las apps y la suplantación de código.</w:t>
      </w:r>
    </w:p>
  </w:comment>
  <w:comment w:id="2163" w:author="jm.delalamo@upm.es" w:date="2020-04-21T11:23:00Z" w:initials="j">
    <w:p w14:paraId="2ABE56B3" w14:textId="6E3A73B2" w:rsidR="007D13AF" w:rsidRDefault="007D13AF">
      <w:pPr>
        <w:pStyle w:val="Textocomentario"/>
      </w:pPr>
      <w:r>
        <w:rPr>
          <w:rStyle w:val="Refdecomentario"/>
        </w:rPr>
        <w:annotationRef/>
      </w:r>
      <w:r>
        <w:t xml:space="preserve">Este término es algo confuso. </w:t>
      </w:r>
      <w:proofErr w:type="gramStart"/>
      <w:r>
        <w:t xml:space="preserve">No es más concreto proxy de intercepción o servidor </w:t>
      </w:r>
      <w:proofErr w:type="spellStart"/>
      <w:r>
        <w:t>MitM</w:t>
      </w:r>
      <w:proofErr w:type="spellEnd"/>
      <w:r>
        <w:t>?</w:t>
      </w:r>
      <w:proofErr w:type="gramEnd"/>
    </w:p>
  </w:comment>
  <w:comment w:id="2169" w:author="jm.delalamo@upm.es" w:date="2020-04-21T11:28:00Z" w:initials="j">
    <w:p w14:paraId="52EEF462" w14:textId="0B16A4B0" w:rsidR="007D13AF" w:rsidRDefault="007D13AF">
      <w:pPr>
        <w:pStyle w:val="Textocomentario"/>
      </w:pPr>
      <w:r>
        <w:rPr>
          <w:rStyle w:val="Refdecomentario"/>
        </w:rPr>
        <w:annotationRef/>
      </w:r>
      <w:r>
        <w:t xml:space="preserve">Aclarar. Docker es una tecnología. Habrá un contenedor que tiene un rol particular. Mejor referirse a él por el rol que juego p.ej. contenedor </w:t>
      </w:r>
    </w:p>
  </w:comment>
  <w:comment w:id="2207" w:author="jm.delalamo@upm.es" w:date="2020-04-21T11:42:00Z" w:initials="j">
    <w:p w14:paraId="6A292475" w14:textId="19876CA6" w:rsidR="007D13AF" w:rsidRDefault="007D13AF">
      <w:pPr>
        <w:pStyle w:val="Textocomentario"/>
      </w:pPr>
      <w:r>
        <w:rPr>
          <w:rStyle w:val="Refdecomentario"/>
        </w:rPr>
        <w:annotationRef/>
      </w:r>
      <w:r>
        <w:t>Uno de los resultados del proyecto debe ser la incidencia/uso de las bibliotecas en las apps. En la sección 2 deberían presentarse las que se conocen, y en resultados habría que dar el detalle de las encontradas y cuánto.</w:t>
      </w:r>
    </w:p>
  </w:comment>
  <w:comment w:id="2210" w:author="jm.delalamo@upm.es" w:date="2020-04-21T11:46:00Z" w:initials="j">
    <w:p w14:paraId="24E3B3BA" w14:textId="6DEB7B32" w:rsidR="007D13AF" w:rsidRDefault="007D13AF">
      <w:pPr>
        <w:pStyle w:val="Textocomentario"/>
      </w:pPr>
      <w:r>
        <w:rPr>
          <w:rStyle w:val="Refdecomentario"/>
        </w:rPr>
        <w:annotationRef/>
      </w:r>
      <w:r>
        <w:t>Tal vez un diagrama de secuencia o de flujo permitiría hacerse una idea del procedimiento seguido y el orden temporal.</w:t>
      </w:r>
    </w:p>
  </w:comment>
  <w:comment w:id="2211" w:author="Andrea del Nido García" w:date="2020-05-14T09:34:00Z" w:initials="AdNG">
    <w:p w14:paraId="33670395" w14:textId="653FB0BF" w:rsidR="007D13AF" w:rsidRDefault="007D13AF">
      <w:pPr>
        <w:pStyle w:val="Textocomentario"/>
      </w:pPr>
      <w:r>
        <w:rPr>
          <w:rStyle w:val="Refdecomentario"/>
        </w:rPr>
        <w:annotationRef/>
      </w:r>
      <w:r>
        <w:t>No sé si con este otro diseño queda más claro. Por ahora dejo este y según me comentes trato de hacer un diagrama de flujo o no ya que creo que sería más complejo.</w:t>
      </w:r>
    </w:p>
  </w:comment>
  <w:comment w:id="2300" w:author="jm.delalamo@upm.es" w:date="2020-04-21T11:51:00Z" w:initials="j">
    <w:p w14:paraId="7E3B5FBD" w14:textId="3566217D" w:rsidR="007D13AF" w:rsidRDefault="007D13AF">
      <w:pPr>
        <w:pStyle w:val="Textocomentario"/>
      </w:pPr>
      <w:r>
        <w:rPr>
          <w:rStyle w:val="Refdecomentario"/>
        </w:rPr>
        <w:annotationRef/>
      </w:r>
      <w:r>
        <w:t xml:space="preserve">No sería más adecuado ‘Método de suplantación/inyección de código?’. Implementación queda algo indeterminado. </w:t>
      </w:r>
      <w:proofErr w:type="gramStart"/>
      <w:r>
        <w:t>Implementación de qué?</w:t>
      </w:r>
      <w:proofErr w:type="gramEnd"/>
    </w:p>
  </w:comment>
  <w:comment w:id="2356" w:author="jm.delalamo@upm.es" w:date="2020-05-15T11:17:00Z" w:initials="j">
    <w:p w14:paraId="7CD38EDE" w14:textId="2B9E0EEA" w:rsidR="007D13AF" w:rsidRDefault="007D13AF">
      <w:pPr>
        <w:pStyle w:val="Textocomentario"/>
      </w:pPr>
      <w:r>
        <w:rPr>
          <w:rStyle w:val="Refdecomentario"/>
        </w:rPr>
        <w:annotationRef/>
      </w:r>
      <w:r>
        <w:t>Sí, estaría bien contar con un resumen que muestre toda la variedad de bibliotecas analizadas y que destaque aquellas para las que se ha conseguido.</w:t>
      </w:r>
    </w:p>
  </w:comment>
  <w:comment w:id="2674" w:author="jm.delalamo@upm.es" w:date="2020-05-15T11:19:00Z" w:initials="j">
    <w:p w14:paraId="69AEF8AD" w14:textId="7094558F" w:rsidR="007D13AF" w:rsidRDefault="007D13AF">
      <w:pPr>
        <w:pStyle w:val="Textocomentario"/>
      </w:pPr>
      <w:r>
        <w:rPr>
          <w:rStyle w:val="Refdecomentario"/>
        </w:rPr>
        <w:annotationRef/>
      </w:r>
      <w:r>
        <w:t xml:space="preserve">Puedes </w:t>
      </w:r>
      <w:proofErr w:type="spellStart"/>
      <w:r>
        <w:t>añadrilo</w:t>
      </w:r>
      <w:proofErr w:type="spellEnd"/>
      <w:r>
        <w:t xml:space="preserve"> si es relevante.</w:t>
      </w:r>
    </w:p>
  </w:comment>
  <w:comment w:id="2677" w:author="jm.delalamo@upm.es" w:date="2020-05-15T11:19:00Z" w:initials="j">
    <w:p w14:paraId="05A33AB4" w14:textId="74A01976" w:rsidR="007D13AF" w:rsidRDefault="007D13AF">
      <w:pPr>
        <w:pStyle w:val="Textocomentario"/>
      </w:pPr>
      <w:r>
        <w:rPr>
          <w:rStyle w:val="Refdecomentario"/>
        </w:rPr>
        <w:annotationRef/>
      </w:r>
      <w:r>
        <w:t>Tal vez la descripción es demasiado detallada, y no se llega a comprender. Creo que los pantallazos no aportan demasiado. La parte de resumen de la solución podría quedarse.</w:t>
      </w:r>
    </w:p>
  </w:comment>
  <w:comment w:id="2836" w:author="jm.delalamo@upm.es" w:date="2020-05-15T11:22:00Z" w:initials="j">
    <w:p w14:paraId="2BE6424D" w14:textId="1152E0B1" w:rsidR="007D13AF" w:rsidRDefault="007D13AF">
      <w:pPr>
        <w:pStyle w:val="Textocomentario"/>
      </w:pPr>
      <w:r>
        <w:rPr>
          <w:rStyle w:val="Refdecomentario"/>
        </w:rPr>
        <w:annotationRef/>
      </w:r>
      <w:r>
        <w:t>Esto es lo realmente relevante. Tener una tabla con el número de apps probadas, si se podía saltar antes de tu proyecto, y si se puede saltar al final de tu proyecto. Con eso obtienes un nivel de mejora que te interesa destacar para indicar el nivel de cobertura que has alcanzado (por ejemplo, si pruebas n apps qué porcentaje has podido romper y cuál todavía no).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6BD7645" w15:done="1"/>
  <w15:commentEx w15:paraId="7536FFDC" w15:done="0"/>
  <w15:commentEx w15:paraId="38572B62" w15:done="1"/>
  <w15:commentEx w15:paraId="779CEA74" w15:done="1"/>
  <w15:commentEx w15:paraId="69519009" w15:done="1"/>
  <w15:commentEx w15:paraId="4710EB68" w15:done="1"/>
  <w15:commentEx w15:paraId="3BD96D12" w15:done="1"/>
  <w15:commentEx w15:paraId="522AF6C7" w15:done="1"/>
  <w15:commentEx w15:paraId="22E10F93" w15:done="0"/>
  <w15:commentEx w15:paraId="12CF452D" w15:done="1"/>
  <w15:commentEx w15:paraId="0E7E021F" w15:done="0"/>
  <w15:commentEx w15:paraId="402986EA" w15:done="1"/>
  <w15:commentEx w15:paraId="175F5A0B" w15:done="1"/>
  <w15:commentEx w15:paraId="4DC0AA86" w15:done="1"/>
  <w15:commentEx w15:paraId="5CC8C073" w15:done="1"/>
  <w15:commentEx w15:paraId="7EB8A7A2" w15:done="1"/>
  <w15:commentEx w15:paraId="2ABE56B3" w15:done="1"/>
  <w15:commentEx w15:paraId="52EEF462" w15:done="1"/>
  <w15:commentEx w15:paraId="6A292475" w15:done="1"/>
  <w15:commentEx w15:paraId="24E3B3BA" w15:done="0"/>
  <w15:commentEx w15:paraId="33670395" w15:paraIdParent="24E3B3BA" w15:done="0"/>
  <w15:commentEx w15:paraId="7E3B5FBD" w15:done="1"/>
  <w15:commentEx w15:paraId="7CD38EDE" w15:done="0"/>
  <w15:commentEx w15:paraId="69AEF8AD" w15:done="0"/>
  <w15:commentEx w15:paraId="05A33AB4" w15:done="0"/>
  <w15:commentEx w15:paraId="2BE6424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7CC40" w16cex:dateUtc="2020-05-14T11:55:00Z"/>
  <w16cex:commentExtensible w16cex:durableId="2267CCF0" w16cex:dateUtc="2020-05-14T11:58:00Z"/>
  <w16cex:commentExtensible w16cex:durableId="2267DFE2" w16cex:dateUtc="2020-05-14T13:18:00Z"/>
  <w16cex:commentExtensible w16cex:durableId="2267E03D" w16cex:dateUtc="2020-05-14T13:20:00Z"/>
  <w16cex:commentExtensible w16cex:durableId="2267E081" w16cex:dateUtc="2020-05-14T13:21:00Z"/>
  <w16cex:commentExtensible w16cex:durableId="2267E0F0" w16cex:dateUtc="2020-05-14T13:23:00Z"/>
  <w16cex:commentExtensible w16cex:durableId="2268F4A1" w16cex:dateUtc="2020-05-15T08:59:00Z"/>
  <w16cex:commentExtensible w16cex:durableId="2267A5BF" w16cex:dateUtc="2020-05-14T09:10:00Z"/>
  <w16cex:commentExtensible w16cex:durableId="2267A5E0" w16cex:dateUtc="2020-05-14T09:11:00Z"/>
  <w16cex:commentExtensible w16cex:durableId="22678F31" w16cex:dateUtc="2020-05-14T07:34:00Z"/>
  <w16cex:commentExtensible w16cex:durableId="2268F8E2" w16cex:dateUtc="2020-05-15T09:17:00Z"/>
  <w16cex:commentExtensible w16cex:durableId="2268F92A" w16cex:dateUtc="2020-05-15T09:19:00Z"/>
  <w16cex:commentExtensible w16cex:durableId="2268F95A" w16cex:dateUtc="2020-05-15T09:19:00Z"/>
  <w16cex:commentExtensible w16cex:durableId="2268F9E9" w16cex:dateUtc="2020-05-15T09: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6BD7645" w16cid:durableId="2267CC40"/>
  <w16cid:commentId w16cid:paraId="7536FFDC" w16cid:durableId="2267CCF0"/>
  <w16cid:commentId w16cid:paraId="38572B62" w16cid:durableId="2267DFE2"/>
  <w16cid:commentId w16cid:paraId="779CEA74" w16cid:durableId="22495329"/>
  <w16cid:commentId w16cid:paraId="69519009" w16cid:durableId="2267E03D"/>
  <w16cid:commentId w16cid:paraId="4710EB68" w16cid:durableId="2267E081"/>
  <w16cid:commentId w16cid:paraId="3BD96D12" w16cid:durableId="2267E0F0"/>
  <w16cid:commentId w16cid:paraId="522AF6C7" w16cid:durableId="2268F4A1"/>
  <w16cid:commentId w16cid:paraId="22E10F93" w16cid:durableId="2267A5BF"/>
  <w16cid:commentId w16cid:paraId="12CF452D" w16cid:durableId="2249548E"/>
  <w16cid:commentId w16cid:paraId="0E7E021F" w16cid:durableId="2267A5E0"/>
  <w16cid:commentId w16cid:paraId="402986EA" w16cid:durableId="22495D10"/>
  <w16cid:commentId w16cid:paraId="175F5A0B" w16cid:durableId="22495546"/>
  <w16cid:commentId w16cid:paraId="4DC0AA86" w16cid:durableId="22495590"/>
  <w16cid:commentId w16cid:paraId="5CC8C073" w16cid:durableId="224955C7"/>
  <w16cid:commentId w16cid:paraId="7EB8A7A2" w16cid:durableId="224957C9"/>
  <w16cid:commentId w16cid:paraId="2ABE56B3" w16cid:durableId="22495637"/>
  <w16cid:commentId w16cid:paraId="52EEF462" w16cid:durableId="22495778"/>
  <w16cid:commentId w16cid:paraId="6A292475" w16cid:durableId="22495AAF"/>
  <w16cid:commentId w16cid:paraId="24E3B3BA" w16cid:durableId="22495B7E"/>
  <w16cid:commentId w16cid:paraId="33670395" w16cid:durableId="22678F31"/>
  <w16cid:commentId w16cid:paraId="7E3B5FBD" w16cid:durableId="22495CA6"/>
  <w16cid:commentId w16cid:paraId="7CD38EDE" w16cid:durableId="2268F8E2"/>
  <w16cid:commentId w16cid:paraId="69AEF8AD" w16cid:durableId="2268F92A"/>
  <w16cid:commentId w16cid:paraId="05A33AB4" w16cid:durableId="2268F95A"/>
  <w16cid:commentId w16cid:paraId="2BE6424D" w16cid:durableId="2268F9E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2EBB1C" w14:textId="77777777" w:rsidR="002F54F4" w:rsidRDefault="002F54F4" w:rsidP="00243811">
      <w:pPr>
        <w:spacing w:after="0" w:line="240" w:lineRule="auto"/>
      </w:pPr>
      <w:r>
        <w:separator/>
      </w:r>
    </w:p>
  </w:endnote>
  <w:endnote w:type="continuationSeparator" w:id="0">
    <w:p w14:paraId="5F16991E" w14:textId="77777777" w:rsidR="002F54F4" w:rsidRDefault="002F54F4" w:rsidP="002438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5756550"/>
      <w:docPartObj>
        <w:docPartGallery w:val="Page Numbers (Bottom of Page)"/>
        <w:docPartUnique/>
      </w:docPartObj>
    </w:sdtPr>
    <w:sdtContent>
      <w:p w14:paraId="353C2701" w14:textId="2531DCCF" w:rsidR="007D13AF" w:rsidRPr="009C12DC" w:rsidRDefault="007D13AF" w:rsidP="00B97218">
        <w:pPr>
          <w:pStyle w:val="Piedepgina"/>
          <w:spacing w:after="0" w:line="240" w:lineRule="auto"/>
          <w:ind w:firstLine="0"/>
        </w:pPr>
        <w:r>
          <w:rPr>
            <w:rFonts w:asciiTheme="majorHAnsi" w:eastAsiaTheme="majorEastAsia" w:hAnsiTheme="majorHAnsi" w:cstheme="majorBidi"/>
            <w:noProof/>
            <w:sz w:val="28"/>
            <w:szCs w:val="28"/>
          </w:rPr>
          <mc:AlternateContent>
            <mc:Choice Requires="wps">
              <w:drawing>
                <wp:anchor distT="0" distB="0" distL="114300" distR="114300" simplePos="0" relativeHeight="251661312" behindDoc="0" locked="0" layoutInCell="1" allowOverlap="1" wp14:anchorId="70A5C8F2" wp14:editId="38434551">
                  <wp:simplePos x="0" y="0"/>
                  <wp:positionH relativeFrom="leftMargin">
                    <wp:posOffset>285750</wp:posOffset>
                  </wp:positionH>
                  <wp:positionV relativeFrom="bottomMargin">
                    <wp:posOffset>227965</wp:posOffset>
                  </wp:positionV>
                  <wp:extent cx="638175" cy="441325"/>
                  <wp:effectExtent l="0" t="0" r="0" b="0"/>
                  <wp:wrapNone/>
                  <wp:docPr id="3" name="Diagrama de flujo: proceso alternativ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817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231AD291" w14:textId="77777777" w:rsidR="007D13AF" w:rsidRDefault="007D13AF">
                              <w:pPr>
                                <w:pStyle w:val="Piedepgina"/>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2</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A5C8F2"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Diagrama de flujo: proceso alternativo 3" o:spid="_x0000_s1119" type="#_x0000_t176" style="position:absolute;left:0;text-align:left;margin-left:22.5pt;margin-top:17.95pt;width:50.25pt;height:34.75pt;z-index:2516613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" filled="f" fillcolor="#5c83b4" stroked="f" strokecolor="#737373">
                  <v:textbox>
                    <w:txbxContent>
                      <w:p w14:paraId="231AD291" w14:textId="77777777" w:rsidR="007D13AF" w:rsidRDefault="007D13AF">
                        <w:pPr>
                          <w:pStyle w:val="Piedepgina"/>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2</w:t>
                        </w:r>
                        <w:r>
                          <w:rPr>
                            <w:sz w:val="28"/>
                            <w:szCs w:val="28"/>
                          </w:rPr>
                          <w:fldChar w:fldCharType="end"/>
                        </w:r>
                      </w:p>
                    </w:txbxContent>
                  </v:textbox>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37604617"/>
      <w:docPartObj>
        <w:docPartGallery w:val="Page Numbers (Bottom of Page)"/>
        <w:docPartUnique/>
      </w:docPartObj>
    </w:sdtPr>
    <w:sdtContent>
      <w:p w14:paraId="719BF40F" w14:textId="2C75D690" w:rsidR="007D13AF" w:rsidRPr="009C12DC" w:rsidRDefault="007D13AF" w:rsidP="00B97218">
        <w:pPr>
          <w:pStyle w:val="Piedepgina"/>
          <w:spacing w:after="0" w:line="240" w:lineRule="auto"/>
          <w:ind w:firstLine="0"/>
          <w:jc w:val="right"/>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529C5410" wp14:editId="02B8BB14">
                  <wp:simplePos x="0" y="0"/>
                  <wp:positionH relativeFrom="rightMargin">
                    <wp:posOffset>282575</wp:posOffset>
                  </wp:positionH>
                  <wp:positionV relativeFrom="bottomMargin">
                    <wp:posOffset>227965</wp:posOffset>
                  </wp:positionV>
                  <wp:extent cx="619125" cy="441325"/>
                  <wp:effectExtent l="0" t="0" r="0" b="0"/>
                  <wp:wrapNone/>
                  <wp:docPr id="2" name="Diagrama de flujo: proceso alternativ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912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5251BFE8" w14:textId="77777777" w:rsidR="007D13AF" w:rsidRDefault="007D13AF">
                              <w:pPr>
                                <w:pStyle w:val="Piedepgina"/>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2</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9C5410"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Diagrama de flujo: proceso alternativo 2" o:spid="_x0000_s1120" type="#_x0000_t176" style="position:absolute;left:0;text-align:left;margin-left:22.25pt;margin-top:17.95pt;width:48.75pt;height:34.7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" filled="f" fillcolor="#5c83b4" stroked="f" strokecolor="#737373">
                  <v:textbox>
                    <w:txbxContent>
                      <w:p w14:paraId="5251BFE8" w14:textId="77777777" w:rsidR="007D13AF" w:rsidRDefault="007D13AF">
                        <w:pPr>
                          <w:pStyle w:val="Piedepgina"/>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2</w:t>
                        </w:r>
                        <w:r>
                          <w:rPr>
                            <w:sz w:val="28"/>
                            <w:szCs w:val="28"/>
                          </w:rPr>
                          <w:fldChar w:fldCharType="end"/>
                        </w:r>
                      </w:p>
                    </w:txbxContent>
                  </v:textbox>
                  <w10:wrap anchorx="margin" anchory="margin"/>
                </v:shape>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13999880"/>
      <w:docPartObj>
        <w:docPartGallery w:val="Page Numbers (Bottom of Page)"/>
        <w:docPartUnique/>
      </w:docPartObj>
    </w:sdtPr>
    <w:sdtContent>
      <w:p w14:paraId="77ED09A8" w14:textId="77777777" w:rsidR="007D13AF" w:rsidRPr="009C12DC" w:rsidRDefault="007D13AF" w:rsidP="00B97218">
        <w:pPr>
          <w:pStyle w:val="Piedepgina"/>
          <w:spacing w:after="0" w:line="240" w:lineRule="auto"/>
          <w:ind w:firstLine="0"/>
          <w:jc w:val="right"/>
        </w:pPr>
        <w:r>
          <w:rPr>
            <w:rFonts w:asciiTheme="majorHAnsi" w:eastAsiaTheme="majorEastAsia" w:hAnsiTheme="majorHAnsi" w:cstheme="majorBidi"/>
            <w:noProof/>
            <w:sz w:val="28"/>
            <w:szCs w:val="28"/>
          </w:rPr>
          <mc:AlternateContent>
            <mc:Choice Requires="wps">
              <w:drawing>
                <wp:anchor distT="0" distB="0" distL="114300" distR="114300" simplePos="0" relativeHeight="251677696" behindDoc="0" locked="0" layoutInCell="1" allowOverlap="1" wp14:anchorId="5B985888" wp14:editId="40EEF416">
                  <wp:simplePos x="0" y="0"/>
                  <wp:positionH relativeFrom="rightMargin">
                    <wp:posOffset>282575</wp:posOffset>
                  </wp:positionH>
                  <wp:positionV relativeFrom="bottomMargin">
                    <wp:posOffset>227965</wp:posOffset>
                  </wp:positionV>
                  <wp:extent cx="638175" cy="441325"/>
                  <wp:effectExtent l="0" t="0" r="0" b="0"/>
                  <wp:wrapNone/>
                  <wp:docPr id="13" name="Diagrama de flujo: proceso alternativo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817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32EA642D" w14:textId="77777777" w:rsidR="007D13AF" w:rsidRDefault="007D13AF">
                              <w:pPr>
                                <w:pStyle w:val="Piedepgina"/>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2</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985888"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Diagrama de flujo: proceso alternativo 13" o:spid="_x0000_s1121" type="#_x0000_t176" style="position:absolute;left:0;text-align:left;margin-left:22.25pt;margin-top:17.95pt;width:50.25pt;height:34.75pt;z-index:25167769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" filled="f" fillcolor="#5c83b4" stroked="f" strokecolor="#737373">
                  <v:textbox>
                    <w:txbxContent>
                      <w:p w14:paraId="32EA642D" w14:textId="77777777" w:rsidR="007D13AF" w:rsidRDefault="007D13AF">
                        <w:pPr>
                          <w:pStyle w:val="Piedepgina"/>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2</w:t>
                        </w:r>
                        <w:r>
                          <w:rPr>
                            <w:sz w:val="28"/>
                            <w:szCs w:val="2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9D019A" w14:textId="77777777" w:rsidR="002F54F4" w:rsidRDefault="002F54F4" w:rsidP="00243811">
      <w:pPr>
        <w:spacing w:after="0" w:line="240" w:lineRule="auto"/>
      </w:pPr>
      <w:r>
        <w:separator/>
      </w:r>
    </w:p>
  </w:footnote>
  <w:footnote w:type="continuationSeparator" w:id="0">
    <w:p w14:paraId="2CB9A617" w14:textId="77777777" w:rsidR="002F54F4" w:rsidRDefault="002F54F4" w:rsidP="002438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BDD5ED" w14:textId="77777777" w:rsidR="007D13AF" w:rsidRDefault="007D13AF" w:rsidP="00502031">
    <w:pPr>
      <w:pStyle w:val="Encabezado"/>
      <w:spacing w:line="240" w:lineRule="auto"/>
      <w:ind w:right="-1277"/>
      <w:jc w:val="right"/>
      <w:rPr>
        <w:color w:val="808080" w:themeColor="background1" w:themeShade="80"/>
        <w:sz w:val="20"/>
      </w:rPr>
    </w:pPr>
    <w:r>
      <w:rPr>
        <w:color w:val="808080" w:themeColor="background1" w:themeShade="80"/>
        <w:sz w:val="20"/>
      </w:rPr>
      <w:t xml:space="preserve">Desarrollo de mecanismos para auditoría </w:t>
    </w:r>
  </w:p>
  <w:p w14:paraId="7478C1B3" w14:textId="0EC64A08" w:rsidR="007D13AF" w:rsidRPr="00F07854" w:rsidRDefault="007D13AF" w:rsidP="00502031">
    <w:pPr>
      <w:pStyle w:val="Encabezado"/>
      <w:tabs>
        <w:tab w:val="clear" w:pos="8838"/>
        <w:tab w:val="left" w:pos="3165"/>
        <w:tab w:val="right" w:pos="9356"/>
        <w:tab w:val="right" w:pos="9781"/>
      </w:tabs>
      <w:spacing w:line="240" w:lineRule="auto"/>
      <w:ind w:right="-1277"/>
      <w:jc w:val="right"/>
      <w:rPr>
        <w:color w:val="808080" w:themeColor="background1" w:themeShade="80"/>
        <w:sz w:val="20"/>
      </w:rPr>
    </w:pPr>
    <w:r>
      <w:rPr>
        <w:color w:val="808080" w:themeColor="background1" w:themeShade="80"/>
        <w:sz w:val="20"/>
      </w:rPr>
      <w:tab/>
    </w:r>
    <w:r>
      <w:rPr>
        <w:color w:val="808080" w:themeColor="background1" w:themeShade="80"/>
        <w:sz w:val="20"/>
      </w:rPr>
      <w:tab/>
    </w:r>
    <w:r>
      <w:rPr>
        <w:color w:val="808080" w:themeColor="background1" w:themeShade="80"/>
        <w:sz w:val="20"/>
      </w:rPr>
      <w:tab/>
      <w:t>de tráfico de aplicaciones Android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0007C8" w14:textId="77777777" w:rsidR="007D13AF" w:rsidRDefault="007D13AF" w:rsidP="008A7D05">
    <w:pPr>
      <w:pStyle w:val="Encabezado"/>
      <w:spacing w:line="240" w:lineRule="auto"/>
      <w:ind w:right="-1277"/>
      <w:jc w:val="right"/>
      <w:rPr>
        <w:color w:val="808080" w:themeColor="background1" w:themeShade="80"/>
        <w:sz w:val="20"/>
      </w:rPr>
    </w:pPr>
    <w:r>
      <w:rPr>
        <w:color w:val="808080" w:themeColor="background1" w:themeShade="80"/>
        <w:sz w:val="20"/>
      </w:rPr>
      <w:t xml:space="preserve">Desarrollo de mecanismos para auditoría </w:t>
    </w:r>
  </w:p>
  <w:p w14:paraId="3856455E" w14:textId="2C86E4B0" w:rsidR="007D13AF" w:rsidRPr="009C12DC" w:rsidRDefault="007D13AF" w:rsidP="008A7D05">
    <w:pPr>
      <w:pStyle w:val="Encabezado"/>
      <w:spacing w:line="240" w:lineRule="auto"/>
      <w:ind w:right="-1277"/>
      <w:jc w:val="right"/>
      <w:rPr>
        <w:color w:val="808080" w:themeColor="background1" w:themeShade="80"/>
        <w:sz w:val="20"/>
      </w:rPr>
    </w:pPr>
    <w:r>
      <w:rPr>
        <w:color w:val="808080" w:themeColor="background1" w:themeShade="80"/>
        <w:sz w:val="20"/>
      </w:rPr>
      <w:t>de tráfico de aplicaciones Android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8CF4F90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77A7EAA"/>
    <w:multiLevelType w:val="hybridMultilevel"/>
    <w:tmpl w:val="03F04F5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15:restartNumberingAfterBreak="0">
    <w:nsid w:val="08943E86"/>
    <w:multiLevelType w:val="hybridMultilevel"/>
    <w:tmpl w:val="B60EC6B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3" w15:restartNumberingAfterBreak="0">
    <w:nsid w:val="09E66E7B"/>
    <w:multiLevelType w:val="hybridMultilevel"/>
    <w:tmpl w:val="50AE8CB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15:restartNumberingAfterBreak="0">
    <w:nsid w:val="0AC30909"/>
    <w:multiLevelType w:val="hybridMultilevel"/>
    <w:tmpl w:val="93B2AAE6"/>
    <w:lvl w:ilvl="0" w:tplc="0C0A0001">
      <w:start w:val="1"/>
      <w:numFmt w:val="bullet"/>
      <w:lvlText w:val=""/>
      <w:lvlJc w:val="left"/>
      <w:pPr>
        <w:ind w:left="1060" w:hanging="360"/>
      </w:pPr>
      <w:rPr>
        <w:rFonts w:ascii="Symbol" w:hAnsi="Symbol" w:hint="default"/>
      </w:rPr>
    </w:lvl>
    <w:lvl w:ilvl="1" w:tplc="0C0A0003" w:tentative="1">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5" w15:restartNumberingAfterBreak="0">
    <w:nsid w:val="0B2B19C4"/>
    <w:multiLevelType w:val="hybridMultilevel"/>
    <w:tmpl w:val="3A681EA4"/>
    <w:lvl w:ilvl="0" w:tplc="0C0A0001">
      <w:start w:val="1"/>
      <w:numFmt w:val="bullet"/>
      <w:lvlText w:val=""/>
      <w:lvlJc w:val="left"/>
      <w:pPr>
        <w:ind w:left="644" w:hanging="360"/>
      </w:pPr>
      <w:rPr>
        <w:rFonts w:ascii="Symbol" w:hAnsi="Symbo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6" w15:restartNumberingAfterBreak="0">
    <w:nsid w:val="0D4A7A1E"/>
    <w:multiLevelType w:val="hybridMultilevel"/>
    <w:tmpl w:val="4B0EC428"/>
    <w:lvl w:ilvl="0" w:tplc="0C0A0001">
      <w:start w:val="1"/>
      <w:numFmt w:val="bullet"/>
      <w:lvlText w:val=""/>
      <w:lvlJc w:val="left"/>
      <w:pPr>
        <w:ind w:left="644" w:hanging="360"/>
      </w:pPr>
      <w:rPr>
        <w:rFonts w:ascii="Symbol" w:hAnsi="Symbo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7" w15:restartNumberingAfterBreak="0">
    <w:nsid w:val="0EED41A8"/>
    <w:multiLevelType w:val="hybridMultilevel"/>
    <w:tmpl w:val="19FA094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147164C"/>
    <w:multiLevelType w:val="hybridMultilevel"/>
    <w:tmpl w:val="2AD6B0B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15:restartNumberingAfterBreak="0">
    <w:nsid w:val="147E594F"/>
    <w:multiLevelType w:val="hybridMultilevel"/>
    <w:tmpl w:val="E6A8730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5202379"/>
    <w:multiLevelType w:val="multilevel"/>
    <w:tmpl w:val="05166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69805F1"/>
    <w:multiLevelType w:val="multilevel"/>
    <w:tmpl w:val="29ECB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E440DC"/>
    <w:multiLevelType w:val="multilevel"/>
    <w:tmpl w:val="114E6482"/>
    <w:lvl w:ilvl="0">
      <w:start w:val="1"/>
      <w:numFmt w:val="decimal"/>
      <w:pStyle w:val="Ttulo1"/>
      <w:lvlText w:val="%1"/>
      <w:lvlJc w:val="left"/>
      <w:pPr>
        <w:ind w:left="432" w:hanging="432"/>
      </w:pPr>
      <w:rPr>
        <w:sz w:val="240"/>
        <w:szCs w:val="240"/>
      </w:rPr>
    </w:lvl>
    <w:lvl w:ilvl="1">
      <w:start w:val="1"/>
      <w:numFmt w:val="decimal"/>
      <w:pStyle w:val="Ttulo2"/>
      <w:lvlText w:val="%1.%2"/>
      <w:lvlJc w:val="left"/>
      <w:pPr>
        <w:ind w:left="435" w:hanging="576"/>
      </w:pPr>
    </w:lvl>
    <w:lvl w:ilvl="2">
      <w:start w:val="1"/>
      <w:numFmt w:val="decimal"/>
      <w:pStyle w:val="Ttulo3"/>
      <w:lvlText w:val="%1.%2.%3"/>
      <w:lvlJc w:val="left"/>
      <w:pPr>
        <w:ind w:left="579" w:hanging="720"/>
      </w:pPr>
    </w:lvl>
    <w:lvl w:ilvl="3">
      <w:start w:val="1"/>
      <w:numFmt w:val="decimal"/>
      <w:lvlText w:val="%1.%2.%3.%4"/>
      <w:lvlJc w:val="left"/>
      <w:pPr>
        <w:ind w:left="723" w:hanging="864"/>
      </w:pPr>
    </w:lvl>
    <w:lvl w:ilvl="4">
      <w:start w:val="1"/>
      <w:numFmt w:val="decimal"/>
      <w:pStyle w:val="Ttulo5"/>
      <w:lvlText w:val="%1.%2.%3.%4.%5"/>
      <w:lvlJc w:val="left"/>
      <w:pPr>
        <w:ind w:left="867" w:hanging="1008"/>
      </w:pPr>
    </w:lvl>
    <w:lvl w:ilvl="5">
      <w:start w:val="1"/>
      <w:numFmt w:val="decimal"/>
      <w:pStyle w:val="Ttulo6"/>
      <w:lvlText w:val="%1.%2.%3.%4.%5.%6"/>
      <w:lvlJc w:val="left"/>
      <w:pPr>
        <w:ind w:left="1011" w:hanging="1152"/>
      </w:pPr>
    </w:lvl>
    <w:lvl w:ilvl="6">
      <w:start w:val="1"/>
      <w:numFmt w:val="decimal"/>
      <w:pStyle w:val="Ttulo7"/>
      <w:lvlText w:val="%1.%2.%3.%4.%5.%6.%7"/>
      <w:lvlJc w:val="left"/>
      <w:pPr>
        <w:ind w:left="1155" w:hanging="1296"/>
      </w:pPr>
    </w:lvl>
    <w:lvl w:ilvl="7">
      <w:start w:val="1"/>
      <w:numFmt w:val="decimal"/>
      <w:pStyle w:val="Ttulo8"/>
      <w:lvlText w:val="%1.%2.%3.%4.%5.%6.%7.%8"/>
      <w:lvlJc w:val="left"/>
      <w:pPr>
        <w:ind w:left="1299" w:hanging="1440"/>
      </w:pPr>
    </w:lvl>
    <w:lvl w:ilvl="8">
      <w:start w:val="1"/>
      <w:numFmt w:val="decimal"/>
      <w:pStyle w:val="Ttulo9"/>
      <w:lvlText w:val="%1.%2.%3.%4.%5.%6.%7.%8.%9"/>
      <w:lvlJc w:val="left"/>
      <w:pPr>
        <w:ind w:left="1443" w:hanging="1584"/>
      </w:pPr>
    </w:lvl>
  </w:abstractNum>
  <w:abstractNum w:abstractNumId="13" w15:restartNumberingAfterBreak="0">
    <w:nsid w:val="1F8F5DAF"/>
    <w:multiLevelType w:val="hybridMultilevel"/>
    <w:tmpl w:val="AB5EB8B8"/>
    <w:lvl w:ilvl="0" w:tplc="0C0A0001">
      <w:start w:val="1"/>
      <w:numFmt w:val="bullet"/>
      <w:lvlText w:val=""/>
      <w:lvlJc w:val="left"/>
      <w:pPr>
        <w:ind w:left="1060" w:hanging="360"/>
      </w:pPr>
      <w:rPr>
        <w:rFonts w:ascii="Symbol" w:hAnsi="Symbol" w:cs="Symbol" w:hint="default"/>
      </w:rPr>
    </w:lvl>
    <w:lvl w:ilvl="1" w:tplc="0C0A0003" w:tentative="1">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cs="Wingdings" w:hint="default"/>
      </w:rPr>
    </w:lvl>
    <w:lvl w:ilvl="3" w:tplc="0C0A0001" w:tentative="1">
      <w:start w:val="1"/>
      <w:numFmt w:val="bullet"/>
      <w:lvlText w:val=""/>
      <w:lvlJc w:val="left"/>
      <w:pPr>
        <w:ind w:left="3220" w:hanging="360"/>
      </w:pPr>
      <w:rPr>
        <w:rFonts w:ascii="Symbol" w:hAnsi="Symbol" w:cs="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cs="Wingdings" w:hint="default"/>
      </w:rPr>
    </w:lvl>
    <w:lvl w:ilvl="6" w:tplc="0C0A0001" w:tentative="1">
      <w:start w:val="1"/>
      <w:numFmt w:val="bullet"/>
      <w:lvlText w:val=""/>
      <w:lvlJc w:val="left"/>
      <w:pPr>
        <w:ind w:left="5380" w:hanging="360"/>
      </w:pPr>
      <w:rPr>
        <w:rFonts w:ascii="Symbol" w:hAnsi="Symbol" w:cs="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cs="Wingdings" w:hint="default"/>
      </w:rPr>
    </w:lvl>
  </w:abstractNum>
  <w:abstractNum w:abstractNumId="14" w15:restartNumberingAfterBreak="0">
    <w:nsid w:val="26861892"/>
    <w:multiLevelType w:val="hybridMultilevel"/>
    <w:tmpl w:val="59023D4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221" w:hanging="360"/>
      </w:pPr>
      <w:rPr>
        <w:rFonts w:ascii="Courier New" w:hAnsi="Courier New" w:cs="Courier New" w:hint="default"/>
      </w:rPr>
    </w:lvl>
    <w:lvl w:ilvl="2" w:tplc="0C0A0005" w:tentative="1">
      <w:start w:val="1"/>
      <w:numFmt w:val="bullet"/>
      <w:lvlText w:val=""/>
      <w:lvlJc w:val="left"/>
      <w:pPr>
        <w:ind w:left="1941" w:hanging="360"/>
      </w:pPr>
      <w:rPr>
        <w:rFonts w:ascii="Wingdings" w:hAnsi="Wingdings" w:hint="default"/>
      </w:rPr>
    </w:lvl>
    <w:lvl w:ilvl="3" w:tplc="0C0A0001" w:tentative="1">
      <w:start w:val="1"/>
      <w:numFmt w:val="bullet"/>
      <w:lvlText w:val=""/>
      <w:lvlJc w:val="left"/>
      <w:pPr>
        <w:ind w:left="2661" w:hanging="360"/>
      </w:pPr>
      <w:rPr>
        <w:rFonts w:ascii="Symbol" w:hAnsi="Symbol" w:hint="default"/>
      </w:rPr>
    </w:lvl>
    <w:lvl w:ilvl="4" w:tplc="0C0A0003" w:tentative="1">
      <w:start w:val="1"/>
      <w:numFmt w:val="bullet"/>
      <w:lvlText w:val="o"/>
      <w:lvlJc w:val="left"/>
      <w:pPr>
        <w:ind w:left="3381" w:hanging="360"/>
      </w:pPr>
      <w:rPr>
        <w:rFonts w:ascii="Courier New" w:hAnsi="Courier New" w:cs="Courier New" w:hint="default"/>
      </w:rPr>
    </w:lvl>
    <w:lvl w:ilvl="5" w:tplc="0C0A0005" w:tentative="1">
      <w:start w:val="1"/>
      <w:numFmt w:val="bullet"/>
      <w:lvlText w:val=""/>
      <w:lvlJc w:val="left"/>
      <w:pPr>
        <w:ind w:left="4101" w:hanging="360"/>
      </w:pPr>
      <w:rPr>
        <w:rFonts w:ascii="Wingdings" w:hAnsi="Wingdings" w:hint="default"/>
      </w:rPr>
    </w:lvl>
    <w:lvl w:ilvl="6" w:tplc="0C0A0001" w:tentative="1">
      <w:start w:val="1"/>
      <w:numFmt w:val="bullet"/>
      <w:lvlText w:val=""/>
      <w:lvlJc w:val="left"/>
      <w:pPr>
        <w:ind w:left="4821" w:hanging="360"/>
      </w:pPr>
      <w:rPr>
        <w:rFonts w:ascii="Symbol" w:hAnsi="Symbol" w:hint="default"/>
      </w:rPr>
    </w:lvl>
    <w:lvl w:ilvl="7" w:tplc="0C0A0003" w:tentative="1">
      <w:start w:val="1"/>
      <w:numFmt w:val="bullet"/>
      <w:lvlText w:val="o"/>
      <w:lvlJc w:val="left"/>
      <w:pPr>
        <w:ind w:left="5541" w:hanging="360"/>
      </w:pPr>
      <w:rPr>
        <w:rFonts w:ascii="Courier New" w:hAnsi="Courier New" w:cs="Courier New" w:hint="default"/>
      </w:rPr>
    </w:lvl>
    <w:lvl w:ilvl="8" w:tplc="0C0A0005" w:tentative="1">
      <w:start w:val="1"/>
      <w:numFmt w:val="bullet"/>
      <w:lvlText w:val=""/>
      <w:lvlJc w:val="left"/>
      <w:pPr>
        <w:ind w:left="6261" w:hanging="360"/>
      </w:pPr>
      <w:rPr>
        <w:rFonts w:ascii="Wingdings" w:hAnsi="Wingdings" w:hint="default"/>
      </w:rPr>
    </w:lvl>
  </w:abstractNum>
  <w:abstractNum w:abstractNumId="15" w15:restartNumberingAfterBreak="0">
    <w:nsid w:val="280A378E"/>
    <w:multiLevelType w:val="hybridMultilevel"/>
    <w:tmpl w:val="79A2B76E"/>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28C11C98"/>
    <w:multiLevelType w:val="hybridMultilevel"/>
    <w:tmpl w:val="50286970"/>
    <w:lvl w:ilvl="0" w:tplc="0C0A0001">
      <w:start w:val="1"/>
      <w:numFmt w:val="bullet"/>
      <w:lvlText w:val=""/>
      <w:lvlJc w:val="left"/>
      <w:pPr>
        <w:ind w:left="1060" w:hanging="360"/>
      </w:pPr>
      <w:rPr>
        <w:rFonts w:ascii="Symbol" w:hAnsi="Symbol" w:hint="default"/>
      </w:rPr>
    </w:lvl>
    <w:lvl w:ilvl="1" w:tplc="0C0A0003" w:tentative="1">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17" w15:restartNumberingAfterBreak="0">
    <w:nsid w:val="2A4C4EA5"/>
    <w:multiLevelType w:val="hybridMultilevel"/>
    <w:tmpl w:val="A3BE31B8"/>
    <w:lvl w:ilvl="0" w:tplc="DAC2EDF2">
      <w:start w:val="1"/>
      <w:numFmt w:val="decimal"/>
      <w:pStyle w:val="Referencias"/>
      <w:lvlText w:val="[%1]"/>
      <w:lvlJc w:val="left"/>
      <w:pPr>
        <w:tabs>
          <w:tab w:val="num" w:pos="567"/>
        </w:tabs>
        <w:ind w:left="567" w:hanging="567"/>
      </w:pPr>
      <w:rPr>
        <w:rFonts w:hint="default"/>
      </w:rPr>
    </w:lvl>
    <w:lvl w:ilvl="1" w:tplc="0C0A0019" w:tentative="1">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8" w15:restartNumberingAfterBreak="0">
    <w:nsid w:val="2CFD10EE"/>
    <w:multiLevelType w:val="hybridMultilevel"/>
    <w:tmpl w:val="4DAE6F8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19" w15:restartNumberingAfterBreak="0">
    <w:nsid w:val="2F213A52"/>
    <w:multiLevelType w:val="hybridMultilevel"/>
    <w:tmpl w:val="99D4C724"/>
    <w:lvl w:ilvl="0" w:tplc="0C0A000F">
      <w:start w:val="1"/>
      <w:numFmt w:val="decimal"/>
      <w:lvlText w:val="%1."/>
      <w:lvlJc w:val="left"/>
      <w:pPr>
        <w:ind w:left="360" w:hanging="360"/>
      </w:pPr>
    </w:lvl>
    <w:lvl w:ilvl="1" w:tplc="0C0A0019" w:tentative="1">
      <w:start w:val="1"/>
      <w:numFmt w:val="lowerLetter"/>
      <w:lvlText w:val="%2."/>
      <w:lvlJc w:val="left"/>
      <w:pPr>
        <w:ind w:left="1780" w:hanging="360"/>
      </w:pPr>
    </w:lvl>
    <w:lvl w:ilvl="2" w:tplc="0C0A001B" w:tentative="1">
      <w:start w:val="1"/>
      <w:numFmt w:val="lowerRoman"/>
      <w:lvlText w:val="%3."/>
      <w:lvlJc w:val="right"/>
      <w:pPr>
        <w:ind w:left="2500" w:hanging="180"/>
      </w:pPr>
    </w:lvl>
    <w:lvl w:ilvl="3" w:tplc="0C0A000F" w:tentative="1">
      <w:start w:val="1"/>
      <w:numFmt w:val="decimal"/>
      <w:lvlText w:val="%4."/>
      <w:lvlJc w:val="left"/>
      <w:pPr>
        <w:ind w:left="3220" w:hanging="360"/>
      </w:pPr>
    </w:lvl>
    <w:lvl w:ilvl="4" w:tplc="0C0A0019" w:tentative="1">
      <w:start w:val="1"/>
      <w:numFmt w:val="lowerLetter"/>
      <w:lvlText w:val="%5."/>
      <w:lvlJc w:val="left"/>
      <w:pPr>
        <w:ind w:left="3940" w:hanging="360"/>
      </w:pPr>
    </w:lvl>
    <w:lvl w:ilvl="5" w:tplc="0C0A001B" w:tentative="1">
      <w:start w:val="1"/>
      <w:numFmt w:val="lowerRoman"/>
      <w:lvlText w:val="%6."/>
      <w:lvlJc w:val="right"/>
      <w:pPr>
        <w:ind w:left="4660" w:hanging="180"/>
      </w:pPr>
    </w:lvl>
    <w:lvl w:ilvl="6" w:tplc="0C0A000F" w:tentative="1">
      <w:start w:val="1"/>
      <w:numFmt w:val="decimal"/>
      <w:lvlText w:val="%7."/>
      <w:lvlJc w:val="left"/>
      <w:pPr>
        <w:ind w:left="5380" w:hanging="360"/>
      </w:pPr>
    </w:lvl>
    <w:lvl w:ilvl="7" w:tplc="0C0A0019" w:tentative="1">
      <w:start w:val="1"/>
      <w:numFmt w:val="lowerLetter"/>
      <w:lvlText w:val="%8."/>
      <w:lvlJc w:val="left"/>
      <w:pPr>
        <w:ind w:left="6100" w:hanging="360"/>
      </w:pPr>
    </w:lvl>
    <w:lvl w:ilvl="8" w:tplc="0C0A001B" w:tentative="1">
      <w:start w:val="1"/>
      <w:numFmt w:val="lowerRoman"/>
      <w:lvlText w:val="%9."/>
      <w:lvlJc w:val="right"/>
      <w:pPr>
        <w:ind w:left="6820" w:hanging="180"/>
      </w:pPr>
    </w:lvl>
  </w:abstractNum>
  <w:abstractNum w:abstractNumId="20" w15:restartNumberingAfterBreak="0">
    <w:nsid w:val="311A7696"/>
    <w:multiLevelType w:val="hybridMultilevel"/>
    <w:tmpl w:val="C4C2CFE2"/>
    <w:lvl w:ilvl="0" w:tplc="91608B7E">
      <w:start w:val="1"/>
      <w:numFmt w:val="bullet"/>
      <w:pStyle w:val="Enumeracin"/>
      <w:lvlText w:val=""/>
      <w:lvlJc w:val="left"/>
      <w:pPr>
        <w:ind w:left="1060" w:hanging="360"/>
      </w:pPr>
      <w:rPr>
        <w:rFonts w:ascii="Symbol" w:hAnsi="Symbol" w:hint="default"/>
      </w:rPr>
    </w:lvl>
    <w:lvl w:ilvl="1" w:tplc="0C0A0003" w:tentative="1">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21" w15:restartNumberingAfterBreak="0">
    <w:nsid w:val="337662D1"/>
    <w:multiLevelType w:val="multilevel"/>
    <w:tmpl w:val="717E8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465E58"/>
    <w:multiLevelType w:val="hybridMultilevel"/>
    <w:tmpl w:val="CEC2958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3DFC3446"/>
    <w:multiLevelType w:val="hybridMultilevel"/>
    <w:tmpl w:val="FC7A776C"/>
    <w:lvl w:ilvl="0" w:tplc="FDAC3FDE">
      <w:start w:val="1"/>
      <w:numFmt w:val="decimal"/>
      <w:pStyle w:val="Enumeracin1"/>
      <w:lvlText w:val="%1)"/>
      <w:lvlJc w:val="left"/>
      <w:pPr>
        <w:ind w:left="1060" w:hanging="360"/>
      </w:pPr>
    </w:lvl>
    <w:lvl w:ilvl="1" w:tplc="0C0A0019" w:tentative="1">
      <w:start w:val="1"/>
      <w:numFmt w:val="lowerLetter"/>
      <w:lvlText w:val="%2."/>
      <w:lvlJc w:val="left"/>
      <w:pPr>
        <w:ind w:left="1780" w:hanging="360"/>
      </w:pPr>
    </w:lvl>
    <w:lvl w:ilvl="2" w:tplc="0C0A001B" w:tentative="1">
      <w:start w:val="1"/>
      <w:numFmt w:val="lowerRoman"/>
      <w:lvlText w:val="%3."/>
      <w:lvlJc w:val="right"/>
      <w:pPr>
        <w:ind w:left="2500" w:hanging="180"/>
      </w:pPr>
    </w:lvl>
    <w:lvl w:ilvl="3" w:tplc="0C0A000F" w:tentative="1">
      <w:start w:val="1"/>
      <w:numFmt w:val="decimal"/>
      <w:lvlText w:val="%4."/>
      <w:lvlJc w:val="left"/>
      <w:pPr>
        <w:ind w:left="3220" w:hanging="360"/>
      </w:pPr>
    </w:lvl>
    <w:lvl w:ilvl="4" w:tplc="0C0A0019" w:tentative="1">
      <w:start w:val="1"/>
      <w:numFmt w:val="lowerLetter"/>
      <w:lvlText w:val="%5."/>
      <w:lvlJc w:val="left"/>
      <w:pPr>
        <w:ind w:left="3940" w:hanging="360"/>
      </w:pPr>
    </w:lvl>
    <w:lvl w:ilvl="5" w:tplc="0C0A001B" w:tentative="1">
      <w:start w:val="1"/>
      <w:numFmt w:val="lowerRoman"/>
      <w:lvlText w:val="%6."/>
      <w:lvlJc w:val="right"/>
      <w:pPr>
        <w:ind w:left="4660" w:hanging="180"/>
      </w:pPr>
    </w:lvl>
    <w:lvl w:ilvl="6" w:tplc="0C0A000F" w:tentative="1">
      <w:start w:val="1"/>
      <w:numFmt w:val="decimal"/>
      <w:lvlText w:val="%7."/>
      <w:lvlJc w:val="left"/>
      <w:pPr>
        <w:ind w:left="5380" w:hanging="360"/>
      </w:pPr>
    </w:lvl>
    <w:lvl w:ilvl="7" w:tplc="0C0A0019" w:tentative="1">
      <w:start w:val="1"/>
      <w:numFmt w:val="lowerLetter"/>
      <w:lvlText w:val="%8."/>
      <w:lvlJc w:val="left"/>
      <w:pPr>
        <w:ind w:left="6100" w:hanging="360"/>
      </w:pPr>
    </w:lvl>
    <w:lvl w:ilvl="8" w:tplc="0C0A001B" w:tentative="1">
      <w:start w:val="1"/>
      <w:numFmt w:val="lowerRoman"/>
      <w:lvlText w:val="%9."/>
      <w:lvlJc w:val="right"/>
      <w:pPr>
        <w:ind w:left="6820" w:hanging="180"/>
      </w:pPr>
    </w:lvl>
  </w:abstractNum>
  <w:abstractNum w:abstractNumId="24" w15:restartNumberingAfterBreak="0">
    <w:nsid w:val="3E4407E1"/>
    <w:multiLevelType w:val="hybridMultilevel"/>
    <w:tmpl w:val="F89C296C"/>
    <w:lvl w:ilvl="0" w:tplc="0C0A0001">
      <w:start w:val="1"/>
      <w:numFmt w:val="bullet"/>
      <w:lvlText w:val=""/>
      <w:lvlJc w:val="left"/>
      <w:pPr>
        <w:ind w:left="1060" w:hanging="360"/>
      </w:pPr>
      <w:rPr>
        <w:rFonts w:ascii="Symbol" w:hAnsi="Symbol" w:cs="Symbol" w:hint="default"/>
      </w:rPr>
    </w:lvl>
    <w:lvl w:ilvl="1" w:tplc="0C0A0003" w:tentative="1">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cs="Wingdings" w:hint="default"/>
      </w:rPr>
    </w:lvl>
    <w:lvl w:ilvl="3" w:tplc="0C0A0001" w:tentative="1">
      <w:start w:val="1"/>
      <w:numFmt w:val="bullet"/>
      <w:lvlText w:val=""/>
      <w:lvlJc w:val="left"/>
      <w:pPr>
        <w:ind w:left="3220" w:hanging="360"/>
      </w:pPr>
      <w:rPr>
        <w:rFonts w:ascii="Symbol" w:hAnsi="Symbol" w:cs="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cs="Wingdings" w:hint="default"/>
      </w:rPr>
    </w:lvl>
    <w:lvl w:ilvl="6" w:tplc="0C0A0001" w:tentative="1">
      <w:start w:val="1"/>
      <w:numFmt w:val="bullet"/>
      <w:lvlText w:val=""/>
      <w:lvlJc w:val="left"/>
      <w:pPr>
        <w:ind w:left="5380" w:hanging="360"/>
      </w:pPr>
      <w:rPr>
        <w:rFonts w:ascii="Symbol" w:hAnsi="Symbol" w:cs="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cs="Wingdings" w:hint="default"/>
      </w:rPr>
    </w:lvl>
  </w:abstractNum>
  <w:abstractNum w:abstractNumId="25" w15:restartNumberingAfterBreak="0">
    <w:nsid w:val="3F503271"/>
    <w:multiLevelType w:val="hybridMultilevel"/>
    <w:tmpl w:val="934C589A"/>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6" w15:restartNumberingAfterBreak="0">
    <w:nsid w:val="3F7233C7"/>
    <w:multiLevelType w:val="multilevel"/>
    <w:tmpl w:val="59B0263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43E61A79"/>
    <w:multiLevelType w:val="hybridMultilevel"/>
    <w:tmpl w:val="8648F1CE"/>
    <w:lvl w:ilvl="0" w:tplc="0C0A0001">
      <w:start w:val="1"/>
      <w:numFmt w:val="bullet"/>
      <w:lvlText w:val=""/>
      <w:lvlJc w:val="left"/>
      <w:pPr>
        <w:ind w:left="1060" w:hanging="360"/>
      </w:pPr>
      <w:rPr>
        <w:rFonts w:ascii="Symbol" w:hAnsi="Symbol" w:hint="default"/>
      </w:rPr>
    </w:lvl>
    <w:lvl w:ilvl="1" w:tplc="0C0A0003" w:tentative="1">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28" w15:restartNumberingAfterBreak="0">
    <w:nsid w:val="442A3A6C"/>
    <w:multiLevelType w:val="hybridMultilevel"/>
    <w:tmpl w:val="F4E2293E"/>
    <w:lvl w:ilvl="0" w:tplc="0C0A0001">
      <w:start w:val="1"/>
      <w:numFmt w:val="bullet"/>
      <w:lvlText w:val=""/>
      <w:lvlJc w:val="left"/>
      <w:pPr>
        <w:ind w:left="644" w:hanging="360"/>
      </w:pPr>
      <w:rPr>
        <w:rFonts w:ascii="Symbol" w:hAnsi="Symbo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29" w15:restartNumberingAfterBreak="0">
    <w:nsid w:val="44814EFA"/>
    <w:multiLevelType w:val="hybridMultilevel"/>
    <w:tmpl w:val="E75655C6"/>
    <w:lvl w:ilvl="0" w:tplc="66C0625C">
      <w:start w:val="1"/>
      <w:numFmt w:val="decimal"/>
      <w:lvlText w:val="%1."/>
      <w:lvlJc w:val="left"/>
      <w:pPr>
        <w:ind w:left="700" w:hanging="360"/>
      </w:pPr>
      <w:rPr>
        <w:rFonts w:hint="default"/>
      </w:rPr>
    </w:lvl>
    <w:lvl w:ilvl="1" w:tplc="0C0A0019" w:tentative="1">
      <w:start w:val="1"/>
      <w:numFmt w:val="lowerLetter"/>
      <w:lvlText w:val="%2."/>
      <w:lvlJc w:val="left"/>
      <w:pPr>
        <w:ind w:left="1420" w:hanging="360"/>
      </w:pPr>
    </w:lvl>
    <w:lvl w:ilvl="2" w:tplc="0C0A001B" w:tentative="1">
      <w:start w:val="1"/>
      <w:numFmt w:val="lowerRoman"/>
      <w:lvlText w:val="%3."/>
      <w:lvlJc w:val="right"/>
      <w:pPr>
        <w:ind w:left="2140" w:hanging="180"/>
      </w:pPr>
    </w:lvl>
    <w:lvl w:ilvl="3" w:tplc="0C0A000F" w:tentative="1">
      <w:start w:val="1"/>
      <w:numFmt w:val="decimal"/>
      <w:lvlText w:val="%4."/>
      <w:lvlJc w:val="left"/>
      <w:pPr>
        <w:ind w:left="2860" w:hanging="360"/>
      </w:pPr>
    </w:lvl>
    <w:lvl w:ilvl="4" w:tplc="0C0A0019" w:tentative="1">
      <w:start w:val="1"/>
      <w:numFmt w:val="lowerLetter"/>
      <w:lvlText w:val="%5."/>
      <w:lvlJc w:val="left"/>
      <w:pPr>
        <w:ind w:left="3580" w:hanging="360"/>
      </w:pPr>
    </w:lvl>
    <w:lvl w:ilvl="5" w:tplc="0C0A001B" w:tentative="1">
      <w:start w:val="1"/>
      <w:numFmt w:val="lowerRoman"/>
      <w:lvlText w:val="%6."/>
      <w:lvlJc w:val="right"/>
      <w:pPr>
        <w:ind w:left="4300" w:hanging="180"/>
      </w:pPr>
    </w:lvl>
    <w:lvl w:ilvl="6" w:tplc="0C0A000F" w:tentative="1">
      <w:start w:val="1"/>
      <w:numFmt w:val="decimal"/>
      <w:lvlText w:val="%7."/>
      <w:lvlJc w:val="left"/>
      <w:pPr>
        <w:ind w:left="5020" w:hanging="360"/>
      </w:pPr>
    </w:lvl>
    <w:lvl w:ilvl="7" w:tplc="0C0A0019" w:tentative="1">
      <w:start w:val="1"/>
      <w:numFmt w:val="lowerLetter"/>
      <w:lvlText w:val="%8."/>
      <w:lvlJc w:val="left"/>
      <w:pPr>
        <w:ind w:left="5740" w:hanging="360"/>
      </w:pPr>
    </w:lvl>
    <w:lvl w:ilvl="8" w:tplc="0C0A001B" w:tentative="1">
      <w:start w:val="1"/>
      <w:numFmt w:val="lowerRoman"/>
      <w:lvlText w:val="%9."/>
      <w:lvlJc w:val="right"/>
      <w:pPr>
        <w:ind w:left="6460" w:hanging="180"/>
      </w:pPr>
    </w:lvl>
  </w:abstractNum>
  <w:abstractNum w:abstractNumId="30" w15:restartNumberingAfterBreak="0">
    <w:nsid w:val="4AF14E7A"/>
    <w:multiLevelType w:val="hybridMultilevel"/>
    <w:tmpl w:val="C840D30E"/>
    <w:lvl w:ilvl="0" w:tplc="0C0A000F">
      <w:start w:val="1"/>
      <w:numFmt w:val="decimal"/>
      <w:lvlText w:val="%1."/>
      <w:lvlJc w:val="left"/>
      <w:pPr>
        <w:ind w:left="1060" w:hanging="360"/>
      </w:pPr>
    </w:lvl>
    <w:lvl w:ilvl="1" w:tplc="0C0A0019" w:tentative="1">
      <w:start w:val="1"/>
      <w:numFmt w:val="lowerLetter"/>
      <w:lvlText w:val="%2."/>
      <w:lvlJc w:val="left"/>
      <w:pPr>
        <w:ind w:left="1780" w:hanging="360"/>
      </w:pPr>
    </w:lvl>
    <w:lvl w:ilvl="2" w:tplc="0C0A001B" w:tentative="1">
      <w:start w:val="1"/>
      <w:numFmt w:val="lowerRoman"/>
      <w:lvlText w:val="%3."/>
      <w:lvlJc w:val="right"/>
      <w:pPr>
        <w:ind w:left="2500" w:hanging="180"/>
      </w:pPr>
    </w:lvl>
    <w:lvl w:ilvl="3" w:tplc="0C0A000F" w:tentative="1">
      <w:start w:val="1"/>
      <w:numFmt w:val="decimal"/>
      <w:lvlText w:val="%4."/>
      <w:lvlJc w:val="left"/>
      <w:pPr>
        <w:ind w:left="3220" w:hanging="360"/>
      </w:pPr>
    </w:lvl>
    <w:lvl w:ilvl="4" w:tplc="0C0A0019" w:tentative="1">
      <w:start w:val="1"/>
      <w:numFmt w:val="lowerLetter"/>
      <w:lvlText w:val="%5."/>
      <w:lvlJc w:val="left"/>
      <w:pPr>
        <w:ind w:left="3940" w:hanging="360"/>
      </w:pPr>
    </w:lvl>
    <w:lvl w:ilvl="5" w:tplc="0C0A001B" w:tentative="1">
      <w:start w:val="1"/>
      <w:numFmt w:val="lowerRoman"/>
      <w:lvlText w:val="%6."/>
      <w:lvlJc w:val="right"/>
      <w:pPr>
        <w:ind w:left="4660" w:hanging="180"/>
      </w:pPr>
    </w:lvl>
    <w:lvl w:ilvl="6" w:tplc="0C0A000F" w:tentative="1">
      <w:start w:val="1"/>
      <w:numFmt w:val="decimal"/>
      <w:lvlText w:val="%7."/>
      <w:lvlJc w:val="left"/>
      <w:pPr>
        <w:ind w:left="5380" w:hanging="360"/>
      </w:pPr>
    </w:lvl>
    <w:lvl w:ilvl="7" w:tplc="0C0A0019" w:tentative="1">
      <w:start w:val="1"/>
      <w:numFmt w:val="lowerLetter"/>
      <w:lvlText w:val="%8."/>
      <w:lvlJc w:val="left"/>
      <w:pPr>
        <w:ind w:left="6100" w:hanging="360"/>
      </w:pPr>
    </w:lvl>
    <w:lvl w:ilvl="8" w:tplc="0C0A001B" w:tentative="1">
      <w:start w:val="1"/>
      <w:numFmt w:val="lowerRoman"/>
      <w:lvlText w:val="%9."/>
      <w:lvlJc w:val="right"/>
      <w:pPr>
        <w:ind w:left="6820" w:hanging="180"/>
      </w:pPr>
    </w:lvl>
  </w:abstractNum>
  <w:abstractNum w:abstractNumId="31" w15:restartNumberingAfterBreak="0">
    <w:nsid w:val="4E292E8E"/>
    <w:multiLevelType w:val="multilevel"/>
    <w:tmpl w:val="C26AEF9A"/>
    <w:lvl w:ilvl="0">
      <w:start w:val="1"/>
      <w:numFmt w:val="decimal"/>
      <w:pStyle w:val="Ecuacionesindice"/>
      <w:lvlText w:val="(%1)"/>
      <w:lvlJc w:val="left"/>
      <w:pPr>
        <w:tabs>
          <w:tab w:val="num" w:pos="360"/>
        </w:tabs>
        <w:ind w:left="360" w:hanging="360"/>
      </w:pPr>
      <w:rPr>
        <w:rFonts w:ascii="Arial" w:hAnsi="Arial" w:hint="default"/>
        <w:sz w:val="22"/>
        <w:szCs w:val="22"/>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2" w15:restartNumberingAfterBreak="0">
    <w:nsid w:val="55A61B10"/>
    <w:multiLevelType w:val="multilevel"/>
    <w:tmpl w:val="BDFE6E46"/>
    <w:lvl w:ilvl="0">
      <w:start w:val="3"/>
      <w:numFmt w:val="decimal"/>
      <w:lvlText w:val="%1."/>
      <w:lvlJc w:val="left"/>
      <w:pPr>
        <w:ind w:left="1020" w:hanging="1020"/>
      </w:pPr>
      <w:rPr>
        <w:rFonts w:hint="default"/>
      </w:rPr>
    </w:lvl>
    <w:lvl w:ilvl="1">
      <w:start w:val="3"/>
      <w:numFmt w:val="decimal"/>
      <w:lvlText w:val="%1.%2."/>
      <w:lvlJc w:val="left"/>
      <w:pPr>
        <w:ind w:left="1020" w:hanging="102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3" w15:restartNumberingAfterBreak="0">
    <w:nsid w:val="56E55CFF"/>
    <w:multiLevelType w:val="hybridMultilevel"/>
    <w:tmpl w:val="C29C5610"/>
    <w:lvl w:ilvl="0" w:tplc="0C0A000F">
      <w:start w:val="1"/>
      <w:numFmt w:val="decimal"/>
      <w:lvlText w:val="%1."/>
      <w:lvlJc w:val="left"/>
      <w:pPr>
        <w:ind w:left="36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58A15987"/>
    <w:multiLevelType w:val="hybridMultilevel"/>
    <w:tmpl w:val="B36236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5EAA5816"/>
    <w:multiLevelType w:val="hybridMultilevel"/>
    <w:tmpl w:val="7B1C788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6" w15:restartNumberingAfterBreak="0">
    <w:nsid w:val="65012DF9"/>
    <w:multiLevelType w:val="hybridMultilevel"/>
    <w:tmpl w:val="66EAA02A"/>
    <w:lvl w:ilvl="0" w:tplc="BFC6AFEC">
      <w:start w:val="1"/>
      <w:numFmt w:val="decimal"/>
      <w:lvlText w:val="%1)"/>
      <w:lvlJc w:val="left"/>
      <w:pPr>
        <w:ind w:left="400" w:hanging="360"/>
      </w:pPr>
      <w:rPr>
        <w:rFonts w:hint="default"/>
      </w:rPr>
    </w:lvl>
    <w:lvl w:ilvl="1" w:tplc="040A0019" w:tentative="1">
      <w:start w:val="1"/>
      <w:numFmt w:val="lowerLetter"/>
      <w:lvlText w:val="%2."/>
      <w:lvlJc w:val="left"/>
      <w:pPr>
        <w:ind w:left="1120" w:hanging="360"/>
      </w:pPr>
    </w:lvl>
    <w:lvl w:ilvl="2" w:tplc="040A001B" w:tentative="1">
      <w:start w:val="1"/>
      <w:numFmt w:val="lowerRoman"/>
      <w:lvlText w:val="%3."/>
      <w:lvlJc w:val="right"/>
      <w:pPr>
        <w:ind w:left="1840" w:hanging="180"/>
      </w:pPr>
    </w:lvl>
    <w:lvl w:ilvl="3" w:tplc="040A000F" w:tentative="1">
      <w:start w:val="1"/>
      <w:numFmt w:val="decimal"/>
      <w:lvlText w:val="%4."/>
      <w:lvlJc w:val="left"/>
      <w:pPr>
        <w:ind w:left="2560" w:hanging="360"/>
      </w:pPr>
    </w:lvl>
    <w:lvl w:ilvl="4" w:tplc="040A0019" w:tentative="1">
      <w:start w:val="1"/>
      <w:numFmt w:val="lowerLetter"/>
      <w:lvlText w:val="%5."/>
      <w:lvlJc w:val="left"/>
      <w:pPr>
        <w:ind w:left="3280" w:hanging="360"/>
      </w:pPr>
    </w:lvl>
    <w:lvl w:ilvl="5" w:tplc="040A001B" w:tentative="1">
      <w:start w:val="1"/>
      <w:numFmt w:val="lowerRoman"/>
      <w:lvlText w:val="%6."/>
      <w:lvlJc w:val="right"/>
      <w:pPr>
        <w:ind w:left="4000" w:hanging="180"/>
      </w:pPr>
    </w:lvl>
    <w:lvl w:ilvl="6" w:tplc="040A000F" w:tentative="1">
      <w:start w:val="1"/>
      <w:numFmt w:val="decimal"/>
      <w:lvlText w:val="%7."/>
      <w:lvlJc w:val="left"/>
      <w:pPr>
        <w:ind w:left="4720" w:hanging="360"/>
      </w:pPr>
    </w:lvl>
    <w:lvl w:ilvl="7" w:tplc="040A0019" w:tentative="1">
      <w:start w:val="1"/>
      <w:numFmt w:val="lowerLetter"/>
      <w:lvlText w:val="%8."/>
      <w:lvlJc w:val="left"/>
      <w:pPr>
        <w:ind w:left="5440" w:hanging="360"/>
      </w:pPr>
    </w:lvl>
    <w:lvl w:ilvl="8" w:tplc="040A001B" w:tentative="1">
      <w:start w:val="1"/>
      <w:numFmt w:val="lowerRoman"/>
      <w:lvlText w:val="%9."/>
      <w:lvlJc w:val="right"/>
      <w:pPr>
        <w:ind w:left="6160" w:hanging="180"/>
      </w:pPr>
    </w:lvl>
  </w:abstractNum>
  <w:abstractNum w:abstractNumId="37" w15:restartNumberingAfterBreak="0">
    <w:nsid w:val="651760E7"/>
    <w:multiLevelType w:val="multilevel"/>
    <w:tmpl w:val="7D521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AC5666"/>
    <w:multiLevelType w:val="hybridMultilevel"/>
    <w:tmpl w:val="7B1449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A3E7AF3"/>
    <w:multiLevelType w:val="hybridMultilevel"/>
    <w:tmpl w:val="3CD48F5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0" w15:restartNumberingAfterBreak="0">
    <w:nsid w:val="6B70034A"/>
    <w:multiLevelType w:val="hybridMultilevel"/>
    <w:tmpl w:val="D74AEC9A"/>
    <w:lvl w:ilvl="0" w:tplc="0C0A0001">
      <w:start w:val="1"/>
      <w:numFmt w:val="bullet"/>
      <w:lvlText w:val=""/>
      <w:lvlJc w:val="left"/>
      <w:pPr>
        <w:ind w:left="1060" w:hanging="360"/>
      </w:pPr>
      <w:rPr>
        <w:rFonts w:ascii="Symbol" w:hAnsi="Symbol" w:hint="default"/>
      </w:rPr>
    </w:lvl>
    <w:lvl w:ilvl="1" w:tplc="0C0A0003" w:tentative="1">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41" w15:restartNumberingAfterBreak="0">
    <w:nsid w:val="7571325D"/>
    <w:multiLevelType w:val="hybridMultilevel"/>
    <w:tmpl w:val="9B94ED48"/>
    <w:lvl w:ilvl="0" w:tplc="0C0A0001">
      <w:start w:val="1"/>
      <w:numFmt w:val="bullet"/>
      <w:lvlText w:val=""/>
      <w:lvlJc w:val="left"/>
      <w:pPr>
        <w:ind w:left="720" w:hanging="360"/>
      </w:pPr>
      <w:rPr>
        <w:rFonts w:ascii="Symbol" w:hAnsi="Symbol" w:cs="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7B2B7ED3"/>
    <w:multiLevelType w:val="hybridMultilevel"/>
    <w:tmpl w:val="872C4A20"/>
    <w:lvl w:ilvl="0" w:tplc="0C0A000F">
      <w:start w:val="1"/>
      <w:numFmt w:val="decimal"/>
      <w:lvlText w:val="%1."/>
      <w:lvlJc w:val="left"/>
      <w:pPr>
        <w:ind w:left="1060" w:hanging="360"/>
      </w:pPr>
    </w:lvl>
    <w:lvl w:ilvl="1" w:tplc="0C0A0019" w:tentative="1">
      <w:start w:val="1"/>
      <w:numFmt w:val="lowerLetter"/>
      <w:lvlText w:val="%2."/>
      <w:lvlJc w:val="left"/>
      <w:pPr>
        <w:ind w:left="1780" w:hanging="360"/>
      </w:pPr>
    </w:lvl>
    <w:lvl w:ilvl="2" w:tplc="0C0A001B" w:tentative="1">
      <w:start w:val="1"/>
      <w:numFmt w:val="lowerRoman"/>
      <w:lvlText w:val="%3."/>
      <w:lvlJc w:val="right"/>
      <w:pPr>
        <w:ind w:left="2500" w:hanging="180"/>
      </w:pPr>
    </w:lvl>
    <w:lvl w:ilvl="3" w:tplc="0C0A000F" w:tentative="1">
      <w:start w:val="1"/>
      <w:numFmt w:val="decimal"/>
      <w:lvlText w:val="%4."/>
      <w:lvlJc w:val="left"/>
      <w:pPr>
        <w:ind w:left="3220" w:hanging="360"/>
      </w:pPr>
    </w:lvl>
    <w:lvl w:ilvl="4" w:tplc="0C0A0019" w:tentative="1">
      <w:start w:val="1"/>
      <w:numFmt w:val="lowerLetter"/>
      <w:lvlText w:val="%5."/>
      <w:lvlJc w:val="left"/>
      <w:pPr>
        <w:ind w:left="3940" w:hanging="360"/>
      </w:pPr>
    </w:lvl>
    <w:lvl w:ilvl="5" w:tplc="0C0A001B" w:tentative="1">
      <w:start w:val="1"/>
      <w:numFmt w:val="lowerRoman"/>
      <w:lvlText w:val="%6."/>
      <w:lvlJc w:val="right"/>
      <w:pPr>
        <w:ind w:left="4660" w:hanging="180"/>
      </w:pPr>
    </w:lvl>
    <w:lvl w:ilvl="6" w:tplc="0C0A000F" w:tentative="1">
      <w:start w:val="1"/>
      <w:numFmt w:val="decimal"/>
      <w:lvlText w:val="%7."/>
      <w:lvlJc w:val="left"/>
      <w:pPr>
        <w:ind w:left="5380" w:hanging="360"/>
      </w:pPr>
    </w:lvl>
    <w:lvl w:ilvl="7" w:tplc="0C0A0019" w:tentative="1">
      <w:start w:val="1"/>
      <w:numFmt w:val="lowerLetter"/>
      <w:lvlText w:val="%8."/>
      <w:lvlJc w:val="left"/>
      <w:pPr>
        <w:ind w:left="6100" w:hanging="360"/>
      </w:pPr>
    </w:lvl>
    <w:lvl w:ilvl="8" w:tplc="0C0A001B" w:tentative="1">
      <w:start w:val="1"/>
      <w:numFmt w:val="lowerRoman"/>
      <w:lvlText w:val="%9."/>
      <w:lvlJc w:val="right"/>
      <w:pPr>
        <w:ind w:left="6820" w:hanging="180"/>
      </w:pPr>
    </w:lvl>
  </w:abstractNum>
  <w:abstractNum w:abstractNumId="43" w15:restartNumberingAfterBreak="0">
    <w:nsid w:val="7E206488"/>
    <w:multiLevelType w:val="hybridMultilevel"/>
    <w:tmpl w:val="FA66A0B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2"/>
  </w:num>
  <w:num w:numId="3">
    <w:abstractNumId w:val="25"/>
  </w:num>
  <w:num w:numId="4">
    <w:abstractNumId w:val="12"/>
  </w:num>
  <w:num w:numId="5">
    <w:abstractNumId w:val="12"/>
  </w:num>
  <w:num w:numId="6">
    <w:abstractNumId w:val="12"/>
  </w:num>
  <w:num w:numId="7">
    <w:abstractNumId w:val="11"/>
  </w:num>
  <w:num w:numId="8">
    <w:abstractNumId w:val="7"/>
  </w:num>
  <w:num w:numId="9">
    <w:abstractNumId w:val="33"/>
  </w:num>
  <w:num w:numId="10">
    <w:abstractNumId w:val="35"/>
  </w:num>
  <w:num w:numId="11">
    <w:abstractNumId w:val="9"/>
  </w:num>
  <w:num w:numId="12">
    <w:abstractNumId w:val="39"/>
  </w:num>
  <w:num w:numId="13">
    <w:abstractNumId w:val="12"/>
  </w:num>
  <w:num w:numId="14">
    <w:abstractNumId w:val="12"/>
  </w:num>
  <w:num w:numId="15">
    <w:abstractNumId w:val="34"/>
  </w:num>
  <w:num w:numId="16">
    <w:abstractNumId w:val="38"/>
  </w:num>
  <w:num w:numId="17">
    <w:abstractNumId w:val="3"/>
  </w:num>
  <w:num w:numId="18">
    <w:abstractNumId w:val="43"/>
  </w:num>
  <w:num w:numId="19">
    <w:abstractNumId w:val="14"/>
  </w:num>
  <w:num w:numId="20">
    <w:abstractNumId w:val="29"/>
  </w:num>
  <w:num w:numId="21">
    <w:abstractNumId w:val="18"/>
  </w:num>
  <w:num w:numId="22">
    <w:abstractNumId w:val="28"/>
  </w:num>
  <w:num w:numId="23">
    <w:abstractNumId w:val="6"/>
  </w:num>
  <w:num w:numId="24">
    <w:abstractNumId w:val="12"/>
  </w:num>
  <w:num w:numId="25">
    <w:abstractNumId w:val="21"/>
  </w:num>
  <w:num w:numId="26">
    <w:abstractNumId w:val="37"/>
  </w:num>
  <w:num w:numId="27">
    <w:abstractNumId w:val="5"/>
  </w:num>
  <w:num w:numId="28">
    <w:abstractNumId w:val="2"/>
  </w:num>
  <w:num w:numId="29">
    <w:abstractNumId w:val="8"/>
  </w:num>
  <w:num w:numId="30">
    <w:abstractNumId w:val="10"/>
    <w:lvlOverride w:ilvl="0">
      <w:startOverride w:val="1"/>
    </w:lvlOverride>
  </w:num>
  <w:num w:numId="31">
    <w:abstractNumId w:val="19"/>
  </w:num>
  <w:num w:numId="32">
    <w:abstractNumId w:val="30"/>
  </w:num>
  <w:num w:numId="33">
    <w:abstractNumId w:val="12"/>
  </w:num>
  <w:num w:numId="34">
    <w:abstractNumId w:val="12"/>
  </w:num>
  <w:num w:numId="35">
    <w:abstractNumId w:val="12"/>
  </w:num>
  <w:num w:numId="36">
    <w:abstractNumId w:val="12"/>
  </w:num>
  <w:num w:numId="37">
    <w:abstractNumId w:val="12"/>
  </w:num>
  <w:num w:numId="38">
    <w:abstractNumId w:val="12"/>
  </w:num>
  <w:num w:numId="39">
    <w:abstractNumId w:val="12"/>
  </w:num>
  <w:num w:numId="40">
    <w:abstractNumId w:val="1"/>
  </w:num>
  <w:num w:numId="41">
    <w:abstractNumId w:val="31"/>
  </w:num>
  <w:num w:numId="42">
    <w:abstractNumId w:val="17"/>
  </w:num>
  <w:num w:numId="43">
    <w:abstractNumId w:val="26"/>
  </w:num>
  <w:num w:numId="44">
    <w:abstractNumId w:val="20"/>
  </w:num>
  <w:num w:numId="45">
    <w:abstractNumId w:val="23"/>
  </w:num>
  <w:num w:numId="46">
    <w:abstractNumId w:val="22"/>
  </w:num>
  <w:num w:numId="47">
    <w:abstractNumId w:val="41"/>
  </w:num>
  <w:num w:numId="48">
    <w:abstractNumId w:val="13"/>
  </w:num>
  <w:num w:numId="49">
    <w:abstractNumId w:val="24"/>
  </w:num>
  <w:num w:numId="50">
    <w:abstractNumId w:val="36"/>
  </w:num>
  <w:num w:numId="51">
    <w:abstractNumId w:val="15"/>
  </w:num>
  <w:num w:numId="52">
    <w:abstractNumId w:val="12"/>
  </w:num>
  <w:num w:numId="53">
    <w:abstractNumId w:val="40"/>
  </w:num>
  <w:num w:numId="54">
    <w:abstractNumId w:val="42"/>
  </w:num>
  <w:num w:numId="55">
    <w:abstractNumId w:val="32"/>
  </w:num>
  <w:num w:numId="56">
    <w:abstractNumId w:val="4"/>
  </w:num>
  <w:num w:numId="57">
    <w:abstractNumId w:val="27"/>
  </w:num>
  <w:num w:numId="58">
    <w:abstractNumId w:val="16"/>
  </w:num>
  <w:numIdMacAtCleanup w:val="5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ndrea del Nido García">
    <w15:presenceInfo w15:providerId="Windows Live" w15:userId="7cc6eb8a540de78b"/>
  </w15:person>
  <w15:person w15:author="jm.delalamo@upm.es">
    <w15:presenceInfo w15:providerId="AD" w15:userId="S::jm.delalamo@upm.es::7d8161e7-8ba9-40b1-abcb-1076f237b9b9"/>
  </w15:person>
  <w15:person w15:author="Andrea del Nido García [2]">
    <w15:presenceInfo w15:providerId="Windows Live" w15:userId="5f617ef9b1dc49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trackRevisions/>
  <w:defaultTabStop w:val="567"/>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196B"/>
    <w:rsid w:val="0000196F"/>
    <w:rsid w:val="00002153"/>
    <w:rsid w:val="0000217E"/>
    <w:rsid w:val="000023B4"/>
    <w:rsid w:val="000029CA"/>
    <w:rsid w:val="00002EEF"/>
    <w:rsid w:val="00003080"/>
    <w:rsid w:val="000031BA"/>
    <w:rsid w:val="000033E9"/>
    <w:rsid w:val="00003B0C"/>
    <w:rsid w:val="00003B5F"/>
    <w:rsid w:val="00004097"/>
    <w:rsid w:val="000047C4"/>
    <w:rsid w:val="00004A61"/>
    <w:rsid w:val="000050F7"/>
    <w:rsid w:val="0000510E"/>
    <w:rsid w:val="000051D7"/>
    <w:rsid w:val="00005201"/>
    <w:rsid w:val="00005297"/>
    <w:rsid w:val="000056AA"/>
    <w:rsid w:val="0000599D"/>
    <w:rsid w:val="00005A1A"/>
    <w:rsid w:val="00005A21"/>
    <w:rsid w:val="00005AB7"/>
    <w:rsid w:val="00005BEE"/>
    <w:rsid w:val="00006953"/>
    <w:rsid w:val="00006BFB"/>
    <w:rsid w:val="000072B3"/>
    <w:rsid w:val="00007870"/>
    <w:rsid w:val="000078E8"/>
    <w:rsid w:val="00010260"/>
    <w:rsid w:val="00010281"/>
    <w:rsid w:val="00010365"/>
    <w:rsid w:val="00010375"/>
    <w:rsid w:val="00010DB2"/>
    <w:rsid w:val="0001100C"/>
    <w:rsid w:val="000115B5"/>
    <w:rsid w:val="0001186E"/>
    <w:rsid w:val="00011C4B"/>
    <w:rsid w:val="00011ED6"/>
    <w:rsid w:val="00011EEF"/>
    <w:rsid w:val="00011F40"/>
    <w:rsid w:val="000124A0"/>
    <w:rsid w:val="00012931"/>
    <w:rsid w:val="0001304D"/>
    <w:rsid w:val="00013598"/>
    <w:rsid w:val="000146CD"/>
    <w:rsid w:val="00014784"/>
    <w:rsid w:val="0001567D"/>
    <w:rsid w:val="00015C53"/>
    <w:rsid w:val="00015CDB"/>
    <w:rsid w:val="00015E73"/>
    <w:rsid w:val="000160D8"/>
    <w:rsid w:val="0001623D"/>
    <w:rsid w:val="00016E3B"/>
    <w:rsid w:val="00016FA3"/>
    <w:rsid w:val="00017770"/>
    <w:rsid w:val="00017CCE"/>
    <w:rsid w:val="000200DA"/>
    <w:rsid w:val="000201FB"/>
    <w:rsid w:val="00020576"/>
    <w:rsid w:val="00021026"/>
    <w:rsid w:val="00021059"/>
    <w:rsid w:val="00021273"/>
    <w:rsid w:val="00021EEC"/>
    <w:rsid w:val="00022825"/>
    <w:rsid w:val="00022E04"/>
    <w:rsid w:val="00023252"/>
    <w:rsid w:val="00023EF7"/>
    <w:rsid w:val="00024157"/>
    <w:rsid w:val="00024CB0"/>
    <w:rsid w:val="0002589E"/>
    <w:rsid w:val="000258D5"/>
    <w:rsid w:val="000258DC"/>
    <w:rsid w:val="0002716B"/>
    <w:rsid w:val="00027222"/>
    <w:rsid w:val="00027912"/>
    <w:rsid w:val="000302A6"/>
    <w:rsid w:val="00030392"/>
    <w:rsid w:val="0003046D"/>
    <w:rsid w:val="00030F73"/>
    <w:rsid w:val="0003133D"/>
    <w:rsid w:val="000314A7"/>
    <w:rsid w:val="000314CF"/>
    <w:rsid w:val="00031804"/>
    <w:rsid w:val="00031F62"/>
    <w:rsid w:val="00032271"/>
    <w:rsid w:val="00032EF5"/>
    <w:rsid w:val="00033150"/>
    <w:rsid w:val="00033BA5"/>
    <w:rsid w:val="00033D34"/>
    <w:rsid w:val="00033EB3"/>
    <w:rsid w:val="00033F3C"/>
    <w:rsid w:val="00034686"/>
    <w:rsid w:val="0003483E"/>
    <w:rsid w:val="00035348"/>
    <w:rsid w:val="0003547D"/>
    <w:rsid w:val="00035764"/>
    <w:rsid w:val="00035962"/>
    <w:rsid w:val="00035E98"/>
    <w:rsid w:val="00036CB4"/>
    <w:rsid w:val="00036D21"/>
    <w:rsid w:val="000370C8"/>
    <w:rsid w:val="000372C6"/>
    <w:rsid w:val="000372CB"/>
    <w:rsid w:val="000378C2"/>
    <w:rsid w:val="00040C93"/>
    <w:rsid w:val="00040EF7"/>
    <w:rsid w:val="0004155F"/>
    <w:rsid w:val="00041A65"/>
    <w:rsid w:val="00041C0D"/>
    <w:rsid w:val="00042518"/>
    <w:rsid w:val="0004260D"/>
    <w:rsid w:val="00042630"/>
    <w:rsid w:val="00042BEB"/>
    <w:rsid w:val="00042C36"/>
    <w:rsid w:val="00043988"/>
    <w:rsid w:val="00043DB1"/>
    <w:rsid w:val="000440C8"/>
    <w:rsid w:val="000445FE"/>
    <w:rsid w:val="000450AA"/>
    <w:rsid w:val="00045131"/>
    <w:rsid w:val="0004550D"/>
    <w:rsid w:val="000455B1"/>
    <w:rsid w:val="00045766"/>
    <w:rsid w:val="00046BF9"/>
    <w:rsid w:val="00046EB0"/>
    <w:rsid w:val="000473B2"/>
    <w:rsid w:val="00047997"/>
    <w:rsid w:val="00047CDA"/>
    <w:rsid w:val="000503CC"/>
    <w:rsid w:val="00050A6E"/>
    <w:rsid w:val="00050A91"/>
    <w:rsid w:val="00050AF0"/>
    <w:rsid w:val="00050D96"/>
    <w:rsid w:val="0005121E"/>
    <w:rsid w:val="000512FB"/>
    <w:rsid w:val="00052A0A"/>
    <w:rsid w:val="00052E58"/>
    <w:rsid w:val="0005309C"/>
    <w:rsid w:val="000536BF"/>
    <w:rsid w:val="00053BF4"/>
    <w:rsid w:val="00054D6A"/>
    <w:rsid w:val="000554CC"/>
    <w:rsid w:val="00055C35"/>
    <w:rsid w:val="0005607B"/>
    <w:rsid w:val="000566CC"/>
    <w:rsid w:val="0005713E"/>
    <w:rsid w:val="0006009A"/>
    <w:rsid w:val="00060474"/>
    <w:rsid w:val="00060B81"/>
    <w:rsid w:val="00061058"/>
    <w:rsid w:val="000615F3"/>
    <w:rsid w:val="000626B1"/>
    <w:rsid w:val="0006291B"/>
    <w:rsid w:val="00062A51"/>
    <w:rsid w:val="00062A58"/>
    <w:rsid w:val="00063567"/>
    <w:rsid w:val="00063654"/>
    <w:rsid w:val="00063876"/>
    <w:rsid w:val="00063F12"/>
    <w:rsid w:val="00063FA6"/>
    <w:rsid w:val="00064254"/>
    <w:rsid w:val="000643A8"/>
    <w:rsid w:val="00064828"/>
    <w:rsid w:val="00064CA7"/>
    <w:rsid w:val="00064DEF"/>
    <w:rsid w:val="00066123"/>
    <w:rsid w:val="00067633"/>
    <w:rsid w:val="00067A48"/>
    <w:rsid w:val="00070098"/>
    <w:rsid w:val="000701D0"/>
    <w:rsid w:val="000702C5"/>
    <w:rsid w:val="00070683"/>
    <w:rsid w:val="00070961"/>
    <w:rsid w:val="00070DC9"/>
    <w:rsid w:val="00071B55"/>
    <w:rsid w:val="00071C2D"/>
    <w:rsid w:val="00071D49"/>
    <w:rsid w:val="00071F67"/>
    <w:rsid w:val="0007213C"/>
    <w:rsid w:val="0007268F"/>
    <w:rsid w:val="00072795"/>
    <w:rsid w:val="000745E6"/>
    <w:rsid w:val="000749EC"/>
    <w:rsid w:val="00074C70"/>
    <w:rsid w:val="00074CD9"/>
    <w:rsid w:val="0007503C"/>
    <w:rsid w:val="0007580D"/>
    <w:rsid w:val="000776D7"/>
    <w:rsid w:val="00077C42"/>
    <w:rsid w:val="00080652"/>
    <w:rsid w:val="0008104A"/>
    <w:rsid w:val="000830F3"/>
    <w:rsid w:val="000838E2"/>
    <w:rsid w:val="000838FE"/>
    <w:rsid w:val="00083B10"/>
    <w:rsid w:val="00084E48"/>
    <w:rsid w:val="0008589D"/>
    <w:rsid w:val="00085941"/>
    <w:rsid w:val="00085EF8"/>
    <w:rsid w:val="00086182"/>
    <w:rsid w:val="0008650E"/>
    <w:rsid w:val="0008682A"/>
    <w:rsid w:val="00086C06"/>
    <w:rsid w:val="00086F0D"/>
    <w:rsid w:val="00087028"/>
    <w:rsid w:val="00087056"/>
    <w:rsid w:val="0008714F"/>
    <w:rsid w:val="000875C0"/>
    <w:rsid w:val="00087C68"/>
    <w:rsid w:val="00087FB9"/>
    <w:rsid w:val="00091944"/>
    <w:rsid w:val="00091B4D"/>
    <w:rsid w:val="00091CB6"/>
    <w:rsid w:val="00091E8B"/>
    <w:rsid w:val="00093487"/>
    <w:rsid w:val="00094445"/>
    <w:rsid w:val="0009444C"/>
    <w:rsid w:val="00094F95"/>
    <w:rsid w:val="00095050"/>
    <w:rsid w:val="00095611"/>
    <w:rsid w:val="00095FC7"/>
    <w:rsid w:val="00096236"/>
    <w:rsid w:val="0009657C"/>
    <w:rsid w:val="00096E06"/>
    <w:rsid w:val="0009741C"/>
    <w:rsid w:val="00097AE9"/>
    <w:rsid w:val="00097E72"/>
    <w:rsid w:val="000A01B8"/>
    <w:rsid w:val="000A090C"/>
    <w:rsid w:val="000A0FA4"/>
    <w:rsid w:val="000A16D3"/>
    <w:rsid w:val="000A189C"/>
    <w:rsid w:val="000A1CBD"/>
    <w:rsid w:val="000A1DD3"/>
    <w:rsid w:val="000A22B1"/>
    <w:rsid w:val="000A29E5"/>
    <w:rsid w:val="000A3252"/>
    <w:rsid w:val="000A330E"/>
    <w:rsid w:val="000A3AC2"/>
    <w:rsid w:val="000A40FA"/>
    <w:rsid w:val="000A42BA"/>
    <w:rsid w:val="000A52C2"/>
    <w:rsid w:val="000A5B3B"/>
    <w:rsid w:val="000A5BE5"/>
    <w:rsid w:val="000A629C"/>
    <w:rsid w:val="000A64FF"/>
    <w:rsid w:val="000A6614"/>
    <w:rsid w:val="000A6C5C"/>
    <w:rsid w:val="000A7094"/>
    <w:rsid w:val="000A74D3"/>
    <w:rsid w:val="000A7E35"/>
    <w:rsid w:val="000B008A"/>
    <w:rsid w:val="000B029F"/>
    <w:rsid w:val="000B0FBC"/>
    <w:rsid w:val="000B1087"/>
    <w:rsid w:val="000B22F4"/>
    <w:rsid w:val="000B3040"/>
    <w:rsid w:val="000B3373"/>
    <w:rsid w:val="000B37CC"/>
    <w:rsid w:val="000B3995"/>
    <w:rsid w:val="000B4B9C"/>
    <w:rsid w:val="000B51B3"/>
    <w:rsid w:val="000B54F9"/>
    <w:rsid w:val="000B59AB"/>
    <w:rsid w:val="000B5FD9"/>
    <w:rsid w:val="000B65E0"/>
    <w:rsid w:val="000B6BD4"/>
    <w:rsid w:val="000B7EA6"/>
    <w:rsid w:val="000B7FEB"/>
    <w:rsid w:val="000C0501"/>
    <w:rsid w:val="000C0683"/>
    <w:rsid w:val="000C07B8"/>
    <w:rsid w:val="000C0CB9"/>
    <w:rsid w:val="000C101C"/>
    <w:rsid w:val="000C1809"/>
    <w:rsid w:val="000C1C04"/>
    <w:rsid w:val="000C1C80"/>
    <w:rsid w:val="000C23C9"/>
    <w:rsid w:val="000C23DB"/>
    <w:rsid w:val="000C3466"/>
    <w:rsid w:val="000C46F5"/>
    <w:rsid w:val="000C48C4"/>
    <w:rsid w:val="000C4C90"/>
    <w:rsid w:val="000C4F1F"/>
    <w:rsid w:val="000C578D"/>
    <w:rsid w:val="000C5AA2"/>
    <w:rsid w:val="000C684D"/>
    <w:rsid w:val="000C6D51"/>
    <w:rsid w:val="000C6E1C"/>
    <w:rsid w:val="000C6F40"/>
    <w:rsid w:val="000C7290"/>
    <w:rsid w:val="000C7295"/>
    <w:rsid w:val="000C74FD"/>
    <w:rsid w:val="000C7651"/>
    <w:rsid w:val="000D01F7"/>
    <w:rsid w:val="000D08B5"/>
    <w:rsid w:val="000D0D98"/>
    <w:rsid w:val="000D0F4B"/>
    <w:rsid w:val="000D1130"/>
    <w:rsid w:val="000D1493"/>
    <w:rsid w:val="000D1FD2"/>
    <w:rsid w:val="000D2068"/>
    <w:rsid w:val="000D24FA"/>
    <w:rsid w:val="000D2738"/>
    <w:rsid w:val="000D2E87"/>
    <w:rsid w:val="000D379B"/>
    <w:rsid w:val="000D3A9F"/>
    <w:rsid w:val="000D432E"/>
    <w:rsid w:val="000D4385"/>
    <w:rsid w:val="000D4ACC"/>
    <w:rsid w:val="000D4B64"/>
    <w:rsid w:val="000D4ED5"/>
    <w:rsid w:val="000D5598"/>
    <w:rsid w:val="000D5662"/>
    <w:rsid w:val="000D5A3C"/>
    <w:rsid w:val="000D69C6"/>
    <w:rsid w:val="000D6F29"/>
    <w:rsid w:val="000D78A3"/>
    <w:rsid w:val="000E0E31"/>
    <w:rsid w:val="000E1009"/>
    <w:rsid w:val="000E2338"/>
    <w:rsid w:val="000E2DC7"/>
    <w:rsid w:val="000E2DF6"/>
    <w:rsid w:val="000E3337"/>
    <w:rsid w:val="000E4655"/>
    <w:rsid w:val="000E56A5"/>
    <w:rsid w:val="000E64F8"/>
    <w:rsid w:val="000E684D"/>
    <w:rsid w:val="000E6A2B"/>
    <w:rsid w:val="000E70DC"/>
    <w:rsid w:val="000E70DD"/>
    <w:rsid w:val="000E7338"/>
    <w:rsid w:val="000E75FE"/>
    <w:rsid w:val="000F04BD"/>
    <w:rsid w:val="000F05B4"/>
    <w:rsid w:val="000F0F33"/>
    <w:rsid w:val="000F16C1"/>
    <w:rsid w:val="000F1BC3"/>
    <w:rsid w:val="000F22D7"/>
    <w:rsid w:val="000F2C4A"/>
    <w:rsid w:val="000F3013"/>
    <w:rsid w:val="000F3FCF"/>
    <w:rsid w:val="000F40F7"/>
    <w:rsid w:val="000F47AA"/>
    <w:rsid w:val="000F4D7E"/>
    <w:rsid w:val="000F5010"/>
    <w:rsid w:val="000F534B"/>
    <w:rsid w:val="000F5766"/>
    <w:rsid w:val="000F59AF"/>
    <w:rsid w:val="000F64E4"/>
    <w:rsid w:val="000F7141"/>
    <w:rsid w:val="000F7162"/>
    <w:rsid w:val="000F73A8"/>
    <w:rsid w:val="000F7655"/>
    <w:rsid w:val="000F76DE"/>
    <w:rsid w:val="00100C12"/>
    <w:rsid w:val="00100DE0"/>
    <w:rsid w:val="0010105B"/>
    <w:rsid w:val="0010105D"/>
    <w:rsid w:val="001013A6"/>
    <w:rsid w:val="0010194C"/>
    <w:rsid w:val="00101C66"/>
    <w:rsid w:val="001035A7"/>
    <w:rsid w:val="00103732"/>
    <w:rsid w:val="0010380E"/>
    <w:rsid w:val="00103F23"/>
    <w:rsid w:val="00103F7C"/>
    <w:rsid w:val="001040AB"/>
    <w:rsid w:val="00104608"/>
    <w:rsid w:val="001048AF"/>
    <w:rsid w:val="00104F5A"/>
    <w:rsid w:val="00105153"/>
    <w:rsid w:val="001056BD"/>
    <w:rsid w:val="00105D8D"/>
    <w:rsid w:val="00106F55"/>
    <w:rsid w:val="00107043"/>
    <w:rsid w:val="00107206"/>
    <w:rsid w:val="001074A2"/>
    <w:rsid w:val="0011012D"/>
    <w:rsid w:val="00110216"/>
    <w:rsid w:val="001102C0"/>
    <w:rsid w:val="00110527"/>
    <w:rsid w:val="0011111B"/>
    <w:rsid w:val="00111556"/>
    <w:rsid w:val="001122EB"/>
    <w:rsid w:val="0011247C"/>
    <w:rsid w:val="00112D7C"/>
    <w:rsid w:val="0011371C"/>
    <w:rsid w:val="00113D6D"/>
    <w:rsid w:val="00114A0E"/>
    <w:rsid w:val="00115015"/>
    <w:rsid w:val="001158DC"/>
    <w:rsid w:val="00115E5D"/>
    <w:rsid w:val="0011688D"/>
    <w:rsid w:val="00116AA4"/>
    <w:rsid w:val="00116C5C"/>
    <w:rsid w:val="00116D89"/>
    <w:rsid w:val="00117024"/>
    <w:rsid w:val="00117235"/>
    <w:rsid w:val="00117F1D"/>
    <w:rsid w:val="001204B7"/>
    <w:rsid w:val="00120671"/>
    <w:rsid w:val="00120966"/>
    <w:rsid w:val="0012163B"/>
    <w:rsid w:val="0012182F"/>
    <w:rsid w:val="00121B5B"/>
    <w:rsid w:val="00122031"/>
    <w:rsid w:val="0012223D"/>
    <w:rsid w:val="001229EA"/>
    <w:rsid w:val="00122A04"/>
    <w:rsid w:val="00122A71"/>
    <w:rsid w:val="00122AE8"/>
    <w:rsid w:val="00123549"/>
    <w:rsid w:val="001240CB"/>
    <w:rsid w:val="001241B2"/>
    <w:rsid w:val="00124240"/>
    <w:rsid w:val="0012502F"/>
    <w:rsid w:val="00126117"/>
    <w:rsid w:val="001262DE"/>
    <w:rsid w:val="00127178"/>
    <w:rsid w:val="001279E2"/>
    <w:rsid w:val="00127B73"/>
    <w:rsid w:val="00127C70"/>
    <w:rsid w:val="001301D6"/>
    <w:rsid w:val="00130C37"/>
    <w:rsid w:val="00130D1F"/>
    <w:rsid w:val="00130D85"/>
    <w:rsid w:val="0013166C"/>
    <w:rsid w:val="00131991"/>
    <w:rsid w:val="00131D98"/>
    <w:rsid w:val="00132287"/>
    <w:rsid w:val="001325A7"/>
    <w:rsid w:val="00132F09"/>
    <w:rsid w:val="001339CE"/>
    <w:rsid w:val="00133AA4"/>
    <w:rsid w:val="001349A8"/>
    <w:rsid w:val="00134A3F"/>
    <w:rsid w:val="00135914"/>
    <w:rsid w:val="00136087"/>
    <w:rsid w:val="0013691F"/>
    <w:rsid w:val="00137380"/>
    <w:rsid w:val="00137708"/>
    <w:rsid w:val="0014006F"/>
    <w:rsid w:val="001400C7"/>
    <w:rsid w:val="0014021E"/>
    <w:rsid w:val="00140D98"/>
    <w:rsid w:val="00140E22"/>
    <w:rsid w:val="001412B3"/>
    <w:rsid w:val="00141326"/>
    <w:rsid w:val="0014184F"/>
    <w:rsid w:val="00141A59"/>
    <w:rsid w:val="00142022"/>
    <w:rsid w:val="001426C5"/>
    <w:rsid w:val="001428EF"/>
    <w:rsid w:val="00142924"/>
    <w:rsid w:val="00142F34"/>
    <w:rsid w:val="001435B6"/>
    <w:rsid w:val="001435ED"/>
    <w:rsid w:val="00143924"/>
    <w:rsid w:val="001439EA"/>
    <w:rsid w:val="00143A51"/>
    <w:rsid w:val="00144119"/>
    <w:rsid w:val="00144366"/>
    <w:rsid w:val="00145223"/>
    <w:rsid w:val="00145F4E"/>
    <w:rsid w:val="00146EC1"/>
    <w:rsid w:val="001473FA"/>
    <w:rsid w:val="001477E7"/>
    <w:rsid w:val="0014797D"/>
    <w:rsid w:val="00147AC9"/>
    <w:rsid w:val="00147F09"/>
    <w:rsid w:val="0015107D"/>
    <w:rsid w:val="001513BD"/>
    <w:rsid w:val="00151525"/>
    <w:rsid w:val="00151A2C"/>
    <w:rsid w:val="00152971"/>
    <w:rsid w:val="0015316B"/>
    <w:rsid w:val="001532A5"/>
    <w:rsid w:val="001552B7"/>
    <w:rsid w:val="00155936"/>
    <w:rsid w:val="001559F5"/>
    <w:rsid w:val="00155AF8"/>
    <w:rsid w:val="00155B5D"/>
    <w:rsid w:val="001560A9"/>
    <w:rsid w:val="00156132"/>
    <w:rsid w:val="0015641A"/>
    <w:rsid w:val="00157042"/>
    <w:rsid w:val="001570FA"/>
    <w:rsid w:val="00157781"/>
    <w:rsid w:val="001579C5"/>
    <w:rsid w:val="00157A51"/>
    <w:rsid w:val="0016076E"/>
    <w:rsid w:val="001607A1"/>
    <w:rsid w:val="00160A14"/>
    <w:rsid w:val="001613E1"/>
    <w:rsid w:val="0016196B"/>
    <w:rsid w:val="0016240A"/>
    <w:rsid w:val="001625D7"/>
    <w:rsid w:val="00162614"/>
    <w:rsid w:val="00162C8A"/>
    <w:rsid w:val="00162DBC"/>
    <w:rsid w:val="00162DFD"/>
    <w:rsid w:val="00162FE1"/>
    <w:rsid w:val="00163344"/>
    <w:rsid w:val="0016360E"/>
    <w:rsid w:val="00163623"/>
    <w:rsid w:val="001636CF"/>
    <w:rsid w:val="00163C00"/>
    <w:rsid w:val="00164556"/>
    <w:rsid w:val="001645CF"/>
    <w:rsid w:val="001647C4"/>
    <w:rsid w:val="00164883"/>
    <w:rsid w:val="00164B39"/>
    <w:rsid w:val="00164C28"/>
    <w:rsid w:val="00164FDE"/>
    <w:rsid w:val="001660F2"/>
    <w:rsid w:val="00166FD0"/>
    <w:rsid w:val="00167313"/>
    <w:rsid w:val="00167562"/>
    <w:rsid w:val="00167F48"/>
    <w:rsid w:val="001703A6"/>
    <w:rsid w:val="001706EF"/>
    <w:rsid w:val="00171519"/>
    <w:rsid w:val="00171626"/>
    <w:rsid w:val="00171847"/>
    <w:rsid w:val="00171F74"/>
    <w:rsid w:val="00172D4E"/>
    <w:rsid w:val="00172FBB"/>
    <w:rsid w:val="00173CB3"/>
    <w:rsid w:val="00173D36"/>
    <w:rsid w:val="001741A1"/>
    <w:rsid w:val="00174546"/>
    <w:rsid w:val="00175EDF"/>
    <w:rsid w:val="00176349"/>
    <w:rsid w:val="00176832"/>
    <w:rsid w:val="0017688C"/>
    <w:rsid w:val="00177110"/>
    <w:rsid w:val="00177638"/>
    <w:rsid w:val="001777B7"/>
    <w:rsid w:val="00177A01"/>
    <w:rsid w:val="00177A0B"/>
    <w:rsid w:val="00177F08"/>
    <w:rsid w:val="001801EE"/>
    <w:rsid w:val="00180EEE"/>
    <w:rsid w:val="00181223"/>
    <w:rsid w:val="001812A7"/>
    <w:rsid w:val="001816A5"/>
    <w:rsid w:val="00181EEC"/>
    <w:rsid w:val="00182299"/>
    <w:rsid w:val="00182963"/>
    <w:rsid w:val="00182CD1"/>
    <w:rsid w:val="00182E4A"/>
    <w:rsid w:val="001830A9"/>
    <w:rsid w:val="0018314F"/>
    <w:rsid w:val="001847B8"/>
    <w:rsid w:val="001849D2"/>
    <w:rsid w:val="00184B9C"/>
    <w:rsid w:val="00185068"/>
    <w:rsid w:val="0018533D"/>
    <w:rsid w:val="0018568E"/>
    <w:rsid w:val="001856C3"/>
    <w:rsid w:val="001856D9"/>
    <w:rsid w:val="00185BD3"/>
    <w:rsid w:val="00185D74"/>
    <w:rsid w:val="00186716"/>
    <w:rsid w:val="00186B73"/>
    <w:rsid w:val="00186CEB"/>
    <w:rsid w:val="00186DB9"/>
    <w:rsid w:val="00187F0A"/>
    <w:rsid w:val="001900C7"/>
    <w:rsid w:val="0019010C"/>
    <w:rsid w:val="00190719"/>
    <w:rsid w:val="00190BEC"/>
    <w:rsid w:val="00191243"/>
    <w:rsid w:val="00191B9C"/>
    <w:rsid w:val="001923D9"/>
    <w:rsid w:val="001924DD"/>
    <w:rsid w:val="001925FC"/>
    <w:rsid w:val="00192E5F"/>
    <w:rsid w:val="00193703"/>
    <w:rsid w:val="00193782"/>
    <w:rsid w:val="00193B43"/>
    <w:rsid w:val="00193D2D"/>
    <w:rsid w:val="00194292"/>
    <w:rsid w:val="001942B6"/>
    <w:rsid w:val="00194F1F"/>
    <w:rsid w:val="00195B92"/>
    <w:rsid w:val="00196EC3"/>
    <w:rsid w:val="00196F90"/>
    <w:rsid w:val="001976B8"/>
    <w:rsid w:val="00197C2A"/>
    <w:rsid w:val="001A0913"/>
    <w:rsid w:val="001A11CE"/>
    <w:rsid w:val="001A11D4"/>
    <w:rsid w:val="001A1984"/>
    <w:rsid w:val="001A1FA8"/>
    <w:rsid w:val="001A2170"/>
    <w:rsid w:val="001A282B"/>
    <w:rsid w:val="001A2A0A"/>
    <w:rsid w:val="001A2D1E"/>
    <w:rsid w:val="001A310D"/>
    <w:rsid w:val="001A4076"/>
    <w:rsid w:val="001A44DB"/>
    <w:rsid w:val="001A4557"/>
    <w:rsid w:val="001A4F68"/>
    <w:rsid w:val="001A518E"/>
    <w:rsid w:val="001A5276"/>
    <w:rsid w:val="001A65FC"/>
    <w:rsid w:val="001A69C1"/>
    <w:rsid w:val="001A6EDE"/>
    <w:rsid w:val="001A773E"/>
    <w:rsid w:val="001A77ED"/>
    <w:rsid w:val="001A7DA5"/>
    <w:rsid w:val="001B0363"/>
    <w:rsid w:val="001B04A1"/>
    <w:rsid w:val="001B05B4"/>
    <w:rsid w:val="001B093E"/>
    <w:rsid w:val="001B0A99"/>
    <w:rsid w:val="001B0EF4"/>
    <w:rsid w:val="001B118E"/>
    <w:rsid w:val="001B18F4"/>
    <w:rsid w:val="001B2B18"/>
    <w:rsid w:val="001B2C47"/>
    <w:rsid w:val="001B3448"/>
    <w:rsid w:val="001B4889"/>
    <w:rsid w:val="001B4B99"/>
    <w:rsid w:val="001B4EB4"/>
    <w:rsid w:val="001B5435"/>
    <w:rsid w:val="001B55F0"/>
    <w:rsid w:val="001B598C"/>
    <w:rsid w:val="001B6860"/>
    <w:rsid w:val="001B69EE"/>
    <w:rsid w:val="001B715D"/>
    <w:rsid w:val="001C01F0"/>
    <w:rsid w:val="001C065A"/>
    <w:rsid w:val="001C0729"/>
    <w:rsid w:val="001C086E"/>
    <w:rsid w:val="001C0ABA"/>
    <w:rsid w:val="001C129B"/>
    <w:rsid w:val="001C14A1"/>
    <w:rsid w:val="001C1BA6"/>
    <w:rsid w:val="001C1DA4"/>
    <w:rsid w:val="001C1E89"/>
    <w:rsid w:val="001C1EC7"/>
    <w:rsid w:val="001C20EC"/>
    <w:rsid w:val="001C285C"/>
    <w:rsid w:val="001C28C1"/>
    <w:rsid w:val="001C2ACF"/>
    <w:rsid w:val="001C3293"/>
    <w:rsid w:val="001C44F2"/>
    <w:rsid w:val="001C4505"/>
    <w:rsid w:val="001C47EB"/>
    <w:rsid w:val="001C49A7"/>
    <w:rsid w:val="001C5402"/>
    <w:rsid w:val="001C5D88"/>
    <w:rsid w:val="001C64D9"/>
    <w:rsid w:val="001C68D1"/>
    <w:rsid w:val="001C72D8"/>
    <w:rsid w:val="001C74D4"/>
    <w:rsid w:val="001C78D3"/>
    <w:rsid w:val="001C7B44"/>
    <w:rsid w:val="001C7F89"/>
    <w:rsid w:val="001D0678"/>
    <w:rsid w:val="001D0C50"/>
    <w:rsid w:val="001D1B08"/>
    <w:rsid w:val="001D24F2"/>
    <w:rsid w:val="001D2BF5"/>
    <w:rsid w:val="001D2EC7"/>
    <w:rsid w:val="001D4AAC"/>
    <w:rsid w:val="001D57E3"/>
    <w:rsid w:val="001D58A3"/>
    <w:rsid w:val="001D5AA2"/>
    <w:rsid w:val="001D659C"/>
    <w:rsid w:val="001D6757"/>
    <w:rsid w:val="001D6B9B"/>
    <w:rsid w:val="001D6C46"/>
    <w:rsid w:val="001D78C1"/>
    <w:rsid w:val="001E012E"/>
    <w:rsid w:val="001E0301"/>
    <w:rsid w:val="001E0305"/>
    <w:rsid w:val="001E060D"/>
    <w:rsid w:val="001E06F3"/>
    <w:rsid w:val="001E0829"/>
    <w:rsid w:val="001E082A"/>
    <w:rsid w:val="001E1016"/>
    <w:rsid w:val="001E1034"/>
    <w:rsid w:val="001E1380"/>
    <w:rsid w:val="001E297B"/>
    <w:rsid w:val="001E2A67"/>
    <w:rsid w:val="001E2A85"/>
    <w:rsid w:val="001E3072"/>
    <w:rsid w:val="001E30E0"/>
    <w:rsid w:val="001E3192"/>
    <w:rsid w:val="001E336B"/>
    <w:rsid w:val="001E341C"/>
    <w:rsid w:val="001E378F"/>
    <w:rsid w:val="001E3882"/>
    <w:rsid w:val="001E39F6"/>
    <w:rsid w:val="001E3A7E"/>
    <w:rsid w:val="001E4308"/>
    <w:rsid w:val="001E45D9"/>
    <w:rsid w:val="001E4FC6"/>
    <w:rsid w:val="001E566E"/>
    <w:rsid w:val="001E587F"/>
    <w:rsid w:val="001E58C6"/>
    <w:rsid w:val="001E5D9C"/>
    <w:rsid w:val="001E6067"/>
    <w:rsid w:val="001E6257"/>
    <w:rsid w:val="001E6567"/>
    <w:rsid w:val="001E658B"/>
    <w:rsid w:val="001E7586"/>
    <w:rsid w:val="001E75E8"/>
    <w:rsid w:val="001E7660"/>
    <w:rsid w:val="001E77EA"/>
    <w:rsid w:val="001E7806"/>
    <w:rsid w:val="001F04CF"/>
    <w:rsid w:val="001F0855"/>
    <w:rsid w:val="001F09B4"/>
    <w:rsid w:val="001F0C42"/>
    <w:rsid w:val="001F1BCB"/>
    <w:rsid w:val="001F2006"/>
    <w:rsid w:val="001F2A83"/>
    <w:rsid w:val="001F2B5F"/>
    <w:rsid w:val="001F2ED8"/>
    <w:rsid w:val="001F3149"/>
    <w:rsid w:val="001F3257"/>
    <w:rsid w:val="001F37EF"/>
    <w:rsid w:val="001F38F6"/>
    <w:rsid w:val="001F3CBA"/>
    <w:rsid w:val="001F4596"/>
    <w:rsid w:val="001F4925"/>
    <w:rsid w:val="001F4947"/>
    <w:rsid w:val="001F4987"/>
    <w:rsid w:val="001F4ADD"/>
    <w:rsid w:val="001F5274"/>
    <w:rsid w:val="001F55AE"/>
    <w:rsid w:val="001F5C4D"/>
    <w:rsid w:val="001F5E4F"/>
    <w:rsid w:val="001F63A5"/>
    <w:rsid w:val="001F667C"/>
    <w:rsid w:val="001F67E6"/>
    <w:rsid w:val="001F6A11"/>
    <w:rsid w:val="001F6B0C"/>
    <w:rsid w:val="001F6DE6"/>
    <w:rsid w:val="001F77C3"/>
    <w:rsid w:val="001F7C4B"/>
    <w:rsid w:val="001F7D66"/>
    <w:rsid w:val="0020005C"/>
    <w:rsid w:val="002006D1"/>
    <w:rsid w:val="00200C16"/>
    <w:rsid w:val="00201468"/>
    <w:rsid w:val="002018B9"/>
    <w:rsid w:val="0020206A"/>
    <w:rsid w:val="00202756"/>
    <w:rsid w:val="002027C0"/>
    <w:rsid w:val="0020281E"/>
    <w:rsid w:val="00202AE6"/>
    <w:rsid w:val="00202E16"/>
    <w:rsid w:val="00202F66"/>
    <w:rsid w:val="00202FC1"/>
    <w:rsid w:val="002041A9"/>
    <w:rsid w:val="00204BDF"/>
    <w:rsid w:val="00205262"/>
    <w:rsid w:val="0020580C"/>
    <w:rsid w:val="002059FF"/>
    <w:rsid w:val="00205E40"/>
    <w:rsid w:val="002061DE"/>
    <w:rsid w:val="00206849"/>
    <w:rsid w:val="00206D21"/>
    <w:rsid w:val="00206FFE"/>
    <w:rsid w:val="0020708E"/>
    <w:rsid w:val="00207B55"/>
    <w:rsid w:val="0021084E"/>
    <w:rsid w:val="00210E23"/>
    <w:rsid w:val="00210E26"/>
    <w:rsid w:val="00211928"/>
    <w:rsid w:val="00211F65"/>
    <w:rsid w:val="00212994"/>
    <w:rsid w:val="00212C01"/>
    <w:rsid w:val="002134A2"/>
    <w:rsid w:val="00213B53"/>
    <w:rsid w:val="00214575"/>
    <w:rsid w:val="00214624"/>
    <w:rsid w:val="002153A1"/>
    <w:rsid w:val="00215B60"/>
    <w:rsid w:val="00215F2F"/>
    <w:rsid w:val="00215FBB"/>
    <w:rsid w:val="0021693F"/>
    <w:rsid w:val="00216F13"/>
    <w:rsid w:val="00217556"/>
    <w:rsid w:val="002178F7"/>
    <w:rsid w:val="002206DD"/>
    <w:rsid w:val="002207A4"/>
    <w:rsid w:val="0022087C"/>
    <w:rsid w:val="00220DD7"/>
    <w:rsid w:val="00220EBF"/>
    <w:rsid w:val="002214E6"/>
    <w:rsid w:val="002218E5"/>
    <w:rsid w:val="00221A01"/>
    <w:rsid w:val="00221EED"/>
    <w:rsid w:val="002224FF"/>
    <w:rsid w:val="00223155"/>
    <w:rsid w:val="00223B45"/>
    <w:rsid w:val="00223E02"/>
    <w:rsid w:val="00223EC3"/>
    <w:rsid w:val="002241CB"/>
    <w:rsid w:val="00224CB6"/>
    <w:rsid w:val="002252C8"/>
    <w:rsid w:val="00225733"/>
    <w:rsid w:val="00225B06"/>
    <w:rsid w:val="00225BD3"/>
    <w:rsid w:val="002262C4"/>
    <w:rsid w:val="002264C5"/>
    <w:rsid w:val="00226686"/>
    <w:rsid w:val="00226C52"/>
    <w:rsid w:val="00226F5E"/>
    <w:rsid w:val="002275A4"/>
    <w:rsid w:val="0022774A"/>
    <w:rsid w:val="00227D3F"/>
    <w:rsid w:val="0023052B"/>
    <w:rsid w:val="00230C78"/>
    <w:rsid w:val="00232029"/>
    <w:rsid w:val="0023204C"/>
    <w:rsid w:val="00232B1E"/>
    <w:rsid w:val="00232FD9"/>
    <w:rsid w:val="00233196"/>
    <w:rsid w:val="002338A6"/>
    <w:rsid w:val="00234754"/>
    <w:rsid w:val="0023507D"/>
    <w:rsid w:val="00235319"/>
    <w:rsid w:val="00235362"/>
    <w:rsid w:val="00235416"/>
    <w:rsid w:val="0023568E"/>
    <w:rsid w:val="00236052"/>
    <w:rsid w:val="00236284"/>
    <w:rsid w:val="00236300"/>
    <w:rsid w:val="002367FF"/>
    <w:rsid w:val="002368C3"/>
    <w:rsid w:val="00236F81"/>
    <w:rsid w:val="00237F8D"/>
    <w:rsid w:val="0024006C"/>
    <w:rsid w:val="002404C1"/>
    <w:rsid w:val="00241821"/>
    <w:rsid w:val="00241F41"/>
    <w:rsid w:val="002425ED"/>
    <w:rsid w:val="0024278F"/>
    <w:rsid w:val="00242BC2"/>
    <w:rsid w:val="00242DBE"/>
    <w:rsid w:val="002433E2"/>
    <w:rsid w:val="00243811"/>
    <w:rsid w:val="00243E85"/>
    <w:rsid w:val="00243EF6"/>
    <w:rsid w:val="002441B1"/>
    <w:rsid w:val="002445B5"/>
    <w:rsid w:val="00244DD1"/>
    <w:rsid w:val="00245428"/>
    <w:rsid w:val="00245507"/>
    <w:rsid w:val="00245B91"/>
    <w:rsid w:val="00245C96"/>
    <w:rsid w:val="0024638D"/>
    <w:rsid w:val="00246567"/>
    <w:rsid w:val="00246AA1"/>
    <w:rsid w:val="00247D8D"/>
    <w:rsid w:val="00250C78"/>
    <w:rsid w:val="0025196E"/>
    <w:rsid w:val="00251C12"/>
    <w:rsid w:val="002526A1"/>
    <w:rsid w:val="00252B11"/>
    <w:rsid w:val="00252CA5"/>
    <w:rsid w:val="00253662"/>
    <w:rsid w:val="002539A1"/>
    <w:rsid w:val="00253B0C"/>
    <w:rsid w:val="00253F2F"/>
    <w:rsid w:val="002545B8"/>
    <w:rsid w:val="002546FF"/>
    <w:rsid w:val="002547E7"/>
    <w:rsid w:val="00254981"/>
    <w:rsid w:val="00254C41"/>
    <w:rsid w:val="0025558C"/>
    <w:rsid w:val="00255D3E"/>
    <w:rsid w:val="00256155"/>
    <w:rsid w:val="00256582"/>
    <w:rsid w:val="00256EAD"/>
    <w:rsid w:val="00257269"/>
    <w:rsid w:val="0025792D"/>
    <w:rsid w:val="00257A45"/>
    <w:rsid w:val="00257A76"/>
    <w:rsid w:val="00257D53"/>
    <w:rsid w:val="00257F96"/>
    <w:rsid w:val="002600F2"/>
    <w:rsid w:val="002616CE"/>
    <w:rsid w:val="00261C46"/>
    <w:rsid w:val="00261CA7"/>
    <w:rsid w:val="00261E96"/>
    <w:rsid w:val="002621A6"/>
    <w:rsid w:val="0026237A"/>
    <w:rsid w:val="00262A10"/>
    <w:rsid w:val="00263CA8"/>
    <w:rsid w:val="0026400D"/>
    <w:rsid w:val="0026416D"/>
    <w:rsid w:val="00264BEF"/>
    <w:rsid w:val="002650AD"/>
    <w:rsid w:val="00265873"/>
    <w:rsid w:val="00266FA3"/>
    <w:rsid w:val="00267202"/>
    <w:rsid w:val="002676A0"/>
    <w:rsid w:val="002678D5"/>
    <w:rsid w:val="00267D23"/>
    <w:rsid w:val="0027055D"/>
    <w:rsid w:val="002708D2"/>
    <w:rsid w:val="00270B32"/>
    <w:rsid w:val="0027181F"/>
    <w:rsid w:val="00271892"/>
    <w:rsid w:val="00271AEA"/>
    <w:rsid w:val="00271C59"/>
    <w:rsid w:val="00271D39"/>
    <w:rsid w:val="00272478"/>
    <w:rsid w:val="00272658"/>
    <w:rsid w:val="00273E78"/>
    <w:rsid w:val="00274312"/>
    <w:rsid w:val="0027435A"/>
    <w:rsid w:val="00274CB9"/>
    <w:rsid w:val="00274D68"/>
    <w:rsid w:val="00274D6B"/>
    <w:rsid w:val="00274E66"/>
    <w:rsid w:val="0027534C"/>
    <w:rsid w:val="002753B5"/>
    <w:rsid w:val="00275483"/>
    <w:rsid w:val="00275485"/>
    <w:rsid w:val="002761DE"/>
    <w:rsid w:val="00276B33"/>
    <w:rsid w:val="00276BAE"/>
    <w:rsid w:val="002776EA"/>
    <w:rsid w:val="00277842"/>
    <w:rsid w:val="00277A6D"/>
    <w:rsid w:val="00277C03"/>
    <w:rsid w:val="00277E90"/>
    <w:rsid w:val="0028166F"/>
    <w:rsid w:val="00281754"/>
    <w:rsid w:val="002817BF"/>
    <w:rsid w:val="00282958"/>
    <w:rsid w:val="00282E15"/>
    <w:rsid w:val="00282E90"/>
    <w:rsid w:val="00282F98"/>
    <w:rsid w:val="00283446"/>
    <w:rsid w:val="0028368C"/>
    <w:rsid w:val="0028407A"/>
    <w:rsid w:val="00284894"/>
    <w:rsid w:val="00284CAD"/>
    <w:rsid w:val="00284E7D"/>
    <w:rsid w:val="00284F0D"/>
    <w:rsid w:val="00285166"/>
    <w:rsid w:val="00285BB9"/>
    <w:rsid w:val="00286B28"/>
    <w:rsid w:val="00286C31"/>
    <w:rsid w:val="00286DDC"/>
    <w:rsid w:val="00286F75"/>
    <w:rsid w:val="00287011"/>
    <w:rsid w:val="002875FD"/>
    <w:rsid w:val="0028777B"/>
    <w:rsid w:val="00287ABB"/>
    <w:rsid w:val="00287BC0"/>
    <w:rsid w:val="00287E57"/>
    <w:rsid w:val="0029011E"/>
    <w:rsid w:val="002903BA"/>
    <w:rsid w:val="002907D6"/>
    <w:rsid w:val="00290948"/>
    <w:rsid w:val="00290C63"/>
    <w:rsid w:val="00290C8C"/>
    <w:rsid w:val="00291601"/>
    <w:rsid w:val="002916B0"/>
    <w:rsid w:val="00292005"/>
    <w:rsid w:val="002921D5"/>
    <w:rsid w:val="00292659"/>
    <w:rsid w:val="00292779"/>
    <w:rsid w:val="00292AA0"/>
    <w:rsid w:val="00292BE7"/>
    <w:rsid w:val="00293029"/>
    <w:rsid w:val="002934D1"/>
    <w:rsid w:val="00293D29"/>
    <w:rsid w:val="00293FE3"/>
    <w:rsid w:val="002942E2"/>
    <w:rsid w:val="00294557"/>
    <w:rsid w:val="0029463D"/>
    <w:rsid w:val="00294BB9"/>
    <w:rsid w:val="002956E7"/>
    <w:rsid w:val="00295F00"/>
    <w:rsid w:val="00296440"/>
    <w:rsid w:val="00296D99"/>
    <w:rsid w:val="002978BE"/>
    <w:rsid w:val="002A1812"/>
    <w:rsid w:val="002A2328"/>
    <w:rsid w:val="002A27DE"/>
    <w:rsid w:val="002A2CBD"/>
    <w:rsid w:val="002A3632"/>
    <w:rsid w:val="002A3F49"/>
    <w:rsid w:val="002A4912"/>
    <w:rsid w:val="002A4AEC"/>
    <w:rsid w:val="002A4F4E"/>
    <w:rsid w:val="002A5609"/>
    <w:rsid w:val="002A5931"/>
    <w:rsid w:val="002A643C"/>
    <w:rsid w:val="002A65DA"/>
    <w:rsid w:val="002A6DD4"/>
    <w:rsid w:val="002A72A6"/>
    <w:rsid w:val="002A7533"/>
    <w:rsid w:val="002A7A4D"/>
    <w:rsid w:val="002B0027"/>
    <w:rsid w:val="002B02E6"/>
    <w:rsid w:val="002B047E"/>
    <w:rsid w:val="002B0579"/>
    <w:rsid w:val="002B07A9"/>
    <w:rsid w:val="002B082C"/>
    <w:rsid w:val="002B0C28"/>
    <w:rsid w:val="002B0FAA"/>
    <w:rsid w:val="002B145E"/>
    <w:rsid w:val="002B153F"/>
    <w:rsid w:val="002B21E5"/>
    <w:rsid w:val="002B223B"/>
    <w:rsid w:val="002B2750"/>
    <w:rsid w:val="002B28EC"/>
    <w:rsid w:val="002B29DA"/>
    <w:rsid w:val="002B3192"/>
    <w:rsid w:val="002B3254"/>
    <w:rsid w:val="002B383C"/>
    <w:rsid w:val="002B38B9"/>
    <w:rsid w:val="002B3BA5"/>
    <w:rsid w:val="002B42E9"/>
    <w:rsid w:val="002B49B7"/>
    <w:rsid w:val="002B4B65"/>
    <w:rsid w:val="002B53E5"/>
    <w:rsid w:val="002B5558"/>
    <w:rsid w:val="002B55BE"/>
    <w:rsid w:val="002B5624"/>
    <w:rsid w:val="002B5AAD"/>
    <w:rsid w:val="002B5ABB"/>
    <w:rsid w:val="002B65CA"/>
    <w:rsid w:val="002B6CE1"/>
    <w:rsid w:val="002B6F3F"/>
    <w:rsid w:val="002B7136"/>
    <w:rsid w:val="002B7196"/>
    <w:rsid w:val="002B725C"/>
    <w:rsid w:val="002C02A1"/>
    <w:rsid w:val="002C089E"/>
    <w:rsid w:val="002C0C47"/>
    <w:rsid w:val="002C11C7"/>
    <w:rsid w:val="002C19B8"/>
    <w:rsid w:val="002C2007"/>
    <w:rsid w:val="002C25F8"/>
    <w:rsid w:val="002C2668"/>
    <w:rsid w:val="002C2A22"/>
    <w:rsid w:val="002C2ADD"/>
    <w:rsid w:val="002C2C63"/>
    <w:rsid w:val="002C3080"/>
    <w:rsid w:val="002C3443"/>
    <w:rsid w:val="002C3572"/>
    <w:rsid w:val="002C3739"/>
    <w:rsid w:val="002C3AA9"/>
    <w:rsid w:val="002C49A1"/>
    <w:rsid w:val="002C4B78"/>
    <w:rsid w:val="002C4E5A"/>
    <w:rsid w:val="002C4F68"/>
    <w:rsid w:val="002C5079"/>
    <w:rsid w:val="002C53BF"/>
    <w:rsid w:val="002C5911"/>
    <w:rsid w:val="002C6E42"/>
    <w:rsid w:val="002C714A"/>
    <w:rsid w:val="002D017C"/>
    <w:rsid w:val="002D050F"/>
    <w:rsid w:val="002D0A6B"/>
    <w:rsid w:val="002D0C86"/>
    <w:rsid w:val="002D0DFA"/>
    <w:rsid w:val="002D15F7"/>
    <w:rsid w:val="002D1A93"/>
    <w:rsid w:val="002D1B7C"/>
    <w:rsid w:val="002D238E"/>
    <w:rsid w:val="002D270D"/>
    <w:rsid w:val="002D2847"/>
    <w:rsid w:val="002D2AA2"/>
    <w:rsid w:val="002D372A"/>
    <w:rsid w:val="002D387D"/>
    <w:rsid w:val="002D38D2"/>
    <w:rsid w:val="002D3927"/>
    <w:rsid w:val="002D4798"/>
    <w:rsid w:val="002D53B8"/>
    <w:rsid w:val="002D6118"/>
    <w:rsid w:val="002D614B"/>
    <w:rsid w:val="002D638D"/>
    <w:rsid w:val="002D6521"/>
    <w:rsid w:val="002D6777"/>
    <w:rsid w:val="002D6872"/>
    <w:rsid w:val="002D7689"/>
    <w:rsid w:val="002D7B4F"/>
    <w:rsid w:val="002D7B63"/>
    <w:rsid w:val="002E01C6"/>
    <w:rsid w:val="002E05D3"/>
    <w:rsid w:val="002E0A5D"/>
    <w:rsid w:val="002E1006"/>
    <w:rsid w:val="002E220F"/>
    <w:rsid w:val="002E2755"/>
    <w:rsid w:val="002E305C"/>
    <w:rsid w:val="002E341E"/>
    <w:rsid w:val="002E3941"/>
    <w:rsid w:val="002E3ADA"/>
    <w:rsid w:val="002E4B5F"/>
    <w:rsid w:val="002E4B7C"/>
    <w:rsid w:val="002E4C50"/>
    <w:rsid w:val="002E4CDC"/>
    <w:rsid w:val="002E520F"/>
    <w:rsid w:val="002E563C"/>
    <w:rsid w:val="002E756C"/>
    <w:rsid w:val="002E7D3E"/>
    <w:rsid w:val="002F003A"/>
    <w:rsid w:val="002F04EB"/>
    <w:rsid w:val="002F070B"/>
    <w:rsid w:val="002F07A9"/>
    <w:rsid w:val="002F0966"/>
    <w:rsid w:val="002F0D5B"/>
    <w:rsid w:val="002F0D77"/>
    <w:rsid w:val="002F0DAA"/>
    <w:rsid w:val="002F1C0B"/>
    <w:rsid w:val="002F29F2"/>
    <w:rsid w:val="002F2A86"/>
    <w:rsid w:val="002F2E62"/>
    <w:rsid w:val="002F2FD4"/>
    <w:rsid w:val="002F3444"/>
    <w:rsid w:val="002F3A88"/>
    <w:rsid w:val="002F3DBF"/>
    <w:rsid w:val="002F45F9"/>
    <w:rsid w:val="002F466C"/>
    <w:rsid w:val="002F4F10"/>
    <w:rsid w:val="002F54F4"/>
    <w:rsid w:val="002F56E5"/>
    <w:rsid w:val="002F589B"/>
    <w:rsid w:val="002F58CC"/>
    <w:rsid w:val="002F617D"/>
    <w:rsid w:val="002F6CC2"/>
    <w:rsid w:val="002F6D7B"/>
    <w:rsid w:val="002F73DD"/>
    <w:rsid w:val="002F7DC0"/>
    <w:rsid w:val="00300153"/>
    <w:rsid w:val="00300248"/>
    <w:rsid w:val="00300B58"/>
    <w:rsid w:val="00300C7B"/>
    <w:rsid w:val="00300D7F"/>
    <w:rsid w:val="003012E1"/>
    <w:rsid w:val="003013AB"/>
    <w:rsid w:val="003017F3"/>
    <w:rsid w:val="00302137"/>
    <w:rsid w:val="00302796"/>
    <w:rsid w:val="0030520F"/>
    <w:rsid w:val="00305EEE"/>
    <w:rsid w:val="003063F8"/>
    <w:rsid w:val="00306413"/>
    <w:rsid w:val="003065A7"/>
    <w:rsid w:val="003069BF"/>
    <w:rsid w:val="00306AAC"/>
    <w:rsid w:val="00306E40"/>
    <w:rsid w:val="0030738E"/>
    <w:rsid w:val="00307B96"/>
    <w:rsid w:val="0031077F"/>
    <w:rsid w:val="00310783"/>
    <w:rsid w:val="00310801"/>
    <w:rsid w:val="00310CE6"/>
    <w:rsid w:val="00310D4A"/>
    <w:rsid w:val="0031118E"/>
    <w:rsid w:val="00311855"/>
    <w:rsid w:val="00311CE1"/>
    <w:rsid w:val="00312B66"/>
    <w:rsid w:val="00313C5C"/>
    <w:rsid w:val="00313DD5"/>
    <w:rsid w:val="00314D42"/>
    <w:rsid w:val="00315943"/>
    <w:rsid w:val="00315C0B"/>
    <w:rsid w:val="00316051"/>
    <w:rsid w:val="0031606C"/>
    <w:rsid w:val="00316277"/>
    <w:rsid w:val="00316515"/>
    <w:rsid w:val="00316F3B"/>
    <w:rsid w:val="00316F74"/>
    <w:rsid w:val="00317590"/>
    <w:rsid w:val="0031780B"/>
    <w:rsid w:val="00317D2E"/>
    <w:rsid w:val="003202B0"/>
    <w:rsid w:val="00320960"/>
    <w:rsid w:val="00320AFE"/>
    <w:rsid w:val="00321D50"/>
    <w:rsid w:val="00322122"/>
    <w:rsid w:val="003227AE"/>
    <w:rsid w:val="00322B94"/>
    <w:rsid w:val="003236B9"/>
    <w:rsid w:val="00323D00"/>
    <w:rsid w:val="00324887"/>
    <w:rsid w:val="00324C78"/>
    <w:rsid w:val="00324E71"/>
    <w:rsid w:val="00324FA9"/>
    <w:rsid w:val="00324FD5"/>
    <w:rsid w:val="00325720"/>
    <w:rsid w:val="00325C95"/>
    <w:rsid w:val="00325F06"/>
    <w:rsid w:val="00326206"/>
    <w:rsid w:val="00326B6E"/>
    <w:rsid w:val="00326CEC"/>
    <w:rsid w:val="00326E9F"/>
    <w:rsid w:val="003271EC"/>
    <w:rsid w:val="00327601"/>
    <w:rsid w:val="00330850"/>
    <w:rsid w:val="00331728"/>
    <w:rsid w:val="00331815"/>
    <w:rsid w:val="00331FDC"/>
    <w:rsid w:val="0033223E"/>
    <w:rsid w:val="003327A2"/>
    <w:rsid w:val="00332855"/>
    <w:rsid w:val="00332A6E"/>
    <w:rsid w:val="00332AF0"/>
    <w:rsid w:val="003337B5"/>
    <w:rsid w:val="003339EE"/>
    <w:rsid w:val="00333C48"/>
    <w:rsid w:val="00333D16"/>
    <w:rsid w:val="003345AA"/>
    <w:rsid w:val="00334C46"/>
    <w:rsid w:val="003352B0"/>
    <w:rsid w:val="00335460"/>
    <w:rsid w:val="0033582E"/>
    <w:rsid w:val="0033617B"/>
    <w:rsid w:val="00336891"/>
    <w:rsid w:val="0034039F"/>
    <w:rsid w:val="00340A87"/>
    <w:rsid w:val="00340AB7"/>
    <w:rsid w:val="00340BD7"/>
    <w:rsid w:val="00340DBF"/>
    <w:rsid w:val="0034155C"/>
    <w:rsid w:val="003418E6"/>
    <w:rsid w:val="00341AB4"/>
    <w:rsid w:val="00341FF0"/>
    <w:rsid w:val="0034206A"/>
    <w:rsid w:val="00343087"/>
    <w:rsid w:val="00343314"/>
    <w:rsid w:val="003437CC"/>
    <w:rsid w:val="00343AC3"/>
    <w:rsid w:val="00344715"/>
    <w:rsid w:val="00344B9E"/>
    <w:rsid w:val="003453D0"/>
    <w:rsid w:val="00345CB9"/>
    <w:rsid w:val="00345DF4"/>
    <w:rsid w:val="00345E62"/>
    <w:rsid w:val="00346071"/>
    <w:rsid w:val="00346346"/>
    <w:rsid w:val="0034666D"/>
    <w:rsid w:val="00346A7C"/>
    <w:rsid w:val="00346EC2"/>
    <w:rsid w:val="00347425"/>
    <w:rsid w:val="00347950"/>
    <w:rsid w:val="00347999"/>
    <w:rsid w:val="00350007"/>
    <w:rsid w:val="003502D6"/>
    <w:rsid w:val="003509C2"/>
    <w:rsid w:val="003515EB"/>
    <w:rsid w:val="003515FD"/>
    <w:rsid w:val="00351888"/>
    <w:rsid w:val="00351A49"/>
    <w:rsid w:val="00351CBA"/>
    <w:rsid w:val="00351FBC"/>
    <w:rsid w:val="00352A33"/>
    <w:rsid w:val="00352AE9"/>
    <w:rsid w:val="00353048"/>
    <w:rsid w:val="00353160"/>
    <w:rsid w:val="00353AC0"/>
    <w:rsid w:val="003549DB"/>
    <w:rsid w:val="00354C12"/>
    <w:rsid w:val="003559A4"/>
    <w:rsid w:val="00355D5A"/>
    <w:rsid w:val="00355F92"/>
    <w:rsid w:val="0035658E"/>
    <w:rsid w:val="003575E9"/>
    <w:rsid w:val="0035786D"/>
    <w:rsid w:val="00357C54"/>
    <w:rsid w:val="00360060"/>
    <w:rsid w:val="00360125"/>
    <w:rsid w:val="00361179"/>
    <w:rsid w:val="0036138D"/>
    <w:rsid w:val="00361A5A"/>
    <w:rsid w:val="00361D3A"/>
    <w:rsid w:val="00361F26"/>
    <w:rsid w:val="00362E1B"/>
    <w:rsid w:val="003633C8"/>
    <w:rsid w:val="00363414"/>
    <w:rsid w:val="00363768"/>
    <w:rsid w:val="00363892"/>
    <w:rsid w:val="00363905"/>
    <w:rsid w:val="00363B71"/>
    <w:rsid w:val="00363FB4"/>
    <w:rsid w:val="00364202"/>
    <w:rsid w:val="00364899"/>
    <w:rsid w:val="00364E5B"/>
    <w:rsid w:val="00365000"/>
    <w:rsid w:val="00365BE3"/>
    <w:rsid w:val="0036633E"/>
    <w:rsid w:val="00366966"/>
    <w:rsid w:val="00366AE0"/>
    <w:rsid w:val="00366E69"/>
    <w:rsid w:val="003670E3"/>
    <w:rsid w:val="003679D8"/>
    <w:rsid w:val="003679E9"/>
    <w:rsid w:val="00367AC0"/>
    <w:rsid w:val="00367B4C"/>
    <w:rsid w:val="00367B90"/>
    <w:rsid w:val="00367E1A"/>
    <w:rsid w:val="003703DD"/>
    <w:rsid w:val="0037041B"/>
    <w:rsid w:val="00370B27"/>
    <w:rsid w:val="00370E69"/>
    <w:rsid w:val="003713A2"/>
    <w:rsid w:val="0037242A"/>
    <w:rsid w:val="003725B6"/>
    <w:rsid w:val="0037262F"/>
    <w:rsid w:val="00372D86"/>
    <w:rsid w:val="00372E5D"/>
    <w:rsid w:val="003733D3"/>
    <w:rsid w:val="00373CCA"/>
    <w:rsid w:val="00373E85"/>
    <w:rsid w:val="0037435E"/>
    <w:rsid w:val="003749AF"/>
    <w:rsid w:val="00374B8A"/>
    <w:rsid w:val="00375009"/>
    <w:rsid w:val="003755DA"/>
    <w:rsid w:val="00375A2C"/>
    <w:rsid w:val="00375E27"/>
    <w:rsid w:val="003769BE"/>
    <w:rsid w:val="00377AB4"/>
    <w:rsid w:val="00377CB1"/>
    <w:rsid w:val="00377D41"/>
    <w:rsid w:val="0038017E"/>
    <w:rsid w:val="00380A8C"/>
    <w:rsid w:val="00380BCD"/>
    <w:rsid w:val="003812C3"/>
    <w:rsid w:val="003814A3"/>
    <w:rsid w:val="00381C0A"/>
    <w:rsid w:val="00381D1A"/>
    <w:rsid w:val="00381E28"/>
    <w:rsid w:val="00381E45"/>
    <w:rsid w:val="003821DA"/>
    <w:rsid w:val="0038224F"/>
    <w:rsid w:val="0038239F"/>
    <w:rsid w:val="003823E4"/>
    <w:rsid w:val="00382937"/>
    <w:rsid w:val="003832CE"/>
    <w:rsid w:val="00383E87"/>
    <w:rsid w:val="00384E86"/>
    <w:rsid w:val="00385A35"/>
    <w:rsid w:val="00386912"/>
    <w:rsid w:val="00386B96"/>
    <w:rsid w:val="00387124"/>
    <w:rsid w:val="00387156"/>
    <w:rsid w:val="0038745A"/>
    <w:rsid w:val="00390581"/>
    <w:rsid w:val="0039174D"/>
    <w:rsid w:val="00392022"/>
    <w:rsid w:val="003923AF"/>
    <w:rsid w:val="00392776"/>
    <w:rsid w:val="0039296A"/>
    <w:rsid w:val="00392BAE"/>
    <w:rsid w:val="003933B2"/>
    <w:rsid w:val="00393CAE"/>
    <w:rsid w:val="00393E46"/>
    <w:rsid w:val="00394BFD"/>
    <w:rsid w:val="00394D32"/>
    <w:rsid w:val="00394DF7"/>
    <w:rsid w:val="0039571D"/>
    <w:rsid w:val="00396001"/>
    <w:rsid w:val="00396431"/>
    <w:rsid w:val="00396490"/>
    <w:rsid w:val="00396929"/>
    <w:rsid w:val="00396A3D"/>
    <w:rsid w:val="00396E67"/>
    <w:rsid w:val="00396ED9"/>
    <w:rsid w:val="00397D58"/>
    <w:rsid w:val="003A0192"/>
    <w:rsid w:val="003A027C"/>
    <w:rsid w:val="003A0D55"/>
    <w:rsid w:val="003A0EA7"/>
    <w:rsid w:val="003A1356"/>
    <w:rsid w:val="003A20F1"/>
    <w:rsid w:val="003A26A7"/>
    <w:rsid w:val="003A274C"/>
    <w:rsid w:val="003A3B7A"/>
    <w:rsid w:val="003A3C33"/>
    <w:rsid w:val="003A3F07"/>
    <w:rsid w:val="003A431F"/>
    <w:rsid w:val="003A4835"/>
    <w:rsid w:val="003A55D1"/>
    <w:rsid w:val="003A5CD1"/>
    <w:rsid w:val="003A5F2D"/>
    <w:rsid w:val="003A5F85"/>
    <w:rsid w:val="003A60C3"/>
    <w:rsid w:val="003A6135"/>
    <w:rsid w:val="003A6288"/>
    <w:rsid w:val="003A683D"/>
    <w:rsid w:val="003A6AA9"/>
    <w:rsid w:val="003A6D96"/>
    <w:rsid w:val="003A70A1"/>
    <w:rsid w:val="003A75A5"/>
    <w:rsid w:val="003A7CBC"/>
    <w:rsid w:val="003A7ED8"/>
    <w:rsid w:val="003B10FD"/>
    <w:rsid w:val="003B1995"/>
    <w:rsid w:val="003B1C01"/>
    <w:rsid w:val="003B22DF"/>
    <w:rsid w:val="003B27A0"/>
    <w:rsid w:val="003B3072"/>
    <w:rsid w:val="003B3126"/>
    <w:rsid w:val="003B3E2E"/>
    <w:rsid w:val="003B40B8"/>
    <w:rsid w:val="003B415F"/>
    <w:rsid w:val="003B477F"/>
    <w:rsid w:val="003B49DA"/>
    <w:rsid w:val="003B5293"/>
    <w:rsid w:val="003B5446"/>
    <w:rsid w:val="003B6175"/>
    <w:rsid w:val="003B6484"/>
    <w:rsid w:val="003B6725"/>
    <w:rsid w:val="003B6F63"/>
    <w:rsid w:val="003B732C"/>
    <w:rsid w:val="003C04A4"/>
    <w:rsid w:val="003C14C5"/>
    <w:rsid w:val="003C1629"/>
    <w:rsid w:val="003C16E6"/>
    <w:rsid w:val="003C1AE9"/>
    <w:rsid w:val="003C1C1D"/>
    <w:rsid w:val="003C2615"/>
    <w:rsid w:val="003C29A0"/>
    <w:rsid w:val="003C2B79"/>
    <w:rsid w:val="003C2CFE"/>
    <w:rsid w:val="003C39B5"/>
    <w:rsid w:val="003C3B84"/>
    <w:rsid w:val="003C3F40"/>
    <w:rsid w:val="003C414D"/>
    <w:rsid w:val="003C4485"/>
    <w:rsid w:val="003C475C"/>
    <w:rsid w:val="003C4CE4"/>
    <w:rsid w:val="003C5334"/>
    <w:rsid w:val="003C5E34"/>
    <w:rsid w:val="003C682D"/>
    <w:rsid w:val="003C6F5D"/>
    <w:rsid w:val="003C736D"/>
    <w:rsid w:val="003D00BF"/>
    <w:rsid w:val="003D04EB"/>
    <w:rsid w:val="003D09A5"/>
    <w:rsid w:val="003D0AE4"/>
    <w:rsid w:val="003D19C5"/>
    <w:rsid w:val="003D1AD4"/>
    <w:rsid w:val="003D2544"/>
    <w:rsid w:val="003D2C6F"/>
    <w:rsid w:val="003D363A"/>
    <w:rsid w:val="003D3940"/>
    <w:rsid w:val="003D3A65"/>
    <w:rsid w:val="003D3BD2"/>
    <w:rsid w:val="003D3F27"/>
    <w:rsid w:val="003D3F66"/>
    <w:rsid w:val="003D4097"/>
    <w:rsid w:val="003D4174"/>
    <w:rsid w:val="003D42A1"/>
    <w:rsid w:val="003D44A9"/>
    <w:rsid w:val="003D4896"/>
    <w:rsid w:val="003D5183"/>
    <w:rsid w:val="003D625C"/>
    <w:rsid w:val="003D670F"/>
    <w:rsid w:val="003D6F44"/>
    <w:rsid w:val="003D7A4E"/>
    <w:rsid w:val="003D7ACB"/>
    <w:rsid w:val="003D7DEA"/>
    <w:rsid w:val="003E0572"/>
    <w:rsid w:val="003E0A3A"/>
    <w:rsid w:val="003E19EF"/>
    <w:rsid w:val="003E27E2"/>
    <w:rsid w:val="003E2FD2"/>
    <w:rsid w:val="003E30CC"/>
    <w:rsid w:val="003E3B83"/>
    <w:rsid w:val="003E3EF7"/>
    <w:rsid w:val="003E3F75"/>
    <w:rsid w:val="003E449D"/>
    <w:rsid w:val="003E4859"/>
    <w:rsid w:val="003E50A9"/>
    <w:rsid w:val="003E514E"/>
    <w:rsid w:val="003E57D1"/>
    <w:rsid w:val="003E5AA8"/>
    <w:rsid w:val="003E5DD9"/>
    <w:rsid w:val="003E6209"/>
    <w:rsid w:val="003E6536"/>
    <w:rsid w:val="003E77D1"/>
    <w:rsid w:val="003E7835"/>
    <w:rsid w:val="003E7F90"/>
    <w:rsid w:val="003F0144"/>
    <w:rsid w:val="003F0196"/>
    <w:rsid w:val="003F02CE"/>
    <w:rsid w:val="003F0727"/>
    <w:rsid w:val="003F07A1"/>
    <w:rsid w:val="003F10A0"/>
    <w:rsid w:val="003F24A1"/>
    <w:rsid w:val="003F29D9"/>
    <w:rsid w:val="003F2B81"/>
    <w:rsid w:val="003F4C52"/>
    <w:rsid w:val="003F6C61"/>
    <w:rsid w:val="003F737B"/>
    <w:rsid w:val="003F7A08"/>
    <w:rsid w:val="003F7E8C"/>
    <w:rsid w:val="003F7FB3"/>
    <w:rsid w:val="00400040"/>
    <w:rsid w:val="00400488"/>
    <w:rsid w:val="00400D13"/>
    <w:rsid w:val="004010AE"/>
    <w:rsid w:val="00401179"/>
    <w:rsid w:val="00401308"/>
    <w:rsid w:val="0040165E"/>
    <w:rsid w:val="00401DB1"/>
    <w:rsid w:val="00402018"/>
    <w:rsid w:val="00402450"/>
    <w:rsid w:val="00403140"/>
    <w:rsid w:val="004032AE"/>
    <w:rsid w:val="004032FE"/>
    <w:rsid w:val="00403B3B"/>
    <w:rsid w:val="00403C54"/>
    <w:rsid w:val="00403C95"/>
    <w:rsid w:val="00404372"/>
    <w:rsid w:val="00404834"/>
    <w:rsid w:val="00404F8E"/>
    <w:rsid w:val="00405330"/>
    <w:rsid w:val="00405376"/>
    <w:rsid w:val="00405A8C"/>
    <w:rsid w:val="00405CA0"/>
    <w:rsid w:val="004066FB"/>
    <w:rsid w:val="004066FD"/>
    <w:rsid w:val="00406916"/>
    <w:rsid w:val="00407100"/>
    <w:rsid w:val="00407828"/>
    <w:rsid w:val="0041050B"/>
    <w:rsid w:val="0041143A"/>
    <w:rsid w:val="004114AE"/>
    <w:rsid w:val="00411743"/>
    <w:rsid w:val="00411918"/>
    <w:rsid w:val="004121A7"/>
    <w:rsid w:val="00413121"/>
    <w:rsid w:val="00413849"/>
    <w:rsid w:val="00416012"/>
    <w:rsid w:val="00416634"/>
    <w:rsid w:val="004172E5"/>
    <w:rsid w:val="004173D6"/>
    <w:rsid w:val="00417445"/>
    <w:rsid w:val="00417760"/>
    <w:rsid w:val="004177D1"/>
    <w:rsid w:val="004179D1"/>
    <w:rsid w:val="00417FA1"/>
    <w:rsid w:val="00420186"/>
    <w:rsid w:val="0042042D"/>
    <w:rsid w:val="00420CDA"/>
    <w:rsid w:val="00420D0C"/>
    <w:rsid w:val="00421D89"/>
    <w:rsid w:val="0042232A"/>
    <w:rsid w:val="00422E0D"/>
    <w:rsid w:val="004233E4"/>
    <w:rsid w:val="004238A3"/>
    <w:rsid w:val="00424AA5"/>
    <w:rsid w:val="00424AD6"/>
    <w:rsid w:val="004250BB"/>
    <w:rsid w:val="0042644D"/>
    <w:rsid w:val="00426503"/>
    <w:rsid w:val="004265D7"/>
    <w:rsid w:val="00426CF5"/>
    <w:rsid w:val="00427127"/>
    <w:rsid w:val="004271B0"/>
    <w:rsid w:val="00427619"/>
    <w:rsid w:val="00427993"/>
    <w:rsid w:val="00427D4E"/>
    <w:rsid w:val="00427E2E"/>
    <w:rsid w:val="00430F5A"/>
    <w:rsid w:val="004315B8"/>
    <w:rsid w:val="004316CD"/>
    <w:rsid w:val="004319CE"/>
    <w:rsid w:val="004322BE"/>
    <w:rsid w:val="00432486"/>
    <w:rsid w:val="00432D70"/>
    <w:rsid w:val="0043301C"/>
    <w:rsid w:val="00433DA8"/>
    <w:rsid w:val="00433E94"/>
    <w:rsid w:val="004341D3"/>
    <w:rsid w:val="0043454E"/>
    <w:rsid w:val="00435324"/>
    <w:rsid w:val="0043538B"/>
    <w:rsid w:val="00436191"/>
    <w:rsid w:val="00436E3B"/>
    <w:rsid w:val="00437182"/>
    <w:rsid w:val="004372F7"/>
    <w:rsid w:val="004376E6"/>
    <w:rsid w:val="004403CD"/>
    <w:rsid w:val="00440C40"/>
    <w:rsid w:val="00441797"/>
    <w:rsid w:val="00441DDE"/>
    <w:rsid w:val="004422BE"/>
    <w:rsid w:val="00443241"/>
    <w:rsid w:val="004444EE"/>
    <w:rsid w:val="00444654"/>
    <w:rsid w:val="0044478A"/>
    <w:rsid w:val="00444B94"/>
    <w:rsid w:val="00445391"/>
    <w:rsid w:val="00445843"/>
    <w:rsid w:val="00446887"/>
    <w:rsid w:val="0044694C"/>
    <w:rsid w:val="00446DDD"/>
    <w:rsid w:val="0044780B"/>
    <w:rsid w:val="0045016B"/>
    <w:rsid w:val="00450198"/>
    <w:rsid w:val="004506AC"/>
    <w:rsid w:val="00450BCD"/>
    <w:rsid w:val="00450C1A"/>
    <w:rsid w:val="00451371"/>
    <w:rsid w:val="00452567"/>
    <w:rsid w:val="00452639"/>
    <w:rsid w:val="00453ABB"/>
    <w:rsid w:val="0045494A"/>
    <w:rsid w:val="00454D57"/>
    <w:rsid w:val="004551B1"/>
    <w:rsid w:val="00455539"/>
    <w:rsid w:val="004558DB"/>
    <w:rsid w:val="00457276"/>
    <w:rsid w:val="00457EF9"/>
    <w:rsid w:val="004602D8"/>
    <w:rsid w:val="004614E8"/>
    <w:rsid w:val="004617D5"/>
    <w:rsid w:val="004619B2"/>
    <w:rsid w:val="00462390"/>
    <w:rsid w:val="004624AE"/>
    <w:rsid w:val="0046280D"/>
    <w:rsid w:val="00462882"/>
    <w:rsid w:val="00462B55"/>
    <w:rsid w:val="00462E98"/>
    <w:rsid w:val="0046340E"/>
    <w:rsid w:val="0046354B"/>
    <w:rsid w:val="004640E5"/>
    <w:rsid w:val="004640FB"/>
    <w:rsid w:val="00464217"/>
    <w:rsid w:val="00464731"/>
    <w:rsid w:val="00465ED8"/>
    <w:rsid w:val="00466209"/>
    <w:rsid w:val="00466DD4"/>
    <w:rsid w:val="00467135"/>
    <w:rsid w:val="0046746C"/>
    <w:rsid w:val="00467583"/>
    <w:rsid w:val="0046758B"/>
    <w:rsid w:val="004675FF"/>
    <w:rsid w:val="00467C1F"/>
    <w:rsid w:val="0047056D"/>
    <w:rsid w:val="00470D63"/>
    <w:rsid w:val="004713D5"/>
    <w:rsid w:val="00471767"/>
    <w:rsid w:val="00471CDA"/>
    <w:rsid w:val="00472AD8"/>
    <w:rsid w:val="00472C94"/>
    <w:rsid w:val="00473829"/>
    <w:rsid w:val="00474940"/>
    <w:rsid w:val="004758E3"/>
    <w:rsid w:val="00475C9C"/>
    <w:rsid w:val="00475DEF"/>
    <w:rsid w:val="004760D6"/>
    <w:rsid w:val="0047624C"/>
    <w:rsid w:val="00476AAE"/>
    <w:rsid w:val="00476BCA"/>
    <w:rsid w:val="00476E29"/>
    <w:rsid w:val="00477999"/>
    <w:rsid w:val="00477A4C"/>
    <w:rsid w:val="00477A6A"/>
    <w:rsid w:val="00480874"/>
    <w:rsid w:val="00480BE0"/>
    <w:rsid w:val="00480F5F"/>
    <w:rsid w:val="00480F94"/>
    <w:rsid w:val="004810B6"/>
    <w:rsid w:val="004812AD"/>
    <w:rsid w:val="00482703"/>
    <w:rsid w:val="0048308B"/>
    <w:rsid w:val="0048333A"/>
    <w:rsid w:val="00483623"/>
    <w:rsid w:val="004838B3"/>
    <w:rsid w:val="0048391E"/>
    <w:rsid w:val="00484336"/>
    <w:rsid w:val="0048444F"/>
    <w:rsid w:val="004844F5"/>
    <w:rsid w:val="004848A8"/>
    <w:rsid w:val="004849D8"/>
    <w:rsid w:val="00484D20"/>
    <w:rsid w:val="00484D5F"/>
    <w:rsid w:val="00485493"/>
    <w:rsid w:val="00485B6A"/>
    <w:rsid w:val="0048649E"/>
    <w:rsid w:val="00487B07"/>
    <w:rsid w:val="00487BA2"/>
    <w:rsid w:val="00490462"/>
    <w:rsid w:val="0049057F"/>
    <w:rsid w:val="00490AC7"/>
    <w:rsid w:val="00491168"/>
    <w:rsid w:val="00492047"/>
    <w:rsid w:val="004921F9"/>
    <w:rsid w:val="00492296"/>
    <w:rsid w:val="004924FD"/>
    <w:rsid w:val="00492D66"/>
    <w:rsid w:val="00492F1A"/>
    <w:rsid w:val="004931E5"/>
    <w:rsid w:val="0049364C"/>
    <w:rsid w:val="004937E5"/>
    <w:rsid w:val="00493D6A"/>
    <w:rsid w:val="00493E5B"/>
    <w:rsid w:val="00493F46"/>
    <w:rsid w:val="0049427E"/>
    <w:rsid w:val="0049461E"/>
    <w:rsid w:val="004951C4"/>
    <w:rsid w:val="00495DD6"/>
    <w:rsid w:val="004963B4"/>
    <w:rsid w:val="00496908"/>
    <w:rsid w:val="00496FD6"/>
    <w:rsid w:val="00497163"/>
    <w:rsid w:val="004A00EA"/>
    <w:rsid w:val="004A0388"/>
    <w:rsid w:val="004A11F3"/>
    <w:rsid w:val="004A143F"/>
    <w:rsid w:val="004A195B"/>
    <w:rsid w:val="004A1E63"/>
    <w:rsid w:val="004A1FFC"/>
    <w:rsid w:val="004A2047"/>
    <w:rsid w:val="004A26EC"/>
    <w:rsid w:val="004A2C23"/>
    <w:rsid w:val="004A3082"/>
    <w:rsid w:val="004A3177"/>
    <w:rsid w:val="004A3E9A"/>
    <w:rsid w:val="004A44F0"/>
    <w:rsid w:val="004A4745"/>
    <w:rsid w:val="004A4845"/>
    <w:rsid w:val="004A4CF0"/>
    <w:rsid w:val="004A4EC7"/>
    <w:rsid w:val="004A5452"/>
    <w:rsid w:val="004A54FC"/>
    <w:rsid w:val="004A574C"/>
    <w:rsid w:val="004A5AEF"/>
    <w:rsid w:val="004A5E3A"/>
    <w:rsid w:val="004A6123"/>
    <w:rsid w:val="004A644F"/>
    <w:rsid w:val="004A6514"/>
    <w:rsid w:val="004A6639"/>
    <w:rsid w:val="004A6691"/>
    <w:rsid w:val="004A6705"/>
    <w:rsid w:val="004A7BDD"/>
    <w:rsid w:val="004B05B4"/>
    <w:rsid w:val="004B0773"/>
    <w:rsid w:val="004B0A1D"/>
    <w:rsid w:val="004B0CFA"/>
    <w:rsid w:val="004B197E"/>
    <w:rsid w:val="004B1A01"/>
    <w:rsid w:val="004B1C4C"/>
    <w:rsid w:val="004B252F"/>
    <w:rsid w:val="004B25C1"/>
    <w:rsid w:val="004B2A33"/>
    <w:rsid w:val="004B3677"/>
    <w:rsid w:val="004B3A29"/>
    <w:rsid w:val="004B3ACC"/>
    <w:rsid w:val="004B4789"/>
    <w:rsid w:val="004B4C79"/>
    <w:rsid w:val="004B5478"/>
    <w:rsid w:val="004B5BA1"/>
    <w:rsid w:val="004B7413"/>
    <w:rsid w:val="004B76C0"/>
    <w:rsid w:val="004B7B67"/>
    <w:rsid w:val="004B7EDA"/>
    <w:rsid w:val="004C05D6"/>
    <w:rsid w:val="004C0606"/>
    <w:rsid w:val="004C1137"/>
    <w:rsid w:val="004C1427"/>
    <w:rsid w:val="004C18A1"/>
    <w:rsid w:val="004C1A1C"/>
    <w:rsid w:val="004C21F0"/>
    <w:rsid w:val="004C2656"/>
    <w:rsid w:val="004C27C2"/>
    <w:rsid w:val="004C28A7"/>
    <w:rsid w:val="004C290B"/>
    <w:rsid w:val="004C2D26"/>
    <w:rsid w:val="004C32FD"/>
    <w:rsid w:val="004C3B10"/>
    <w:rsid w:val="004C4B96"/>
    <w:rsid w:val="004C4F52"/>
    <w:rsid w:val="004C5142"/>
    <w:rsid w:val="004C559F"/>
    <w:rsid w:val="004C5B93"/>
    <w:rsid w:val="004C60B5"/>
    <w:rsid w:val="004C613A"/>
    <w:rsid w:val="004C62A4"/>
    <w:rsid w:val="004C6374"/>
    <w:rsid w:val="004C6DB8"/>
    <w:rsid w:val="004C712C"/>
    <w:rsid w:val="004C7705"/>
    <w:rsid w:val="004D0109"/>
    <w:rsid w:val="004D0AC4"/>
    <w:rsid w:val="004D0E8A"/>
    <w:rsid w:val="004D0FA3"/>
    <w:rsid w:val="004D11C7"/>
    <w:rsid w:val="004D17F4"/>
    <w:rsid w:val="004D2250"/>
    <w:rsid w:val="004D296D"/>
    <w:rsid w:val="004D3F4C"/>
    <w:rsid w:val="004D4005"/>
    <w:rsid w:val="004D4ABB"/>
    <w:rsid w:val="004D4C75"/>
    <w:rsid w:val="004D4D12"/>
    <w:rsid w:val="004D62E1"/>
    <w:rsid w:val="004D6457"/>
    <w:rsid w:val="004D6F12"/>
    <w:rsid w:val="004D7033"/>
    <w:rsid w:val="004D70A8"/>
    <w:rsid w:val="004D71D9"/>
    <w:rsid w:val="004D72E8"/>
    <w:rsid w:val="004D7F46"/>
    <w:rsid w:val="004E041D"/>
    <w:rsid w:val="004E05DF"/>
    <w:rsid w:val="004E0894"/>
    <w:rsid w:val="004E0EFA"/>
    <w:rsid w:val="004E0F00"/>
    <w:rsid w:val="004E1140"/>
    <w:rsid w:val="004E1781"/>
    <w:rsid w:val="004E19D0"/>
    <w:rsid w:val="004E22A5"/>
    <w:rsid w:val="004E28F3"/>
    <w:rsid w:val="004E2A9F"/>
    <w:rsid w:val="004E38C9"/>
    <w:rsid w:val="004E3C92"/>
    <w:rsid w:val="004E3D16"/>
    <w:rsid w:val="004E3D7C"/>
    <w:rsid w:val="004E4080"/>
    <w:rsid w:val="004E413E"/>
    <w:rsid w:val="004E41F1"/>
    <w:rsid w:val="004E4CAE"/>
    <w:rsid w:val="004E4FC4"/>
    <w:rsid w:val="004E575E"/>
    <w:rsid w:val="004E5AD9"/>
    <w:rsid w:val="004E5B40"/>
    <w:rsid w:val="004E6045"/>
    <w:rsid w:val="004E6BE5"/>
    <w:rsid w:val="004E73E3"/>
    <w:rsid w:val="004E796E"/>
    <w:rsid w:val="004E7F06"/>
    <w:rsid w:val="004F08AF"/>
    <w:rsid w:val="004F0A08"/>
    <w:rsid w:val="004F11D0"/>
    <w:rsid w:val="004F1918"/>
    <w:rsid w:val="004F1A94"/>
    <w:rsid w:val="004F31F6"/>
    <w:rsid w:val="004F3ABF"/>
    <w:rsid w:val="004F4179"/>
    <w:rsid w:val="004F42DD"/>
    <w:rsid w:val="004F478B"/>
    <w:rsid w:val="004F5052"/>
    <w:rsid w:val="004F5062"/>
    <w:rsid w:val="004F5951"/>
    <w:rsid w:val="004F5A67"/>
    <w:rsid w:val="004F618D"/>
    <w:rsid w:val="004F6603"/>
    <w:rsid w:val="004F6E92"/>
    <w:rsid w:val="004F7257"/>
    <w:rsid w:val="004F74DA"/>
    <w:rsid w:val="004F7D35"/>
    <w:rsid w:val="004F7DAB"/>
    <w:rsid w:val="004F7E60"/>
    <w:rsid w:val="00500A1E"/>
    <w:rsid w:val="00500E03"/>
    <w:rsid w:val="005014DA"/>
    <w:rsid w:val="00502031"/>
    <w:rsid w:val="005025FF"/>
    <w:rsid w:val="005026AF"/>
    <w:rsid w:val="00503B1A"/>
    <w:rsid w:val="00504953"/>
    <w:rsid w:val="00504D25"/>
    <w:rsid w:val="00504DFA"/>
    <w:rsid w:val="0050530E"/>
    <w:rsid w:val="00505520"/>
    <w:rsid w:val="0050576C"/>
    <w:rsid w:val="00506356"/>
    <w:rsid w:val="00506593"/>
    <w:rsid w:val="005068DF"/>
    <w:rsid w:val="0050707A"/>
    <w:rsid w:val="005076E5"/>
    <w:rsid w:val="005076EC"/>
    <w:rsid w:val="00507837"/>
    <w:rsid w:val="0051027A"/>
    <w:rsid w:val="00510490"/>
    <w:rsid w:val="005111B2"/>
    <w:rsid w:val="00511BBE"/>
    <w:rsid w:val="005124C2"/>
    <w:rsid w:val="00512E45"/>
    <w:rsid w:val="00513015"/>
    <w:rsid w:val="005131E0"/>
    <w:rsid w:val="00513727"/>
    <w:rsid w:val="005147CF"/>
    <w:rsid w:val="005148CD"/>
    <w:rsid w:val="00514EE2"/>
    <w:rsid w:val="005151CB"/>
    <w:rsid w:val="005152BB"/>
    <w:rsid w:val="0051579D"/>
    <w:rsid w:val="00515EF7"/>
    <w:rsid w:val="0051662A"/>
    <w:rsid w:val="00520133"/>
    <w:rsid w:val="00520CBC"/>
    <w:rsid w:val="00521110"/>
    <w:rsid w:val="005213A8"/>
    <w:rsid w:val="00521BB8"/>
    <w:rsid w:val="00522912"/>
    <w:rsid w:val="00522B6D"/>
    <w:rsid w:val="00522D19"/>
    <w:rsid w:val="005231B9"/>
    <w:rsid w:val="0052387F"/>
    <w:rsid w:val="00523A75"/>
    <w:rsid w:val="005240C8"/>
    <w:rsid w:val="00524276"/>
    <w:rsid w:val="00524505"/>
    <w:rsid w:val="00524CB4"/>
    <w:rsid w:val="00524D57"/>
    <w:rsid w:val="00524F5F"/>
    <w:rsid w:val="005250EA"/>
    <w:rsid w:val="0052561A"/>
    <w:rsid w:val="005259DF"/>
    <w:rsid w:val="00526028"/>
    <w:rsid w:val="005261FA"/>
    <w:rsid w:val="00526377"/>
    <w:rsid w:val="00526B11"/>
    <w:rsid w:val="00526D12"/>
    <w:rsid w:val="00530240"/>
    <w:rsid w:val="00530805"/>
    <w:rsid w:val="005308B5"/>
    <w:rsid w:val="00530A92"/>
    <w:rsid w:val="0053142F"/>
    <w:rsid w:val="005314F3"/>
    <w:rsid w:val="00531648"/>
    <w:rsid w:val="005326E6"/>
    <w:rsid w:val="00532803"/>
    <w:rsid w:val="00532DBF"/>
    <w:rsid w:val="0053389D"/>
    <w:rsid w:val="005339F0"/>
    <w:rsid w:val="005341AB"/>
    <w:rsid w:val="005341B4"/>
    <w:rsid w:val="005346F9"/>
    <w:rsid w:val="00534D58"/>
    <w:rsid w:val="00534EF2"/>
    <w:rsid w:val="0053525B"/>
    <w:rsid w:val="005354AA"/>
    <w:rsid w:val="0053679C"/>
    <w:rsid w:val="00536A0A"/>
    <w:rsid w:val="00536C06"/>
    <w:rsid w:val="00536F7C"/>
    <w:rsid w:val="0053701A"/>
    <w:rsid w:val="00537247"/>
    <w:rsid w:val="00537F5A"/>
    <w:rsid w:val="00540176"/>
    <w:rsid w:val="0054027E"/>
    <w:rsid w:val="00540CF9"/>
    <w:rsid w:val="00541344"/>
    <w:rsid w:val="00541800"/>
    <w:rsid w:val="00542223"/>
    <w:rsid w:val="00542273"/>
    <w:rsid w:val="00542920"/>
    <w:rsid w:val="00542E8E"/>
    <w:rsid w:val="00543006"/>
    <w:rsid w:val="0054313A"/>
    <w:rsid w:val="00543153"/>
    <w:rsid w:val="00543349"/>
    <w:rsid w:val="005434A5"/>
    <w:rsid w:val="0054377C"/>
    <w:rsid w:val="00544739"/>
    <w:rsid w:val="00544DFB"/>
    <w:rsid w:val="00545397"/>
    <w:rsid w:val="00545599"/>
    <w:rsid w:val="00545662"/>
    <w:rsid w:val="00545B22"/>
    <w:rsid w:val="00545D35"/>
    <w:rsid w:val="00545F7B"/>
    <w:rsid w:val="00546075"/>
    <w:rsid w:val="00547069"/>
    <w:rsid w:val="0054747A"/>
    <w:rsid w:val="00547AC6"/>
    <w:rsid w:val="00550144"/>
    <w:rsid w:val="005506D3"/>
    <w:rsid w:val="00551284"/>
    <w:rsid w:val="00551495"/>
    <w:rsid w:val="00551D74"/>
    <w:rsid w:val="00552724"/>
    <w:rsid w:val="00552A2B"/>
    <w:rsid w:val="00552C21"/>
    <w:rsid w:val="00552C98"/>
    <w:rsid w:val="00553D7A"/>
    <w:rsid w:val="00553F18"/>
    <w:rsid w:val="00554773"/>
    <w:rsid w:val="0055509F"/>
    <w:rsid w:val="005553B6"/>
    <w:rsid w:val="005555AA"/>
    <w:rsid w:val="00555CCD"/>
    <w:rsid w:val="00555E21"/>
    <w:rsid w:val="0055698D"/>
    <w:rsid w:val="005569E3"/>
    <w:rsid w:val="00556CEC"/>
    <w:rsid w:val="00557422"/>
    <w:rsid w:val="005605CB"/>
    <w:rsid w:val="00561A35"/>
    <w:rsid w:val="00561A72"/>
    <w:rsid w:val="00561D82"/>
    <w:rsid w:val="00561D84"/>
    <w:rsid w:val="0056232A"/>
    <w:rsid w:val="00562486"/>
    <w:rsid w:val="0056288C"/>
    <w:rsid w:val="00563F19"/>
    <w:rsid w:val="00564457"/>
    <w:rsid w:val="00564719"/>
    <w:rsid w:val="005658C8"/>
    <w:rsid w:val="0056605A"/>
    <w:rsid w:val="005662C4"/>
    <w:rsid w:val="0056751A"/>
    <w:rsid w:val="00567938"/>
    <w:rsid w:val="005708F0"/>
    <w:rsid w:val="0057095B"/>
    <w:rsid w:val="00570F65"/>
    <w:rsid w:val="00573563"/>
    <w:rsid w:val="0057357D"/>
    <w:rsid w:val="00573A1C"/>
    <w:rsid w:val="00573CE2"/>
    <w:rsid w:val="00574940"/>
    <w:rsid w:val="00574BA9"/>
    <w:rsid w:val="00575115"/>
    <w:rsid w:val="00575867"/>
    <w:rsid w:val="00575BBE"/>
    <w:rsid w:val="00576045"/>
    <w:rsid w:val="005765BA"/>
    <w:rsid w:val="00576CF4"/>
    <w:rsid w:val="005771D8"/>
    <w:rsid w:val="005774A1"/>
    <w:rsid w:val="005774D2"/>
    <w:rsid w:val="00577946"/>
    <w:rsid w:val="00577A0C"/>
    <w:rsid w:val="00577D51"/>
    <w:rsid w:val="00577FA0"/>
    <w:rsid w:val="00577FE9"/>
    <w:rsid w:val="005811BC"/>
    <w:rsid w:val="00581C3A"/>
    <w:rsid w:val="0058285D"/>
    <w:rsid w:val="00582949"/>
    <w:rsid w:val="0058295D"/>
    <w:rsid w:val="00582B2F"/>
    <w:rsid w:val="00582C52"/>
    <w:rsid w:val="0058366C"/>
    <w:rsid w:val="00583B44"/>
    <w:rsid w:val="00584527"/>
    <w:rsid w:val="00584652"/>
    <w:rsid w:val="00584ACC"/>
    <w:rsid w:val="005850B9"/>
    <w:rsid w:val="00585BBE"/>
    <w:rsid w:val="00585BD4"/>
    <w:rsid w:val="005861B1"/>
    <w:rsid w:val="00586549"/>
    <w:rsid w:val="00586749"/>
    <w:rsid w:val="00586E1D"/>
    <w:rsid w:val="00586ED4"/>
    <w:rsid w:val="00587709"/>
    <w:rsid w:val="00587B62"/>
    <w:rsid w:val="00590205"/>
    <w:rsid w:val="00590272"/>
    <w:rsid w:val="00590B8D"/>
    <w:rsid w:val="00590D66"/>
    <w:rsid w:val="00590EF0"/>
    <w:rsid w:val="00590F57"/>
    <w:rsid w:val="00591E2E"/>
    <w:rsid w:val="00592295"/>
    <w:rsid w:val="00592A5C"/>
    <w:rsid w:val="00592C22"/>
    <w:rsid w:val="0059302D"/>
    <w:rsid w:val="00593104"/>
    <w:rsid w:val="005934E6"/>
    <w:rsid w:val="00593A77"/>
    <w:rsid w:val="00593E42"/>
    <w:rsid w:val="00594048"/>
    <w:rsid w:val="00594457"/>
    <w:rsid w:val="0059457F"/>
    <w:rsid w:val="00594930"/>
    <w:rsid w:val="00594F59"/>
    <w:rsid w:val="00595C44"/>
    <w:rsid w:val="005969C3"/>
    <w:rsid w:val="00596CB7"/>
    <w:rsid w:val="0059781E"/>
    <w:rsid w:val="00597971"/>
    <w:rsid w:val="005A0CC4"/>
    <w:rsid w:val="005A19A1"/>
    <w:rsid w:val="005A1FB7"/>
    <w:rsid w:val="005A20B6"/>
    <w:rsid w:val="005A2C87"/>
    <w:rsid w:val="005A2D0C"/>
    <w:rsid w:val="005A2DCF"/>
    <w:rsid w:val="005A2F8F"/>
    <w:rsid w:val="005A311C"/>
    <w:rsid w:val="005A31FD"/>
    <w:rsid w:val="005A3268"/>
    <w:rsid w:val="005A370F"/>
    <w:rsid w:val="005A3900"/>
    <w:rsid w:val="005A3ADB"/>
    <w:rsid w:val="005A3D22"/>
    <w:rsid w:val="005A40C5"/>
    <w:rsid w:val="005A4144"/>
    <w:rsid w:val="005A476B"/>
    <w:rsid w:val="005A47BB"/>
    <w:rsid w:val="005A50A9"/>
    <w:rsid w:val="005A58BC"/>
    <w:rsid w:val="005A5FBC"/>
    <w:rsid w:val="005A6154"/>
    <w:rsid w:val="005A65EC"/>
    <w:rsid w:val="005A68D0"/>
    <w:rsid w:val="005A7002"/>
    <w:rsid w:val="005A744F"/>
    <w:rsid w:val="005A79E4"/>
    <w:rsid w:val="005B1B5A"/>
    <w:rsid w:val="005B1EA6"/>
    <w:rsid w:val="005B1ED8"/>
    <w:rsid w:val="005B2BDA"/>
    <w:rsid w:val="005B319D"/>
    <w:rsid w:val="005B39CC"/>
    <w:rsid w:val="005B4529"/>
    <w:rsid w:val="005B4F0C"/>
    <w:rsid w:val="005B506C"/>
    <w:rsid w:val="005B533A"/>
    <w:rsid w:val="005B5751"/>
    <w:rsid w:val="005B5882"/>
    <w:rsid w:val="005B5A6B"/>
    <w:rsid w:val="005B5CD7"/>
    <w:rsid w:val="005B5CFB"/>
    <w:rsid w:val="005B645A"/>
    <w:rsid w:val="005B7E04"/>
    <w:rsid w:val="005C005E"/>
    <w:rsid w:val="005C0492"/>
    <w:rsid w:val="005C1131"/>
    <w:rsid w:val="005C118D"/>
    <w:rsid w:val="005C1462"/>
    <w:rsid w:val="005C1735"/>
    <w:rsid w:val="005C17C2"/>
    <w:rsid w:val="005C32B8"/>
    <w:rsid w:val="005C3EBB"/>
    <w:rsid w:val="005C4BA2"/>
    <w:rsid w:val="005C524C"/>
    <w:rsid w:val="005C5947"/>
    <w:rsid w:val="005C67B4"/>
    <w:rsid w:val="005C6985"/>
    <w:rsid w:val="005C6B47"/>
    <w:rsid w:val="005C72A1"/>
    <w:rsid w:val="005C779F"/>
    <w:rsid w:val="005C7D1E"/>
    <w:rsid w:val="005D02D7"/>
    <w:rsid w:val="005D075C"/>
    <w:rsid w:val="005D0A7F"/>
    <w:rsid w:val="005D0C5A"/>
    <w:rsid w:val="005D1184"/>
    <w:rsid w:val="005D2822"/>
    <w:rsid w:val="005D28F2"/>
    <w:rsid w:val="005D2B19"/>
    <w:rsid w:val="005D2CAA"/>
    <w:rsid w:val="005D2D1F"/>
    <w:rsid w:val="005D2F31"/>
    <w:rsid w:val="005D37A4"/>
    <w:rsid w:val="005D411C"/>
    <w:rsid w:val="005D4445"/>
    <w:rsid w:val="005D54D5"/>
    <w:rsid w:val="005D5D6F"/>
    <w:rsid w:val="005D6034"/>
    <w:rsid w:val="005D61B5"/>
    <w:rsid w:val="005D63FB"/>
    <w:rsid w:val="005D66DE"/>
    <w:rsid w:val="005D6C1F"/>
    <w:rsid w:val="005D7116"/>
    <w:rsid w:val="005D730D"/>
    <w:rsid w:val="005D7370"/>
    <w:rsid w:val="005D7478"/>
    <w:rsid w:val="005D7572"/>
    <w:rsid w:val="005D76EE"/>
    <w:rsid w:val="005E0506"/>
    <w:rsid w:val="005E1659"/>
    <w:rsid w:val="005E1A73"/>
    <w:rsid w:val="005E1A75"/>
    <w:rsid w:val="005E1F4F"/>
    <w:rsid w:val="005E1F70"/>
    <w:rsid w:val="005E1F78"/>
    <w:rsid w:val="005E2C3A"/>
    <w:rsid w:val="005E2C59"/>
    <w:rsid w:val="005E3241"/>
    <w:rsid w:val="005E385C"/>
    <w:rsid w:val="005E4A4B"/>
    <w:rsid w:val="005E4ED8"/>
    <w:rsid w:val="005E5A96"/>
    <w:rsid w:val="005E5C9C"/>
    <w:rsid w:val="005E65CF"/>
    <w:rsid w:val="005E6983"/>
    <w:rsid w:val="005E72CF"/>
    <w:rsid w:val="005E7A9D"/>
    <w:rsid w:val="005E7C81"/>
    <w:rsid w:val="005F004B"/>
    <w:rsid w:val="005F0187"/>
    <w:rsid w:val="005F0CA5"/>
    <w:rsid w:val="005F0D3B"/>
    <w:rsid w:val="005F180C"/>
    <w:rsid w:val="005F1A91"/>
    <w:rsid w:val="005F2227"/>
    <w:rsid w:val="005F2248"/>
    <w:rsid w:val="005F252C"/>
    <w:rsid w:val="005F300F"/>
    <w:rsid w:val="005F374D"/>
    <w:rsid w:val="005F3DB6"/>
    <w:rsid w:val="005F4660"/>
    <w:rsid w:val="005F4859"/>
    <w:rsid w:val="005F4ED3"/>
    <w:rsid w:val="005F4FC2"/>
    <w:rsid w:val="005F5836"/>
    <w:rsid w:val="005F6855"/>
    <w:rsid w:val="005F6B55"/>
    <w:rsid w:val="005F6BE4"/>
    <w:rsid w:val="005F6CC1"/>
    <w:rsid w:val="005F7257"/>
    <w:rsid w:val="005F732A"/>
    <w:rsid w:val="005F7EAE"/>
    <w:rsid w:val="00601A86"/>
    <w:rsid w:val="00601F0E"/>
    <w:rsid w:val="0060202D"/>
    <w:rsid w:val="006020D3"/>
    <w:rsid w:val="00602766"/>
    <w:rsid w:val="00602B4A"/>
    <w:rsid w:val="00602EC2"/>
    <w:rsid w:val="0060305B"/>
    <w:rsid w:val="00603094"/>
    <w:rsid w:val="006033B3"/>
    <w:rsid w:val="006039F7"/>
    <w:rsid w:val="00603B83"/>
    <w:rsid w:val="00603C1B"/>
    <w:rsid w:val="00603D2C"/>
    <w:rsid w:val="00603FDA"/>
    <w:rsid w:val="006041CA"/>
    <w:rsid w:val="00604321"/>
    <w:rsid w:val="00604B65"/>
    <w:rsid w:val="00604F5E"/>
    <w:rsid w:val="00605387"/>
    <w:rsid w:val="006055E3"/>
    <w:rsid w:val="00605FA9"/>
    <w:rsid w:val="00606109"/>
    <w:rsid w:val="006061E9"/>
    <w:rsid w:val="00606656"/>
    <w:rsid w:val="00607182"/>
    <w:rsid w:val="006076D0"/>
    <w:rsid w:val="006077BB"/>
    <w:rsid w:val="00607D9E"/>
    <w:rsid w:val="00607E36"/>
    <w:rsid w:val="006114B8"/>
    <w:rsid w:val="00611A6F"/>
    <w:rsid w:val="0061209A"/>
    <w:rsid w:val="006121B6"/>
    <w:rsid w:val="00613583"/>
    <w:rsid w:val="006145D5"/>
    <w:rsid w:val="00614A9D"/>
    <w:rsid w:val="00614E3C"/>
    <w:rsid w:val="006158BF"/>
    <w:rsid w:val="00615ACF"/>
    <w:rsid w:val="0061623C"/>
    <w:rsid w:val="006162BD"/>
    <w:rsid w:val="006164E2"/>
    <w:rsid w:val="00616632"/>
    <w:rsid w:val="006167DC"/>
    <w:rsid w:val="00616B4E"/>
    <w:rsid w:val="00616F1F"/>
    <w:rsid w:val="00617A31"/>
    <w:rsid w:val="00617E38"/>
    <w:rsid w:val="00620407"/>
    <w:rsid w:val="006206AC"/>
    <w:rsid w:val="006207B3"/>
    <w:rsid w:val="00620A7B"/>
    <w:rsid w:val="00621013"/>
    <w:rsid w:val="00621209"/>
    <w:rsid w:val="00622371"/>
    <w:rsid w:val="006224FC"/>
    <w:rsid w:val="00622645"/>
    <w:rsid w:val="00622990"/>
    <w:rsid w:val="00622A3A"/>
    <w:rsid w:val="00622C92"/>
    <w:rsid w:val="00623C42"/>
    <w:rsid w:val="00623F5A"/>
    <w:rsid w:val="0062402F"/>
    <w:rsid w:val="00624534"/>
    <w:rsid w:val="00624B29"/>
    <w:rsid w:val="00625620"/>
    <w:rsid w:val="0062566A"/>
    <w:rsid w:val="00625BEA"/>
    <w:rsid w:val="0062687F"/>
    <w:rsid w:val="00627729"/>
    <w:rsid w:val="00627A36"/>
    <w:rsid w:val="00630625"/>
    <w:rsid w:val="006306E0"/>
    <w:rsid w:val="00630CA6"/>
    <w:rsid w:val="006311DE"/>
    <w:rsid w:val="00631214"/>
    <w:rsid w:val="0063127F"/>
    <w:rsid w:val="006315CE"/>
    <w:rsid w:val="0063177B"/>
    <w:rsid w:val="006324AD"/>
    <w:rsid w:val="006328CC"/>
    <w:rsid w:val="00632CA7"/>
    <w:rsid w:val="00633283"/>
    <w:rsid w:val="00634193"/>
    <w:rsid w:val="006342C3"/>
    <w:rsid w:val="006342CB"/>
    <w:rsid w:val="006345F3"/>
    <w:rsid w:val="006350B3"/>
    <w:rsid w:val="00635370"/>
    <w:rsid w:val="006353BA"/>
    <w:rsid w:val="006355BB"/>
    <w:rsid w:val="006355C9"/>
    <w:rsid w:val="006356F6"/>
    <w:rsid w:val="0063619E"/>
    <w:rsid w:val="00636707"/>
    <w:rsid w:val="006370E2"/>
    <w:rsid w:val="006374BD"/>
    <w:rsid w:val="00637C39"/>
    <w:rsid w:val="00640065"/>
    <w:rsid w:val="0064038D"/>
    <w:rsid w:val="006404B2"/>
    <w:rsid w:val="00640746"/>
    <w:rsid w:val="006408BE"/>
    <w:rsid w:val="006409E1"/>
    <w:rsid w:val="00640B40"/>
    <w:rsid w:val="00640C18"/>
    <w:rsid w:val="00640DAE"/>
    <w:rsid w:val="0064108A"/>
    <w:rsid w:val="006415DD"/>
    <w:rsid w:val="00641743"/>
    <w:rsid w:val="006419A6"/>
    <w:rsid w:val="006419DB"/>
    <w:rsid w:val="00641B95"/>
    <w:rsid w:val="00642B2F"/>
    <w:rsid w:val="00642CB3"/>
    <w:rsid w:val="006430CC"/>
    <w:rsid w:val="00643349"/>
    <w:rsid w:val="0064392E"/>
    <w:rsid w:val="00643AAA"/>
    <w:rsid w:val="00643C03"/>
    <w:rsid w:val="00643CDF"/>
    <w:rsid w:val="00645B33"/>
    <w:rsid w:val="0064665D"/>
    <w:rsid w:val="00646839"/>
    <w:rsid w:val="006470BF"/>
    <w:rsid w:val="006471F7"/>
    <w:rsid w:val="006477A5"/>
    <w:rsid w:val="00650129"/>
    <w:rsid w:val="0065036D"/>
    <w:rsid w:val="00650786"/>
    <w:rsid w:val="006507F8"/>
    <w:rsid w:val="00651B11"/>
    <w:rsid w:val="00652584"/>
    <w:rsid w:val="006529E6"/>
    <w:rsid w:val="00653547"/>
    <w:rsid w:val="006536F3"/>
    <w:rsid w:val="00653B0A"/>
    <w:rsid w:val="00653E48"/>
    <w:rsid w:val="00653FFF"/>
    <w:rsid w:val="00654CED"/>
    <w:rsid w:val="00655674"/>
    <w:rsid w:val="00655A43"/>
    <w:rsid w:val="00655B90"/>
    <w:rsid w:val="00656A8B"/>
    <w:rsid w:val="00656D25"/>
    <w:rsid w:val="006573EC"/>
    <w:rsid w:val="0065773C"/>
    <w:rsid w:val="00657931"/>
    <w:rsid w:val="00657CFD"/>
    <w:rsid w:val="00660A82"/>
    <w:rsid w:val="0066100B"/>
    <w:rsid w:val="0066114C"/>
    <w:rsid w:val="0066121F"/>
    <w:rsid w:val="006616DB"/>
    <w:rsid w:val="00662281"/>
    <w:rsid w:val="00662BBE"/>
    <w:rsid w:val="00662D34"/>
    <w:rsid w:val="00663624"/>
    <w:rsid w:val="00664579"/>
    <w:rsid w:val="00664836"/>
    <w:rsid w:val="006654D4"/>
    <w:rsid w:val="00665ADD"/>
    <w:rsid w:val="00665D40"/>
    <w:rsid w:val="0066657F"/>
    <w:rsid w:val="006665D4"/>
    <w:rsid w:val="00666B95"/>
    <w:rsid w:val="00666C02"/>
    <w:rsid w:val="006701B6"/>
    <w:rsid w:val="006704F2"/>
    <w:rsid w:val="00670BB0"/>
    <w:rsid w:val="00670EAA"/>
    <w:rsid w:val="006710C2"/>
    <w:rsid w:val="0067113F"/>
    <w:rsid w:val="00671964"/>
    <w:rsid w:val="00671FA4"/>
    <w:rsid w:val="006720A5"/>
    <w:rsid w:val="006723D3"/>
    <w:rsid w:val="006725BA"/>
    <w:rsid w:val="00672718"/>
    <w:rsid w:val="00672878"/>
    <w:rsid w:val="00672AFF"/>
    <w:rsid w:val="006732A6"/>
    <w:rsid w:val="00673399"/>
    <w:rsid w:val="00673757"/>
    <w:rsid w:val="00673816"/>
    <w:rsid w:val="00673836"/>
    <w:rsid w:val="00674455"/>
    <w:rsid w:val="00674FDF"/>
    <w:rsid w:val="0067561C"/>
    <w:rsid w:val="006759BB"/>
    <w:rsid w:val="00675C63"/>
    <w:rsid w:val="0067602C"/>
    <w:rsid w:val="00676953"/>
    <w:rsid w:val="006771B3"/>
    <w:rsid w:val="006771E2"/>
    <w:rsid w:val="00677B7D"/>
    <w:rsid w:val="006801AE"/>
    <w:rsid w:val="006804C8"/>
    <w:rsid w:val="00680CA3"/>
    <w:rsid w:val="00681882"/>
    <w:rsid w:val="0068269B"/>
    <w:rsid w:val="006834DE"/>
    <w:rsid w:val="006844E1"/>
    <w:rsid w:val="00685496"/>
    <w:rsid w:val="00685BAB"/>
    <w:rsid w:val="00685E11"/>
    <w:rsid w:val="00685FAE"/>
    <w:rsid w:val="006869DC"/>
    <w:rsid w:val="00686D69"/>
    <w:rsid w:val="0068742C"/>
    <w:rsid w:val="00687DEE"/>
    <w:rsid w:val="006907FB"/>
    <w:rsid w:val="00691207"/>
    <w:rsid w:val="00692105"/>
    <w:rsid w:val="00692961"/>
    <w:rsid w:val="006931FE"/>
    <w:rsid w:val="00693358"/>
    <w:rsid w:val="00693520"/>
    <w:rsid w:val="00693CD5"/>
    <w:rsid w:val="00693D6B"/>
    <w:rsid w:val="00693F1F"/>
    <w:rsid w:val="00694D9C"/>
    <w:rsid w:val="00694E76"/>
    <w:rsid w:val="00695623"/>
    <w:rsid w:val="00695A1E"/>
    <w:rsid w:val="00695A95"/>
    <w:rsid w:val="00695FB1"/>
    <w:rsid w:val="0069617A"/>
    <w:rsid w:val="00696CEC"/>
    <w:rsid w:val="00696E01"/>
    <w:rsid w:val="006974DC"/>
    <w:rsid w:val="006975BD"/>
    <w:rsid w:val="00697E2A"/>
    <w:rsid w:val="006A0012"/>
    <w:rsid w:val="006A0B0D"/>
    <w:rsid w:val="006A0B75"/>
    <w:rsid w:val="006A13B5"/>
    <w:rsid w:val="006A1704"/>
    <w:rsid w:val="006A18BC"/>
    <w:rsid w:val="006A1987"/>
    <w:rsid w:val="006A1DFF"/>
    <w:rsid w:val="006A209F"/>
    <w:rsid w:val="006A20B0"/>
    <w:rsid w:val="006A3010"/>
    <w:rsid w:val="006A3032"/>
    <w:rsid w:val="006A35BA"/>
    <w:rsid w:val="006A3DD8"/>
    <w:rsid w:val="006A3ECE"/>
    <w:rsid w:val="006A441C"/>
    <w:rsid w:val="006A4809"/>
    <w:rsid w:val="006A49EC"/>
    <w:rsid w:val="006A4E90"/>
    <w:rsid w:val="006A54F0"/>
    <w:rsid w:val="006A63DC"/>
    <w:rsid w:val="006A68CA"/>
    <w:rsid w:val="006A6996"/>
    <w:rsid w:val="006A74A0"/>
    <w:rsid w:val="006A75C4"/>
    <w:rsid w:val="006A79FA"/>
    <w:rsid w:val="006A7AA0"/>
    <w:rsid w:val="006A7AEC"/>
    <w:rsid w:val="006B02F6"/>
    <w:rsid w:val="006B0B12"/>
    <w:rsid w:val="006B0E47"/>
    <w:rsid w:val="006B1013"/>
    <w:rsid w:val="006B1040"/>
    <w:rsid w:val="006B1452"/>
    <w:rsid w:val="006B19D4"/>
    <w:rsid w:val="006B1A6B"/>
    <w:rsid w:val="006B1E98"/>
    <w:rsid w:val="006B2054"/>
    <w:rsid w:val="006B223C"/>
    <w:rsid w:val="006B25A6"/>
    <w:rsid w:val="006B2EA7"/>
    <w:rsid w:val="006B3034"/>
    <w:rsid w:val="006B346C"/>
    <w:rsid w:val="006B4C50"/>
    <w:rsid w:val="006B4C6C"/>
    <w:rsid w:val="006B5270"/>
    <w:rsid w:val="006B546D"/>
    <w:rsid w:val="006B547A"/>
    <w:rsid w:val="006B5697"/>
    <w:rsid w:val="006B5B36"/>
    <w:rsid w:val="006B60C8"/>
    <w:rsid w:val="006B6858"/>
    <w:rsid w:val="006B7649"/>
    <w:rsid w:val="006B76D6"/>
    <w:rsid w:val="006B7B74"/>
    <w:rsid w:val="006C0660"/>
    <w:rsid w:val="006C0A32"/>
    <w:rsid w:val="006C0D29"/>
    <w:rsid w:val="006C144E"/>
    <w:rsid w:val="006C189F"/>
    <w:rsid w:val="006C1A2C"/>
    <w:rsid w:val="006C1F67"/>
    <w:rsid w:val="006C218D"/>
    <w:rsid w:val="006C224A"/>
    <w:rsid w:val="006C262E"/>
    <w:rsid w:val="006C2A91"/>
    <w:rsid w:val="006C3DDC"/>
    <w:rsid w:val="006C3DE6"/>
    <w:rsid w:val="006C489D"/>
    <w:rsid w:val="006C49E0"/>
    <w:rsid w:val="006C4BD9"/>
    <w:rsid w:val="006C4F76"/>
    <w:rsid w:val="006C5089"/>
    <w:rsid w:val="006C53F5"/>
    <w:rsid w:val="006C5462"/>
    <w:rsid w:val="006C54BF"/>
    <w:rsid w:val="006C61C3"/>
    <w:rsid w:val="006C677A"/>
    <w:rsid w:val="006C69C8"/>
    <w:rsid w:val="006C6FF5"/>
    <w:rsid w:val="006C73C9"/>
    <w:rsid w:val="006C761A"/>
    <w:rsid w:val="006C7AC3"/>
    <w:rsid w:val="006C7B8C"/>
    <w:rsid w:val="006D0E40"/>
    <w:rsid w:val="006D0F4D"/>
    <w:rsid w:val="006D10FE"/>
    <w:rsid w:val="006D12EF"/>
    <w:rsid w:val="006D143D"/>
    <w:rsid w:val="006D14B2"/>
    <w:rsid w:val="006D2145"/>
    <w:rsid w:val="006D223F"/>
    <w:rsid w:val="006D2887"/>
    <w:rsid w:val="006D29D1"/>
    <w:rsid w:val="006D2BCC"/>
    <w:rsid w:val="006D368D"/>
    <w:rsid w:val="006D3A5C"/>
    <w:rsid w:val="006D3D54"/>
    <w:rsid w:val="006D3ED6"/>
    <w:rsid w:val="006D4125"/>
    <w:rsid w:val="006D418F"/>
    <w:rsid w:val="006D4480"/>
    <w:rsid w:val="006D4D6A"/>
    <w:rsid w:val="006D518D"/>
    <w:rsid w:val="006D56C7"/>
    <w:rsid w:val="006D586C"/>
    <w:rsid w:val="006D611F"/>
    <w:rsid w:val="006D6349"/>
    <w:rsid w:val="006D6535"/>
    <w:rsid w:val="006D6834"/>
    <w:rsid w:val="006D73C8"/>
    <w:rsid w:val="006D7ADC"/>
    <w:rsid w:val="006D7CB0"/>
    <w:rsid w:val="006D7F95"/>
    <w:rsid w:val="006E0683"/>
    <w:rsid w:val="006E06B9"/>
    <w:rsid w:val="006E1112"/>
    <w:rsid w:val="006E153B"/>
    <w:rsid w:val="006E1591"/>
    <w:rsid w:val="006E1D08"/>
    <w:rsid w:val="006E1DA4"/>
    <w:rsid w:val="006E1ED4"/>
    <w:rsid w:val="006E1EDB"/>
    <w:rsid w:val="006E2105"/>
    <w:rsid w:val="006E2743"/>
    <w:rsid w:val="006E2A2B"/>
    <w:rsid w:val="006E35B8"/>
    <w:rsid w:val="006E36A5"/>
    <w:rsid w:val="006E390D"/>
    <w:rsid w:val="006E49E2"/>
    <w:rsid w:val="006E4A44"/>
    <w:rsid w:val="006E5217"/>
    <w:rsid w:val="006E5424"/>
    <w:rsid w:val="006E69E0"/>
    <w:rsid w:val="006E69E4"/>
    <w:rsid w:val="006E6A4A"/>
    <w:rsid w:val="006E6C7C"/>
    <w:rsid w:val="006E6FB7"/>
    <w:rsid w:val="006E7139"/>
    <w:rsid w:val="006E7BD7"/>
    <w:rsid w:val="006E7F6C"/>
    <w:rsid w:val="006F04A9"/>
    <w:rsid w:val="006F07C9"/>
    <w:rsid w:val="006F0B85"/>
    <w:rsid w:val="006F0D56"/>
    <w:rsid w:val="006F0EFE"/>
    <w:rsid w:val="006F0F41"/>
    <w:rsid w:val="006F0F99"/>
    <w:rsid w:val="006F16DC"/>
    <w:rsid w:val="006F173E"/>
    <w:rsid w:val="006F1767"/>
    <w:rsid w:val="006F1BBF"/>
    <w:rsid w:val="006F2366"/>
    <w:rsid w:val="006F23D7"/>
    <w:rsid w:val="006F2C37"/>
    <w:rsid w:val="006F2C7A"/>
    <w:rsid w:val="006F2C84"/>
    <w:rsid w:val="006F2E00"/>
    <w:rsid w:val="006F2E28"/>
    <w:rsid w:val="006F30AC"/>
    <w:rsid w:val="006F31F0"/>
    <w:rsid w:val="006F3C46"/>
    <w:rsid w:val="006F3D5E"/>
    <w:rsid w:val="006F44F2"/>
    <w:rsid w:val="006F4857"/>
    <w:rsid w:val="006F4DC8"/>
    <w:rsid w:val="006F56F9"/>
    <w:rsid w:val="006F5ABA"/>
    <w:rsid w:val="006F64AC"/>
    <w:rsid w:val="006F6974"/>
    <w:rsid w:val="006F7E35"/>
    <w:rsid w:val="006F7FA9"/>
    <w:rsid w:val="0070118D"/>
    <w:rsid w:val="00701F77"/>
    <w:rsid w:val="0070224C"/>
    <w:rsid w:val="00702906"/>
    <w:rsid w:val="00702B59"/>
    <w:rsid w:val="0070342F"/>
    <w:rsid w:val="00703843"/>
    <w:rsid w:val="007042AE"/>
    <w:rsid w:val="00704400"/>
    <w:rsid w:val="007057B8"/>
    <w:rsid w:val="007058E4"/>
    <w:rsid w:val="007068D1"/>
    <w:rsid w:val="00706B30"/>
    <w:rsid w:val="00706BD9"/>
    <w:rsid w:val="00706CE1"/>
    <w:rsid w:val="00706D9C"/>
    <w:rsid w:val="007070B2"/>
    <w:rsid w:val="00707551"/>
    <w:rsid w:val="00707B58"/>
    <w:rsid w:val="00707B83"/>
    <w:rsid w:val="0071015B"/>
    <w:rsid w:val="0071082D"/>
    <w:rsid w:val="00710C4E"/>
    <w:rsid w:val="007114ED"/>
    <w:rsid w:val="007115BF"/>
    <w:rsid w:val="00711635"/>
    <w:rsid w:val="00712DFE"/>
    <w:rsid w:val="00713F61"/>
    <w:rsid w:val="00714E72"/>
    <w:rsid w:val="0071545C"/>
    <w:rsid w:val="0071570A"/>
    <w:rsid w:val="0071588D"/>
    <w:rsid w:val="007159D6"/>
    <w:rsid w:val="007165EF"/>
    <w:rsid w:val="00716795"/>
    <w:rsid w:val="00716F95"/>
    <w:rsid w:val="007170D6"/>
    <w:rsid w:val="007200EB"/>
    <w:rsid w:val="007204B7"/>
    <w:rsid w:val="00720568"/>
    <w:rsid w:val="00720E88"/>
    <w:rsid w:val="007219EC"/>
    <w:rsid w:val="007225BE"/>
    <w:rsid w:val="007239DB"/>
    <w:rsid w:val="00723A0C"/>
    <w:rsid w:val="00723DD3"/>
    <w:rsid w:val="007246E2"/>
    <w:rsid w:val="00724B67"/>
    <w:rsid w:val="007253A8"/>
    <w:rsid w:val="00725815"/>
    <w:rsid w:val="00725AB9"/>
    <w:rsid w:val="007263CA"/>
    <w:rsid w:val="00726BDA"/>
    <w:rsid w:val="00726ECD"/>
    <w:rsid w:val="007277E0"/>
    <w:rsid w:val="00727B5D"/>
    <w:rsid w:val="00727EA7"/>
    <w:rsid w:val="00730657"/>
    <w:rsid w:val="00730671"/>
    <w:rsid w:val="007308E3"/>
    <w:rsid w:val="00730BB9"/>
    <w:rsid w:val="007312FA"/>
    <w:rsid w:val="00731669"/>
    <w:rsid w:val="00731EB4"/>
    <w:rsid w:val="007320AD"/>
    <w:rsid w:val="007328BB"/>
    <w:rsid w:val="0073290B"/>
    <w:rsid w:val="00732A90"/>
    <w:rsid w:val="00732B44"/>
    <w:rsid w:val="00732BA7"/>
    <w:rsid w:val="007342B1"/>
    <w:rsid w:val="007345E2"/>
    <w:rsid w:val="00734BE1"/>
    <w:rsid w:val="0073544C"/>
    <w:rsid w:val="0073623D"/>
    <w:rsid w:val="00736872"/>
    <w:rsid w:val="007369E5"/>
    <w:rsid w:val="007371C7"/>
    <w:rsid w:val="00737446"/>
    <w:rsid w:val="00737F97"/>
    <w:rsid w:val="00740086"/>
    <w:rsid w:val="00740FAD"/>
    <w:rsid w:val="007412FC"/>
    <w:rsid w:val="0074142C"/>
    <w:rsid w:val="0074157D"/>
    <w:rsid w:val="00741D09"/>
    <w:rsid w:val="00741FF0"/>
    <w:rsid w:val="00742B9C"/>
    <w:rsid w:val="00742DA3"/>
    <w:rsid w:val="00742E1A"/>
    <w:rsid w:val="00742EF9"/>
    <w:rsid w:val="007439D7"/>
    <w:rsid w:val="00743E5B"/>
    <w:rsid w:val="00744EA1"/>
    <w:rsid w:val="00744EF8"/>
    <w:rsid w:val="00745CB1"/>
    <w:rsid w:val="0074624C"/>
    <w:rsid w:val="007467F2"/>
    <w:rsid w:val="00746862"/>
    <w:rsid w:val="00746E8A"/>
    <w:rsid w:val="00746ED2"/>
    <w:rsid w:val="0074775B"/>
    <w:rsid w:val="00747C1B"/>
    <w:rsid w:val="00750096"/>
    <w:rsid w:val="00750308"/>
    <w:rsid w:val="00750477"/>
    <w:rsid w:val="00751159"/>
    <w:rsid w:val="00751380"/>
    <w:rsid w:val="00751D35"/>
    <w:rsid w:val="00752111"/>
    <w:rsid w:val="00752334"/>
    <w:rsid w:val="00752C73"/>
    <w:rsid w:val="00752EB2"/>
    <w:rsid w:val="007536BF"/>
    <w:rsid w:val="00753C41"/>
    <w:rsid w:val="00753FC0"/>
    <w:rsid w:val="007543D4"/>
    <w:rsid w:val="00754547"/>
    <w:rsid w:val="0075478C"/>
    <w:rsid w:val="00754E65"/>
    <w:rsid w:val="007555C5"/>
    <w:rsid w:val="00755BD2"/>
    <w:rsid w:val="00755D62"/>
    <w:rsid w:val="0075704B"/>
    <w:rsid w:val="00760563"/>
    <w:rsid w:val="00761088"/>
    <w:rsid w:val="0076139B"/>
    <w:rsid w:val="0076265B"/>
    <w:rsid w:val="00762C06"/>
    <w:rsid w:val="00762C41"/>
    <w:rsid w:val="00762CA5"/>
    <w:rsid w:val="00762D48"/>
    <w:rsid w:val="007639D4"/>
    <w:rsid w:val="00763DD6"/>
    <w:rsid w:val="007642D4"/>
    <w:rsid w:val="00764D36"/>
    <w:rsid w:val="00765319"/>
    <w:rsid w:val="00766243"/>
    <w:rsid w:val="00766333"/>
    <w:rsid w:val="00766A23"/>
    <w:rsid w:val="00767265"/>
    <w:rsid w:val="0076788D"/>
    <w:rsid w:val="00767A72"/>
    <w:rsid w:val="00770207"/>
    <w:rsid w:val="007703D0"/>
    <w:rsid w:val="00770650"/>
    <w:rsid w:val="007714C9"/>
    <w:rsid w:val="00771982"/>
    <w:rsid w:val="00771B5E"/>
    <w:rsid w:val="00771E4C"/>
    <w:rsid w:val="00772160"/>
    <w:rsid w:val="007724AC"/>
    <w:rsid w:val="007729A1"/>
    <w:rsid w:val="0077482C"/>
    <w:rsid w:val="00774C13"/>
    <w:rsid w:val="007765AB"/>
    <w:rsid w:val="007765F5"/>
    <w:rsid w:val="0077745D"/>
    <w:rsid w:val="00777770"/>
    <w:rsid w:val="00777C5B"/>
    <w:rsid w:val="007802DA"/>
    <w:rsid w:val="007807A3"/>
    <w:rsid w:val="00782013"/>
    <w:rsid w:val="007820A3"/>
    <w:rsid w:val="00782743"/>
    <w:rsid w:val="00782C21"/>
    <w:rsid w:val="0078305A"/>
    <w:rsid w:val="0078314C"/>
    <w:rsid w:val="007832BF"/>
    <w:rsid w:val="007841AC"/>
    <w:rsid w:val="0078435E"/>
    <w:rsid w:val="0078441D"/>
    <w:rsid w:val="00784B63"/>
    <w:rsid w:val="007850BB"/>
    <w:rsid w:val="0078526B"/>
    <w:rsid w:val="0078600F"/>
    <w:rsid w:val="007869BC"/>
    <w:rsid w:val="00786FC7"/>
    <w:rsid w:val="0078716A"/>
    <w:rsid w:val="007878D1"/>
    <w:rsid w:val="00787A9F"/>
    <w:rsid w:val="00787B31"/>
    <w:rsid w:val="00787DA8"/>
    <w:rsid w:val="00787E04"/>
    <w:rsid w:val="00787EF7"/>
    <w:rsid w:val="007900E3"/>
    <w:rsid w:val="007914BF"/>
    <w:rsid w:val="00791E12"/>
    <w:rsid w:val="00791F48"/>
    <w:rsid w:val="00792077"/>
    <w:rsid w:val="007921E9"/>
    <w:rsid w:val="00792231"/>
    <w:rsid w:val="00792987"/>
    <w:rsid w:val="00792A38"/>
    <w:rsid w:val="00792AA7"/>
    <w:rsid w:val="00792B56"/>
    <w:rsid w:val="00792C5D"/>
    <w:rsid w:val="007936ED"/>
    <w:rsid w:val="00793C57"/>
    <w:rsid w:val="00793F54"/>
    <w:rsid w:val="00793FB8"/>
    <w:rsid w:val="00794BE2"/>
    <w:rsid w:val="00794C03"/>
    <w:rsid w:val="00794F11"/>
    <w:rsid w:val="00795256"/>
    <w:rsid w:val="00795682"/>
    <w:rsid w:val="007957A6"/>
    <w:rsid w:val="00795C33"/>
    <w:rsid w:val="00795C62"/>
    <w:rsid w:val="00795D39"/>
    <w:rsid w:val="00795EE3"/>
    <w:rsid w:val="00796DED"/>
    <w:rsid w:val="0079713A"/>
    <w:rsid w:val="0079745E"/>
    <w:rsid w:val="00797627"/>
    <w:rsid w:val="00797A76"/>
    <w:rsid w:val="007A0054"/>
    <w:rsid w:val="007A04D0"/>
    <w:rsid w:val="007A0794"/>
    <w:rsid w:val="007A0B97"/>
    <w:rsid w:val="007A17F8"/>
    <w:rsid w:val="007A1B18"/>
    <w:rsid w:val="007A1F73"/>
    <w:rsid w:val="007A2C60"/>
    <w:rsid w:val="007A315D"/>
    <w:rsid w:val="007A37A5"/>
    <w:rsid w:val="007A3E0B"/>
    <w:rsid w:val="007A4632"/>
    <w:rsid w:val="007A4DD4"/>
    <w:rsid w:val="007A52F9"/>
    <w:rsid w:val="007A5CA0"/>
    <w:rsid w:val="007A6561"/>
    <w:rsid w:val="007A6857"/>
    <w:rsid w:val="007A72B9"/>
    <w:rsid w:val="007A73F6"/>
    <w:rsid w:val="007A765C"/>
    <w:rsid w:val="007B05FA"/>
    <w:rsid w:val="007B1C4B"/>
    <w:rsid w:val="007B2028"/>
    <w:rsid w:val="007B31B4"/>
    <w:rsid w:val="007B31E2"/>
    <w:rsid w:val="007B3888"/>
    <w:rsid w:val="007B3D9E"/>
    <w:rsid w:val="007B4161"/>
    <w:rsid w:val="007B4252"/>
    <w:rsid w:val="007B4A71"/>
    <w:rsid w:val="007B5117"/>
    <w:rsid w:val="007B545B"/>
    <w:rsid w:val="007B59BD"/>
    <w:rsid w:val="007B6341"/>
    <w:rsid w:val="007B6868"/>
    <w:rsid w:val="007B68BF"/>
    <w:rsid w:val="007B68E4"/>
    <w:rsid w:val="007B6D02"/>
    <w:rsid w:val="007B715E"/>
    <w:rsid w:val="007B7537"/>
    <w:rsid w:val="007B7B0E"/>
    <w:rsid w:val="007B7C65"/>
    <w:rsid w:val="007C0A04"/>
    <w:rsid w:val="007C16E4"/>
    <w:rsid w:val="007C226A"/>
    <w:rsid w:val="007C22BD"/>
    <w:rsid w:val="007C2752"/>
    <w:rsid w:val="007C292C"/>
    <w:rsid w:val="007C34BB"/>
    <w:rsid w:val="007C3BD8"/>
    <w:rsid w:val="007C3CCE"/>
    <w:rsid w:val="007C3DA5"/>
    <w:rsid w:val="007C3DF5"/>
    <w:rsid w:val="007C404C"/>
    <w:rsid w:val="007C42E2"/>
    <w:rsid w:val="007C48CE"/>
    <w:rsid w:val="007C4C1E"/>
    <w:rsid w:val="007C59CB"/>
    <w:rsid w:val="007C5AFE"/>
    <w:rsid w:val="007C6954"/>
    <w:rsid w:val="007C6BA0"/>
    <w:rsid w:val="007C6BA3"/>
    <w:rsid w:val="007C7693"/>
    <w:rsid w:val="007C78E4"/>
    <w:rsid w:val="007C7DAE"/>
    <w:rsid w:val="007D0155"/>
    <w:rsid w:val="007D0692"/>
    <w:rsid w:val="007D0962"/>
    <w:rsid w:val="007D13AF"/>
    <w:rsid w:val="007D15B3"/>
    <w:rsid w:val="007D1655"/>
    <w:rsid w:val="007D1F2A"/>
    <w:rsid w:val="007D285B"/>
    <w:rsid w:val="007D2BDB"/>
    <w:rsid w:val="007D35BE"/>
    <w:rsid w:val="007D3C54"/>
    <w:rsid w:val="007D3CA1"/>
    <w:rsid w:val="007D4619"/>
    <w:rsid w:val="007D46F3"/>
    <w:rsid w:val="007D5084"/>
    <w:rsid w:val="007D5330"/>
    <w:rsid w:val="007D550B"/>
    <w:rsid w:val="007D6189"/>
    <w:rsid w:val="007D622D"/>
    <w:rsid w:val="007D6237"/>
    <w:rsid w:val="007D654B"/>
    <w:rsid w:val="007D67F6"/>
    <w:rsid w:val="007D6C29"/>
    <w:rsid w:val="007D7493"/>
    <w:rsid w:val="007E0D1C"/>
    <w:rsid w:val="007E177E"/>
    <w:rsid w:val="007E21BA"/>
    <w:rsid w:val="007E2809"/>
    <w:rsid w:val="007E290D"/>
    <w:rsid w:val="007E2933"/>
    <w:rsid w:val="007E2D31"/>
    <w:rsid w:val="007E3169"/>
    <w:rsid w:val="007E381A"/>
    <w:rsid w:val="007E3BF9"/>
    <w:rsid w:val="007E3DE2"/>
    <w:rsid w:val="007E4546"/>
    <w:rsid w:val="007E499B"/>
    <w:rsid w:val="007E530F"/>
    <w:rsid w:val="007E6526"/>
    <w:rsid w:val="007E6F31"/>
    <w:rsid w:val="007E70BF"/>
    <w:rsid w:val="007F0292"/>
    <w:rsid w:val="007F0439"/>
    <w:rsid w:val="007F05A1"/>
    <w:rsid w:val="007F090C"/>
    <w:rsid w:val="007F0B8E"/>
    <w:rsid w:val="007F1B4A"/>
    <w:rsid w:val="007F1F4E"/>
    <w:rsid w:val="007F2194"/>
    <w:rsid w:val="007F2237"/>
    <w:rsid w:val="007F2858"/>
    <w:rsid w:val="007F3ECC"/>
    <w:rsid w:val="007F402C"/>
    <w:rsid w:val="007F489B"/>
    <w:rsid w:val="007F53EB"/>
    <w:rsid w:val="007F5424"/>
    <w:rsid w:val="007F57D8"/>
    <w:rsid w:val="007F60EC"/>
    <w:rsid w:val="007F74D2"/>
    <w:rsid w:val="007F77DF"/>
    <w:rsid w:val="007F7BE3"/>
    <w:rsid w:val="007F7F3A"/>
    <w:rsid w:val="007F7F45"/>
    <w:rsid w:val="0080038F"/>
    <w:rsid w:val="008010EA"/>
    <w:rsid w:val="0080126B"/>
    <w:rsid w:val="008018A8"/>
    <w:rsid w:val="00801AD4"/>
    <w:rsid w:val="00801C4E"/>
    <w:rsid w:val="00801DE5"/>
    <w:rsid w:val="00801E2F"/>
    <w:rsid w:val="0080235D"/>
    <w:rsid w:val="008029AE"/>
    <w:rsid w:val="00802DA2"/>
    <w:rsid w:val="008033F8"/>
    <w:rsid w:val="00803758"/>
    <w:rsid w:val="00803D23"/>
    <w:rsid w:val="0080430D"/>
    <w:rsid w:val="00805952"/>
    <w:rsid w:val="00805F45"/>
    <w:rsid w:val="008060FE"/>
    <w:rsid w:val="00806260"/>
    <w:rsid w:val="00806585"/>
    <w:rsid w:val="00806B2D"/>
    <w:rsid w:val="00807461"/>
    <w:rsid w:val="00807E97"/>
    <w:rsid w:val="008103EF"/>
    <w:rsid w:val="00810943"/>
    <w:rsid w:val="00810A07"/>
    <w:rsid w:val="00810FA6"/>
    <w:rsid w:val="0081105F"/>
    <w:rsid w:val="008111A8"/>
    <w:rsid w:val="00811381"/>
    <w:rsid w:val="008113CA"/>
    <w:rsid w:val="00811453"/>
    <w:rsid w:val="0081237D"/>
    <w:rsid w:val="008128A5"/>
    <w:rsid w:val="00812C6E"/>
    <w:rsid w:val="00812CD1"/>
    <w:rsid w:val="00813D9F"/>
    <w:rsid w:val="0081524D"/>
    <w:rsid w:val="00815A50"/>
    <w:rsid w:val="00815BB4"/>
    <w:rsid w:val="00815BC5"/>
    <w:rsid w:val="00815D6A"/>
    <w:rsid w:val="00815DFF"/>
    <w:rsid w:val="00815EDE"/>
    <w:rsid w:val="0081641A"/>
    <w:rsid w:val="00816668"/>
    <w:rsid w:val="00816D8F"/>
    <w:rsid w:val="00817ABC"/>
    <w:rsid w:val="00817F72"/>
    <w:rsid w:val="0082012A"/>
    <w:rsid w:val="00820BAD"/>
    <w:rsid w:val="00821D36"/>
    <w:rsid w:val="00821D5F"/>
    <w:rsid w:val="00822143"/>
    <w:rsid w:val="008224FD"/>
    <w:rsid w:val="00824FD0"/>
    <w:rsid w:val="00824FE9"/>
    <w:rsid w:val="00825011"/>
    <w:rsid w:val="008250DB"/>
    <w:rsid w:val="00825432"/>
    <w:rsid w:val="0082570C"/>
    <w:rsid w:val="00825891"/>
    <w:rsid w:val="008259CB"/>
    <w:rsid w:val="00825A6E"/>
    <w:rsid w:val="00825D31"/>
    <w:rsid w:val="00825E19"/>
    <w:rsid w:val="008269B9"/>
    <w:rsid w:val="00826ED7"/>
    <w:rsid w:val="008273B2"/>
    <w:rsid w:val="00827838"/>
    <w:rsid w:val="00827B01"/>
    <w:rsid w:val="00827CF9"/>
    <w:rsid w:val="00827E6A"/>
    <w:rsid w:val="008302D1"/>
    <w:rsid w:val="00830DD0"/>
    <w:rsid w:val="008318DD"/>
    <w:rsid w:val="00832422"/>
    <w:rsid w:val="00832A0A"/>
    <w:rsid w:val="00832BA9"/>
    <w:rsid w:val="008335E8"/>
    <w:rsid w:val="008341A6"/>
    <w:rsid w:val="00834475"/>
    <w:rsid w:val="00834ECE"/>
    <w:rsid w:val="008350FC"/>
    <w:rsid w:val="00835513"/>
    <w:rsid w:val="008357BB"/>
    <w:rsid w:val="008359DB"/>
    <w:rsid w:val="00835A4A"/>
    <w:rsid w:val="00835D28"/>
    <w:rsid w:val="00835D94"/>
    <w:rsid w:val="0083683B"/>
    <w:rsid w:val="00837139"/>
    <w:rsid w:val="00837325"/>
    <w:rsid w:val="00837898"/>
    <w:rsid w:val="00840829"/>
    <w:rsid w:val="0084088A"/>
    <w:rsid w:val="00840BC0"/>
    <w:rsid w:val="00841667"/>
    <w:rsid w:val="00841BC4"/>
    <w:rsid w:val="0084236F"/>
    <w:rsid w:val="00842370"/>
    <w:rsid w:val="0084244C"/>
    <w:rsid w:val="00842C7A"/>
    <w:rsid w:val="00842D4E"/>
    <w:rsid w:val="00843117"/>
    <w:rsid w:val="008432DF"/>
    <w:rsid w:val="008432E6"/>
    <w:rsid w:val="00843302"/>
    <w:rsid w:val="00844418"/>
    <w:rsid w:val="00844F40"/>
    <w:rsid w:val="00844FE1"/>
    <w:rsid w:val="0084553D"/>
    <w:rsid w:val="0084596D"/>
    <w:rsid w:val="00845B00"/>
    <w:rsid w:val="0085051E"/>
    <w:rsid w:val="008507F3"/>
    <w:rsid w:val="008509C2"/>
    <w:rsid w:val="00850BE7"/>
    <w:rsid w:val="00850C6B"/>
    <w:rsid w:val="0085141F"/>
    <w:rsid w:val="00851912"/>
    <w:rsid w:val="00851E6A"/>
    <w:rsid w:val="00852E01"/>
    <w:rsid w:val="008533CF"/>
    <w:rsid w:val="008535F0"/>
    <w:rsid w:val="0085362C"/>
    <w:rsid w:val="00853D34"/>
    <w:rsid w:val="008542FF"/>
    <w:rsid w:val="00854D3B"/>
    <w:rsid w:val="00854F56"/>
    <w:rsid w:val="008551A9"/>
    <w:rsid w:val="00855334"/>
    <w:rsid w:val="00855413"/>
    <w:rsid w:val="00855449"/>
    <w:rsid w:val="008558E7"/>
    <w:rsid w:val="00855E0F"/>
    <w:rsid w:val="00855E64"/>
    <w:rsid w:val="00857D53"/>
    <w:rsid w:val="00860354"/>
    <w:rsid w:val="008604A0"/>
    <w:rsid w:val="00860546"/>
    <w:rsid w:val="008607B8"/>
    <w:rsid w:val="00860A4F"/>
    <w:rsid w:val="00860C95"/>
    <w:rsid w:val="00860D5F"/>
    <w:rsid w:val="008622E3"/>
    <w:rsid w:val="008623B1"/>
    <w:rsid w:val="0086252E"/>
    <w:rsid w:val="008626B7"/>
    <w:rsid w:val="008628BA"/>
    <w:rsid w:val="0086297F"/>
    <w:rsid w:val="00863367"/>
    <w:rsid w:val="00863445"/>
    <w:rsid w:val="0086400A"/>
    <w:rsid w:val="00864FBE"/>
    <w:rsid w:val="00865971"/>
    <w:rsid w:val="008661D4"/>
    <w:rsid w:val="008661F9"/>
    <w:rsid w:val="00866730"/>
    <w:rsid w:val="00866B60"/>
    <w:rsid w:val="00866ECF"/>
    <w:rsid w:val="00867255"/>
    <w:rsid w:val="00870240"/>
    <w:rsid w:val="008702BC"/>
    <w:rsid w:val="0087098E"/>
    <w:rsid w:val="008711B7"/>
    <w:rsid w:val="008711ED"/>
    <w:rsid w:val="008716D6"/>
    <w:rsid w:val="00871B76"/>
    <w:rsid w:val="00871C5E"/>
    <w:rsid w:val="00871F7B"/>
    <w:rsid w:val="00872882"/>
    <w:rsid w:val="008730C3"/>
    <w:rsid w:val="00873AC2"/>
    <w:rsid w:val="00873CCB"/>
    <w:rsid w:val="00873F3F"/>
    <w:rsid w:val="0087464C"/>
    <w:rsid w:val="00874680"/>
    <w:rsid w:val="008747A5"/>
    <w:rsid w:val="0087482B"/>
    <w:rsid w:val="00874A60"/>
    <w:rsid w:val="00874B4D"/>
    <w:rsid w:val="00874BB5"/>
    <w:rsid w:val="00874BD9"/>
    <w:rsid w:val="00874EE6"/>
    <w:rsid w:val="00875FB7"/>
    <w:rsid w:val="008760FA"/>
    <w:rsid w:val="008764E1"/>
    <w:rsid w:val="00877477"/>
    <w:rsid w:val="0087749C"/>
    <w:rsid w:val="008775FC"/>
    <w:rsid w:val="00877AE2"/>
    <w:rsid w:val="00877F1D"/>
    <w:rsid w:val="008801E6"/>
    <w:rsid w:val="0088033D"/>
    <w:rsid w:val="008806BA"/>
    <w:rsid w:val="00880A47"/>
    <w:rsid w:val="00880D9F"/>
    <w:rsid w:val="0088184F"/>
    <w:rsid w:val="00882024"/>
    <w:rsid w:val="00882319"/>
    <w:rsid w:val="00882486"/>
    <w:rsid w:val="00882A95"/>
    <w:rsid w:val="0088312C"/>
    <w:rsid w:val="00883F6A"/>
    <w:rsid w:val="008850E6"/>
    <w:rsid w:val="0088533C"/>
    <w:rsid w:val="00885578"/>
    <w:rsid w:val="00885B10"/>
    <w:rsid w:val="0088675B"/>
    <w:rsid w:val="00886E43"/>
    <w:rsid w:val="00887714"/>
    <w:rsid w:val="00887CEF"/>
    <w:rsid w:val="00890399"/>
    <w:rsid w:val="0089065C"/>
    <w:rsid w:val="00890E1D"/>
    <w:rsid w:val="00891031"/>
    <w:rsid w:val="00891BE0"/>
    <w:rsid w:val="00892091"/>
    <w:rsid w:val="00892DC0"/>
    <w:rsid w:val="00893638"/>
    <w:rsid w:val="00893842"/>
    <w:rsid w:val="0089390C"/>
    <w:rsid w:val="008939E7"/>
    <w:rsid w:val="008950F3"/>
    <w:rsid w:val="00895449"/>
    <w:rsid w:val="0089562E"/>
    <w:rsid w:val="00895977"/>
    <w:rsid w:val="00895B9C"/>
    <w:rsid w:val="00896D75"/>
    <w:rsid w:val="008A0715"/>
    <w:rsid w:val="008A0814"/>
    <w:rsid w:val="008A0F7C"/>
    <w:rsid w:val="008A1051"/>
    <w:rsid w:val="008A144C"/>
    <w:rsid w:val="008A1593"/>
    <w:rsid w:val="008A1F58"/>
    <w:rsid w:val="008A21FC"/>
    <w:rsid w:val="008A24A3"/>
    <w:rsid w:val="008A2930"/>
    <w:rsid w:val="008A29E6"/>
    <w:rsid w:val="008A2C3A"/>
    <w:rsid w:val="008A32F4"/>
    <w:rsid w:val="008A3E42"/>
    <w:rsid w:val="008A469B"/>
    <w:rsid w:val="008A4C27"/>
    <w:rsid w:val="008A532C"/>
    <w:rsid w:val="008A5B06"/>
    <w:rsid w:val="008A5DBA"/>
    <w:rsid w:val="008A6AE3"/>
    <w:rsid w:val="008A7C08"/>
    <w:rsid w:val="008A7D05"/>
    <w:rsid w:val="008B06BB"/>
    <w:rsid w:val="008B0CAF"/>
    <w:rsid w:val="008B12CD"/>
    <w:rsid w:val="008B1500"/>
    <w:rsid w:val="008B165D"/>
    <w:rsid w:val="008B17F4"/>
    <w:rsid w:val="008B1826"/>
    <w:rsid w:val="008B23B9"/>
    <w:rsid w:val="008B27EB"/>
    <w:rsid w:val="008B29C7"/>
    <w:rsid w:val="008B2DC4"/>
    <w:rsid w:val="008B35FF"/>
    <w:rsid w:val="008B382C"/>
    <w:rsid w:val="008B3BD4"/>
    <w:rsid w:val="008B468A"/>
    <w:rsid w:val="008B5531"/>
    <w:rsid w:val="008B5BAC"/>
    <w:rsid w:val="008B701E"/>
    <w:rsid w:val="008B7148"/>
    <w:rsid w:val="008B7D42"/>
    <w:rsid w:val="008C056F"/>
    <w:rsid w:val="008C0F2B"/>
    <w:rsid w:val="008C0F4A"/>
    <w:rsid w:val="008C1926"/>
    <w:rsid w:val="008C1B7A"/>
    <w:rsid w:val="008C234F"/>
    <w:rsid w:val="008C2401"/>
    <w:rsid w:val="008C26A1"/>
    <w:rsid w:val="008C2CD6"/>
    <w:rsid w:val="008C380F"/>
    <w:rsid w:val="008C3FF9"/>
    <w:rsid w:val="008C4126"/>
    <w:rsid w:val="008C518F"/>
    <w:rsid w:val="008C57A0"/>
    <w:rsid w:val="008C59C9"/>
    <w:rsid w:val="008C5DE7"/>
    <w:rsid w:val="008C6498"/>
    <w:rsid w:val="008C66C3"/>
    <w:rsid w:val="008C66D4"/>
    <w:rsid w:val="008C6798"/>
    <w:rsid w:val="008C684A"/>
    <w:rsid w:val="008C6FB0"/>
    <w:rsid w:val="008C7208"/>
    <w:rsid w:val="008C749D"/>
    <w:rsid w:val="008C74C3"/>
    <w:rsid w:val="008C7587"/>
    <w:rsid w:val="008C75F6"/>
    <w:rsid w:val="008C799C"/>
    <w:rsid w:val="008D06BC"/>
    <w:rsid w:val="008D089A"/>
    <w:rsid w:val="008D163B"/>
    <w:rsid w:val="008D2175"/>
    <w:rsid w:val="008D270A"/>
    <w:rsid w:val="008D39AC"/>
    <w:rsid w:val="008D3F8C"/>
    <w:rsid w:val="008D417A"/>
    <w:rsid w:val="008D4321"/>
    <w:rsid w:val="008D4CD4"/>
    <w:rsid w:val="008D4DD6"/>
    <w:rsid w:val="008D5581"/>
    <w:rsid w:val="008D55CA"/>
    <w:rsid w:val="008D5A6F"/>
    <w:rsid w:val="008D5F38"/>
    <w:rsid w:val="008D60EF"/>
    <w:rsid w:val="008D6C5F"/>
    <w:rsid w:val="008D7591"/>
    <w:rsid w:val="008D785D"/>
    <w:rsid w:val="008D79F0"/>
    <w:rsid w:val="008D7DFA"/>
    <w:rsid w:val="008D7FC9"/>
    <w:rsid w:val="008E0346"/>
    <w:rsid w:val="008E0584"/>
    <w:rsid w:val="008E0645"/>
    <w:rsid w:val="008E142D"/>
    <w:rsid w:val="008E1AF1"/>
    <w:rsid w:val="008E1BC5"/>
    <w:rsid w:val="008E1C98"/>
    <w:rsid w:val="008E1D4C"/>
    <w:rsid w:val="008E2061"/>
    <w:rsid w:val="008E238E"/>
    <w:rsid w:val="008E2680"/>
    <w:rsid w:val="008E2EB6"/>
    <w:rsid w:val="008E37B5"/>
    <w:rsid w:val="008E381C"/>
    <w:rsid w:val="008E3CC6"/>
    <w:rsid w:val="008E48D8"/>
    <w:rsid w:val="008E4966"/>
    <w:rsid w:val="008E4D91"/>
    <w:rsid w:val="008E5070"/>
    <w:rsid w:val="008E50DC"/>
    <w:rsid w:val="008E50E5"/>
    <w:rsid w:val="008E5C5C"/>
    <w:rsid w:val="008E5E99"/>
    <w:rsid w:val="008E6B49"/>
    <w:rsid w:val="008E7ADA"/>
    <w:rsid w:val="008F0751"/>
    <w:rsid w:val="008F0801"/>
    <w:rsid w:val="008F0AF2"/>
    <w:rsid w:val="008F0B1E"/>
    <w:rsid w:val="008F0DC0"/>
    <w:rsid w:val="008F1116"/>
    <w:rsid w:val="008F1814"/>
    <w:rsid w:val="008F18EF"/>
    <w:rsid w:val="008F1F21"/>
    <w:rsid w:val="008F2295"/>
    <w:rsid w:val="008F28E2"/>
    <w:rsid w:val="008F2AE6"/>
    <w:rsid w:val="008F3002"/>
    <w:rsid w:val="008F3172"/>
    <w:rsid w:val="008F34DE"/>
    <w:rsid w:val="008F3514"/>
    <w:rsid w:val="008F36A5"/>
    <w:rsid w:val="008F36F9"/>
    <w:rsid w:val="008F3BFB"/>
    <w:rsid w:val="008F3D01"/>
    <w:rsid w:val="008F453C"/>
    <w:rsid w:val="008F4936"/>
    <w:rsid w:val="008F514C"/>
    <w:rsid w:val="008F5E4E"/>
    <w:rsid w:val="008F60BC"/>
    <w:rsid w:val="008F6D02"/>
    <w:rsid w:val="008F70E8"/>
    <w:rsid w:val="008F74D6"/>
    <w:rsid w:val="008F7F63"/>
    <w:rsid w:val="009003BA"/>
    <w:rsid w:val="00900EA9"/>
    <w:rsid w:val="00900EE7"/>
    <w:rsid w:val="0090112C"/>
    <w:rsid w:val="00901E90"/>
    <w:rsid w:val="0090208A"/>
    <w:rsid w:val="00902219"/>
    <w:rsid w:val="0090225C"/>
    <w:rsid w:val="00902C36"/>
    <w:rsid w:val="00902D19"/>
    <w:rsid w:val="009040BE"/>
    <w:rsid w:val="009043EB"/>
    <w:rsid w:val="00904539"/>
    <w:rsid w:val="00904694"/>
    <w:rsid w:val="009049A7"/>
    <w:rsid w:val="00904CC7"/>
    <w:rsid w:val="009050C4"/>
    <w:rsid w:val="0090595A"/>
    <w:rsid w:val="00906961"/>
    <w:rsid w:val="00906BAE"/>
    <w:rsid w:val="00906CEB"/>
    <w:rsid w:val="00906FB1"/>
    <w:rsid w:val="009078A1"/>
    <w:rsid w:val="00907CC4"/>
    <w:rsid w:val="00910FF7"/>
    <w:rsid w:val="009113FE"/>
    <w:rsid w:val="0091156F"/>
    <w:rsid w:val="00911613"/>
    <w:rsid w:val="00913325"/>
    <w:rsid w:val="009136CE"/>
    <w:rsid w:val="00913BF8"/>
    <w:rsid w:val="00914886"/>
    <w:rsid w:val="009148EE"/>
    <w:rsid w:val="009148F6"/>
    <w:rsid w:val="00914CBD"/>
    <w:rsid w:val="00915069"/>
    <w:rsid w:val="009151BF"/>
    <w:rsid w:val="00915944"/>
    <w:rsid w:val="00915DD8"/>
    <w:rsid w:val="00915EA3"/>
    <w:rsid w:val="00916546"/>
    <w:rsid w:val="00916C65"/>
    <w:rsid w:val="00917AB2"/>
    <w:rsid w:val="00917B4D"/>
    <w:rsid w:val="009207AD"/>
    <w:rsid w:val="00920816"/>
    <w:rsid w:val="00920B10"/>
    <w:rsid w:val="00920CE1"/>
    <w:rsid w:val="009215FD"/>
    <w:rsid w:val="0092179C"/>
    <w:rsid w:val="009223C3"/>
    <w:rsid w:val="009233BE"/>
    <w:rsid w:val="00923992"/>
    <w:rsid w:val="0092458C"/>
    <w:rsid w:val="009248A8"/>
    <w:rsid w:val="009249B6"/>
    <w:rsid w:val="00924E86"/>
    <w:rsid w:val="00925184"/>
    <w:rsid w:val="00925274"/>
    <w:rsid w:val="00925A78"/>
    <w:rsid w:val="00925CD8"/>
    <w:rsid w:val="0092646F"/>
    <w:rsid w:val="0092662F"/>
    <w:rsid w:val="00927222"/>
    <w:rsid w:val="00927802"/>
    <w:rsid w:val="009303A9"/>
    <w:rsid w:val="0093042E"/>
    <w:rsid w:val="00930644"/>
    <w:rsid w:val="00930926"/>
    <w:rsid w:val="00930A21"/>
    <w:rsid w:val="0093142D"/>
    <w:rsid w:val="00931754"/>
    <w:rsid w:val="00931900"/>
    <w:rsid w:val="00931D2B"/>
    <w:rsid w:val="00932F73"/>
    <w:rsid w:val="009358A4"/>
    <w:rsid w:val="00935A0C"/>
    <w:rsid w:val="00936421"/>
    <w:rsid w:val="00936840"/>
    <w:rsid w:val="00936B3C"/>
    <w:rsid w:val="00936CC5"/>
    <w:rsid w:val="00936F0F"/>
    <w:rsid w:val="009405A1"/>
    <w:rsid w:val="00940992"/>
    <w:rsid w:val="00940C48"/>
    <w:rsid w:val="0094169D"/>
    <w:rsid w:val="00941E12"/>
    <w:rsid w:val="009437C8"/>
    <w:rsid w:val="00943E3F"/>
    <w:rsid w:val="00943FE0"/>
    <w:rsid w:val="009440B2"/>
    <w:rsid w:val="009445F8"/>
    <w:rsid w:val="00944849"/>
    <w:rsid w:val="00944ACC"/>
    <w:rsid w:val="0094530A"/>
    <w:rsid w:val="00945714"/>
    <w:rsid w:val="0094686F"/>
    <w:rsid w:val="00946A83"/>
    <w:rsid w:val="009475CD"/>
    <w:rsid w:val="0094793C"/>
    <w:rsid w:val="00947E6D"/>
    <w:rsid w:val="00950167"/>
    <w:rsid w:val="009503AB"/>
    <w:rsid w:val="009509E9"/>
    <w:rsid w:val="009512C4"/>
    <w:rsid w:val="009513D1"/>
    <w:rsid w:val="00951869"/>
    <w:rsid w:val="009524D5"/>
    <w:rsid w:val="00952520"/>
    <w:rsid w:val="00952618"/>
    <w:rsid w:val="0095265D"/>
    <w:rsid w:val="009527F3"/>
    <w:rsid w:val="009530EB"/>
    <w:rsid w:val="009532A0"/>
    <w:rsid w:val="0095363B"/>
    <w:rsid w:val="00953C89"/>
    <w:rsid w:val="00953EDD"/>
    <w:rsid w:val="009540E3"/>
    <w:rsid w:val="0095426A"/>
    <w:rsid w:val="009542CA"/>
    <w:rsid w:val="009543DC"/>
    <w:rsid w:val="00954E4C"/>
    <w:rsid w:val="00956128"/>
    <w:rsid w:val="0095686A"/>
    <w:rsid w:val="009568E3"/>
    <w:rsid w:val="00956F38"/>
    <w:rsid w:val="0096013E"/>
    <w:rsid w:val="0096145A"/>
    <w:rsid w:val="00961A88"/>
    <w:rsid w:val="00962631"/>
    <w:rsid w:val="009628FF"/>
    <w:rsid w:val="00962BC7"/>
    <w:rsid w:val="00962DD5"/>
    <w:rsid w:val="00962E82"/>
    <w:rsid w:val="0096304B"/>
    <w:rsid w:val="00963179"/>
    <w:rsid w:val="00963271"/>
    <w:rsid w:val="00963274"/>
    <w:rsid w:val="009632AF"/>
    <w:rsid w:val="009634FC"/>
    <w:rsid w:val="009640F6"/>
    <w:rsid w:val="0096421F"/>
    <w:rsid w:val="00964B96"/>
    <w:rsid w:val="00964C2D"/>
    <w:rsid w:val="00964D40"/>
    <w:rsid w:val="00964DDB"/>
    <w:rsid w:val="009654E2"/>
    <w:rsid w:val="009658D3"/>
    <w:rsid w:val="00967832"/>
    <w:rsid w:val="0097029F"/>
    <w:rsid w:val="009703C6"/>
    <w:rsid w:val="00970A33"/>
    <w:rsid w:val="00970E8C"/>
    <w:rsid w:val="009710D6"/>
    <w:rsid w:val="00971BA9"/>
    <w:rsid w:val="00971CD4"/>
    <w:rsid w:val="00972521"/>
    <w:rsid w:val="0097252F"/>
    <w:rsid w:val="00972B3B"/>
    <w:rsid w:val="00972EB7"/>
    <w:rsid w:val="00973013"/>
    <w:rsid w:val="00973070"/>
    <w:rsid w:val="009732EA"/>
    <w:rsid w:val="00973475"/>
    <w:rsid w:val="00973805"/>
    <w:rsid w:val="00973CEA"/>
    <w:rsid w:val="009746FD"/>
    <w:rsid w:val="00974D5F"/>
    <w:rsid w:val="00974F87"/>
    <w:rsid w:val="00975210"/>
    <w:rsid w:val="00975352"/>
    <w:rsid w:val="009758A2"/>
    <w:rsid w:val="00975DDB"/>
    <w:rsid w:val="00975DE6"/>
    <w:rsid w:val="0097628E"/>
    <w:rsid w:val="00976376"/>
    <w:rsid w:val="00976F85"/>
    <w:rsid w:val="0098061A"/>
    <w:rsid w:val="00980900"/>
    <w:rsid w:val="00980D28"/>
    <w:rsid w:val="009811E0"/>
    <w:rsid w:val="0098122E"/>
    <w:rsid w:val="00981678"/>
    <w:rsid w:val="0098187E"/>
    <w:rsid w:val="00981D00"/>
    <w:rsid w:val="00982DF2"/>
    <w:rsid w:val="00982F85"/>
    <w:rsid w:val="00982FA1"/>
    <w:rsid w:val="0098379B"/>
    <w:rsid w:val="00983AF9"/>
    <w:rsid w:val="00984BEE"/>
    <w:rsid w:val="00984EC6"/>
    <w:rsid w:val="0098532F"/>
    <w:rsid w:val="009857FC"/>
    <w:rsid w:val="00985818"/>
    <w:rsid w:val="00986806"/>
    <w:rsid w:val="009872B1"/>
    <w:rsid w:val="009873C3"/>
    <w:rsid w:val="00987F01"/>
    <w:rsid w:val="0099099C"/>
    <w:rsid w:val="00990B58"/>
    <w:rsid w:val="00990D96"/>
    <w:rsid w:val="00990F30"/>
    <w:rsid w:val="0099113B"/>
    <w:rsid w:val="00991262"/>
    <w:rsid w:val="00991EB0"/>
    <w:rsid w:val="009926EA"/>
    <w:rsid w:val="0099404D"/>
    <w:rsid w:val="00994C6E"/>
    <w:rsid w:val="00994CBF"/>
    <w:rsid w:val="00994D13"/>
    <w:rsid w:val="0099504D"/>
    <w:rsid w:val="00995977"/>
    <w:rsid w:val="00995AAB"/>
    <w:rsid w:val="00995AAF"/>
    <w:rsid w:val="00995F59"/>
    <w:rsid w:val="009964C2"/>
    <w:rsid w:val="00996568"/>
    <w:rsid w:val="00996B50"/>
    <w:rsid w:val="009974DC"/>
    <w:rsid w:val="009975E1"/>
    <w:rsid w:val="00997A8C"/>
    <w:rsid w:val="00997D08"/>
    <w:rsid w:val="009A0A33"/>
    <w:rsid w:val="009A0D10"/>
    <w:rsid w:val="009A1C9A"/>
    <w:rsid w:val="009A1D4F"/>
    <w:rsid w:val="009A2559"/>
    <w:rsid w:val="009A2B1C"/>
    <w:rsid w:val="009A2E66"/>
    <w:rsid w:val="009A2F09"/>
    <w:rsid w:val="009A36A1"/>
    <w:rsid w:val="009A3998"/>
    <w:rsid w:val="009A3C14"/>
    <w:rsid w:val="009A4436"/>
    <w:rsid w:val="009A4F45"/>
    <w:rsid w:val="009A52E6"/>
    <w:rsid w:val="009A5F2A"/>
    <w:rsid w:val="009A5FBE"/>
    <w:rsid w:val="009A6902"/>
    <w:rsid w:val="009A6FEA"/>
    <w:rsid w:val="009A728E"/>
    <w:rsid w:val="009A75DA"/>
    <w:rsid w:val="009B03C5"/>
    <w:rsid w:val="009B0580"/>
    <w:rsid w:val="009B0F38"/>
    <w:rsid w:val="009B12BF"/>
    <w:rsid w:val="009B1AD1"/>
    <w:rsid w:val="009B1BA7"/>
    <w:rsid w:val="009B1C8C"/>
    <w:rsid w:val="009B2811"/>
    <w:rsid w:val="009B297E"/>
    <w:rsid w:val="009B305A"/>
    <w:rsid w:val="009B30FE"/>
    <w:rsid w:val="009B37C0"/>
    <w:rsid w:val="009B3908"/>
    <w:rsid w:val="009B3FBD"/>
    <w:rsid w:val="009B4242"/>
    <w:rsid w:val="009B4BBF"/>
    <w:rsid w:val="009B4D03"/>
    <w:rsid w:val="009B4EE6"/>
    <w:rsid w:val="009B4FA0"/>
    <w:rsid w:val="009B575B"/>
    <w:rsid w:val="009B6221"/>
    <w:rsid w:val="009B65C3"/>
    <w:rsid w:val="009B6BCD"/>
    <w:rsid w:val="009B6C7A"/>
    <w:rsid w:val="009B70C2"/>
    <w:rsid w:val="009B72BD"/>
    <w:rsid w:val="009B72C2"/>
    <w:rsid w:val="009B73FA"/>
    <w:rsid w:val="009B7BB7"/>
    <w:rsid w:val="009C0AE8"/>
    <w:rsid w:val="009C12DC"/>
    <w:rsid w:val="009C14BB"/>
    <w:rsid w:val="009C1DB7"/>
    <w:rsid w:val="009C1F3F"/>
    <w:rsid w:val="009C214A"/>
    <w:rsid w:val="009C2664"/>
    <w:rsid w:val="009C3458"/>
    <w:rsid w:val="009C3817"/>
    <w:rsid w:val="009C3C9F"/>
    <w:rsid w:val="009C3FC2"/>
    <w:rsid w:val="009C43BC"/>
    <w:rsid w:val="009C46C7"/>
    <w:rsid w:val="009C4D38"/>
    <w:rsid w:val="009C4E05"/>
    <w:rsid w:val="009C50DC"/>
    <w:rsid w:val="009C5107"/>
    <w:rsid w:val="009C52FA"/>
    <w:rsid w:val="009C573B"/>
    <w:rsid w:val="009C58BD"/>
    <w:rsid w:val="009C5F31"/>
    <w:rsid w:val="009C6214"/>
    <w:rsid w:val="009C715A"/>
    <w:rsid w:val="009C715C"/>
    <w:rsid w:val="009C738D"/>
    <w:rsid w:val="009C73F3"/>
    <w:rsid w:val="009C763A"/>
    <w:rsid w:val="009C7A02"/>
    <w:rsid w:val="009C7BA4"/>
    <w:rsid w:val="009D0A51"/>
    <w:rsid w:val="009D0EA3"/>
    <w:rsid w:val="009D133E"/>
    <w:rsid w:val="009D1451"/>
    <w:rsid w:val="009D1627"/>
    <w:rsid w:val="009D19F4"/>
    <w:rsid w:val="009D1B8E"/>
    <w:rsid w:val="009D1F26"/>
    <w:rsid w:val="009D237B"/>
    <w:rsid w:val="009D25D4"/>
    <w:rsid w:val="009D28B8"/>
    <w:rsid w:val="009D2A3A"/>
    <w:rsid w:val="009D2BA8"/>
    <w:rsid w:val="009D2FD2"/>
    <w:rsid w:val="009D327B"/>
    <w:rsid w:val="009D39BD"/>
    <w:rsid w:val="009D43A6"/>
    <w:rsid w:val="009D4A15"/>
    <w:rsid w:val="009D4BB2"/>
    <w:rsid w:val="009D598E"/>
    <w:rsid w:val="009D5E2C"/>
    <w:rsid w:val="009D62CE"/>
    <w:rsid w:val="009D6333"/>
    <w:rsid w:val="009D6AFE"/>
    <w:rsid w:val="009D6F4E"/>
    <w:rsid w:val="009D6F5C"/>
    <w:rsid w:val="009D73AC"/>
    <w:rsid w:val="009D75E0"/>
    <w:rsid w:val="009D77E3"/>
    <w:rsid w:val="009E00A7"/>
    <w:rsid w:val="009E0659"/>
    <w:rsid w:val="009E0699"/>
    <w:rsid w:val="009E174D"/>
    <w:rsid w:val="009E36E7"/>
    <w:rsid w:val="009E3953"/>
    <w:rsid w:val="009E3B01"/>
    <w:rsid w:val="009E3BB4"/>
    <w:rsid w:val="009E3C9D"/>
    <w:rsid w:val="009E3D5B"/>
    <w:rsid w:val="009E41D2"/>
    <w:rsid w:val="009E4214"/>
    <w:rsid w:val="009E4399"/>
    <w:rsid w:val="009E4892"/>
    <w:rsid w:val="009E5AB4"/>
    <w:rsid w:val="009E6056"/>
    <w:rsid w:val="009E6933"/>
    <w:rsid w:val="009E770E"/>
    <w:rsid w:val="009E79B5"/>
    <w:rsid w:val="009E7EE4"/>
    <w:rsid w:val="009E7F7A"/>
    <w:rsid w:val="009F0996"/>
    <w:rsid w:val="009F0FF2"/>
    <w:rsid w:val="009F1264"/>
    <w:rsid w:val="009F1D85"/>
    <w:rsid w:val="009F1F10"/>
    <w:rsid w:val="009F22B9"/>
    <w:rsid w:val="009F2843"/>
    <w:rsid w:val="009F43AE"/>
    <w:rsid w:val="009F4ED3"/>
    <w:rsid w:val="009F5300"/>
    <w:rsid w:val="009F5DFE"/>
    <w:rsid w:val="009F651C"/>
    <w:rsid w:val="009F77F7"/>
    <w:rsid w:val="009F7CAD"/>
    <w:rsid w:val="009F7D90"/>
    <w:rsid w:val="00A00369"/>
    <w:rsid w:val="00A012C3"/>
    <w:rsid w:val="00A01B46"/>
    <w:rsid w:val="00A022BC"/>
    <w:rsid w:val="00A03295"/>
    <w:rsid w:val="00A03583"/>
    <w:rsid w:val="00A0400A"/>
    <w:rsid w:val="00A04072"/>
    <w:rsid w:val="00A04877"/>
    <w:rsid w:val="00A048E5"/>
    <w:rsid w:val="00A05008"/>
    <w:rsid w:val="00A0541B"/>
    <w:rsid w:val="00A05A7F"/>
    <w:rsid w:val="00A0614A"/>
    <w:rsid w:val="00A06710"/>
    <w:rsid w:val="00A06928"/>
    <w:rsid w:val="00A108E8"/>
    <w:rsid w:val="00A1115A"/>
    <w:rsid w:val="00A119C9"/>
    <w:rsid w:val="00A11B1F"/>
    <w:rsid w:val="00A11F5C"/>
    <w:rsid w:val="00A12935"/>
    <w:rsid w:val="00A13093"/>
    <w:rsid w:val="00A130D6"/>
    <w:rsid w:val="00A138B9"/>
    <w:rsid w:val="00A1398B"/>
    <w:rsid w:val="00A13AC9"/>
    <w:rsid w:val="00A14827"/>
    <w:rsid w:val="00A15297"/>
    <w:rsid w:val="00A15CA4"/>
    <w:rsid w:val="00A1644F"/>
    <w:rsid w:val="00A17B51"/>
    <w:rsid w:val="00A17B72"/>
    <w:rsid w:val="00A202D5"/>
    <w:rsid w:val="00A20645"/>
    <w:rsid w:val="00A20768"/>
    <w:rsid w:val="00A21021"/>
    <w:rsid w:val="00A21664"/>
    <w:rsid w:val="00A2187F"/>
    <w:rsid w:val="00A21BFC"/>
    <w:rsid w:val="00A222DC"/>
    <w:rsid w:val="00A22794"/>
    <w:rsid w:val="00A22F9D"/>
    <w:rsid w:val="00A23366"/>
    <w:rsid w:val="00A23744"/>
    <w:rsid w:val="00A241D5"/>
    <w:rsid w:val="00A24391"/>
    <w:rsid w:val="00A24765"/>
    <w:rsid w:val="00A247C9"/>
    <w:rsid w:val="00A251DC"/>
    <w:rsid w:val="00A25A85"/>
    <w:rsid w:val="00A25C3F"/>
    <w:rsid w:val="00A26099"/>
    <w:rsid w:val="00A26BBB"/>
    <w:rsid w:val="00A27725"/>
    <w:rsid w:val="00A2774E"/>
    <w:rsid w:val="00A2776D"/>
    <w:rsid w:val="00A27A5F"/>
    <w:rsid w:val="00A30280"/>
    <w:rsid w:val="00A30665"/>
    <w:rsid w:val="00A30E90"/>
    <w:rsid w:val="00A32FC9"/>
    <w:rsid w:val="00A33080"/>
    <w:rsid w:val="00A33504"/>
    <w:rsid w:val="00A33B0C"/>
    <w:rsid w:val="00A33C6B"/>
    <w:rsid w:val="00A33D8B"/>
    <w:rsid w:val="00A33EBD"/>
    <w:rsid w:val="00A342D1"/>
    <w:rsid w:val="00A346D0"/>
    <w:rsid w:val="00A349D6"/>
    <w:rsid w:val="00A34A54"/>
    <w:rsid w:val="00A34C85"/>
    <w:rsid w:val="00A34CCB"/>
    <w:rsid w:val="00A35441"/>
    <w:rsid w:val="00A35619"/>
    <w:rsid w:val="00A35C3D"/>
    <w:rsid w:val="00A3621F"/>
    <w:rsid w:val="00A36399"/>
    <w:rsid w:val="00A363AD"/>
    <w:rsid w:val="00A364D9"/>
    <w:rsid w:val="00A367B4"/>
    <w:rsid w:val="00A36ECB"/>
    <w:rsid w:val="00A370F8"/>
    <w:rsid w:val="00A37232"/>
    <w:rsid w:val="00A40C9E"/>
    <w:rsid w:val="00A40D51"/>
    <w:rsid w:val="00A4152A"/>
    <w:rsid w:val="00A42357"/>
    <w:rsid w:val="00A42447"/>
    <w:rsid w:val="00A426E6"/>
    <w:rsid w:val="00A42872"/>
    <w:rsid w:val="00A434BA"/>
    <w:rsid w:val="00A44057"/>
    <w:rsid w:val="00A4431B"/>
    <w:rsid w:val="00A44710"/>
    <w:rsid w:val="00A45084"/>
    <w:rsid w:val="00A454CC"/>
    <w:rsid w:val="00A457B0"/>
    <w:rsid w:val="00A4777B"/>
    <w:rsid w:val="00A502E1"/>
    <w:rsid w:val="00A50523"/>
    <w:rsid w:val="00A50A03"/>
    <w:rsid w:val="00A50E63"/>
    <w:rsid w:val="00A5227D"/>
    <w:rsid w:val="00A52AD0"/>
    <w:rsid w:val="00A52B35"/>
    <w:rsid w:val="00A52EFA"/>
    <w:rsid w:val="00A530CB"/>
    <w:rsid w:val="00A5315F"/>
    <w:rsid w:val="00A5335D"/>
    <w:rsid w:val="00A534D0"/>
    <w:rsid w:val="00A53C92"/>
    <w:rsid w:val="00A552BE"/>
    <w:rsid w:val="00A55960"/>
    <w:rsid w:val="00A5671B"/>
    <w:rsid w:val="00A56C1F"/>
    <w:rsid w:val="00A56C6A"/>
    <w:rsid w:val="00A57147"/>
    <w:rsid w:val="00A6030A"/>
    <w:rsid w:val="00A60D29"/>
    <w:rsid w:val="00A61065"/>
    <w:rsid w:val="00A61623"/>
    <w:rsid w:val="00A61A74"/>
    <w:rsid w:val="00A61B72"/>
    <w:rsid w:val="00A61D4A"/>
    <w:rsid w:val="00A62531"/>
    <w:rsid w:val="00A6287C"/>
    <w:rsid w:val="00A62EBE"/>
    <w:rsid w:val="00A63A37"/>
    <w:rsid w:val="00A6436C"/>
    <w:rsid w:val="00A64938"/>
    <w:rsid w:val="00A6499F"/>
    <w:rsid w:val="00A64EB4"/>
    <w:rsid w:val="00A66766"/>
    <w:rsid w:val="00A6688E"/>
    <w:rsid w:val="00A669C3"/>
    <w:rsid w:val="00A66B5C"/>
    <w:rsid w:val="00A66CC4"/>
    <w:rsid w:val="00A66EB0"/>
    <w:rsid w:val="00A70796"/>
    <w:rsid w:val="00A70C64"/>
    <w:rsid w:val="00A718B2"/>
    <w:rsid w:val="00A71C75"/>
    <w:rsid w:val="00A71D0C"/>
    <w:rsid w:val="00A72665"/>
    <w:rsid w:val="00A7323E"/>
    <w:rsid w:val="00A737AD"/>
    <w:rsid w:val="00A73B5C"/>
    <w:rsid w:val="00A74164"/>
    <w:rsid w:val="00A741DE"/>
    <w:rsid w:val="00A74629"/>
    <w:rsid w:val="00A74B8F"/>
    <w:rsid w:val="00A76AEA"/>
    <w:rsid w:val="00A806AA"/>
    <w:rsid w:val="00A81225"/>
    <w:rsid w:val="00A81617"/>
    <w:rsid w:val="00A8178E"/>
    <w:rsid w:val="00A817D5"/>
    <w:rsid w:val="00A82361"/>
    <w:rsid w:val="00A824B3"/>
    <w:rsid w:val="00A82505"/>
    <w:rsid w:val="00A8280C"/>
    <w:rsid w:val="00A82985"/>
    <w:rsid w:val="00A83E73"/>
    <w:rsid w:val="00A83EDF"/>
    <w:rsid w:val="00A842A5"/>
    <w:rsid w:val="00A84F6F"/>
    <w:rsid w:val="00A84F9A"/>
    <w:rsid w:val="00A84FC1"/>
    <w:rsid w:val="00A85407"/>
    <w:rsid w:val="00A85A25"/>
    <w:rsid w:val="00A85B5B"/>
    <w:rsid w:val="00A86357"/>
    <w:rsid w:val="00A863DA"/>
    <w:rsid w:val="00A86593"/>
    <w:rsid w:val="00A869E5"/>
    <w:rsid w:val="00A86CC7"/>
    <w:rsid w:val="00A86D93"/>
    <w:rsid w:val="00A86E19"/>
    <w:rsid w:val="00A872B1"/>
    <w:rsid w:val="00A87E80"/>
    <w:rsid w:val="00A90358"/>
    <w:rsid w:val="00A9042F"/>
    <w:rsid w:val="00A90600"/>
    <w:rsid w:val="00A90794"/>
    <w:rsid w:val="00A90CC2"/>
    <w:rsid w:val="00A90F36"/>
    <w:rsid w:val="00A91488"/>
    <w:rsid w:val="00A91E3B"/>
    <w:rsid w:val="00A92542"/>
    <w:rsid w:val="00A925A7"/>
    <w:rsid w:val="00A9264E"/>
    <w:rsid w:val="00A92BD4"/>
    <w:rsid w:val="00A92D72"/>
    <w:rsid w:val="00A92DA3"/>
    <w:rsid w:val="00A92E58"/>
    <w:rsid w:val="00A93CB7"/>
    <w:rsid w:val="00A93CE9"/>
    <w:rsid w:val="00A946D8"/>
    <w:rsid w:val="00A94ABB"/>
    <w:rsid w:val="00A94B16"/>
    <w:rsid w:val="00A951C6"/>
    <w:rsid w:val="00A957CF"/>
    <w:rsid w:val="00A95B9B"/>
    <w:rsid w:val="00A96090"/>
    <w:rsid w:val="00A9669D"/>
    <w:rsid w:val="00A967F9"/>
    <w:rsid w:val="00A96B48"/>
    <w:rsid w:val="00A96D48"/>
    <w:rsid w:val="00A97BE9"/>
    <w:rsid w:val="00A97E02"/>
    <w:rsid w:val="00AA0098"/>
    <w:rsid w:val="00AA02EF"/>
    <w:rsid w:val="00AA180B"/>
    <w:rsid w:val="00AA1941"/>
    <w:rsid w:val="00AA1B40"/>
    <w:rsid w:val="00AA2004"/>
    <w:rsid w:val="00AA2133"/>
    <w:rsid w:val="00AA229D"/>
    <w:rsid w:val="00AA25C3"/>
    <w:rsid w:val="00AA2E9E"/>
    <w:rsid w:val="00AA36C4"/>
    <w:rsid w:val="00AA5208"/>
    <w:rsid w:val="00AA5DB0"/>
    <w:rsid w:val="00AA634F"/>
    <w:rsid w:val="00AA677A"/>
    <w:rsid w:val="00AA679A"/>
    <w:rsid w:val="00AA6DC2"/>
    <w:rsid w:val="00AA6EB3"/>
    <w:rsid w:val="00AA6F1D"/>
    <w:rsid w:val="00AA7049"/>
    <w:rsid w:val="00AB02E0"/>
    <w:rsid w:val="00AB04A5"/>
    <w:rsid w:val="00AB0709"/>
    <w:rsid w:val="00AB118B"/>
    <w:rsid w:val="00AB1360"/>
    <w:rsid w:val="00AB1DE4"/>
    <w:rsid w:val="00AB2342"/>
    <w:rsid w:val="00AB23D3"/>
    <w:rsid w:val="00AB24DB"/>
    <w:rsid w:val="00AB26DA"/>
    <w:rsid w:val="00AB2CC2"/>
    <w:rsid w:val="00AB4443"/>
    <w:rsid w:val="00AB47DF"/>
    <w:rsid w:val="00AB54FC"/>
    <w:rsid w:val="00AB5550"/>
    <w:rsid w:val="00AB5BE9"/>
    <w:rsid w:val="00AB5EF3"/>
    <w:rsid w:val="00AB666C"/>
    <w:rsid w:val="00AB6A08"/>
    <w:rsid w:val="00AB6C20"/>
    <w:rsid w:val="00AB6EC0"/>
    <w:rsid w:val="00AB7435"/>
    <w:rsid w:val="00AB7D5A"/>
    <w:rsid w:val="00AB7E03"/>
    <w:rsid w:val="00AC0672"/>
    <w:rsid w:val="00AC0EEC"/>
    <w:rsid w:val="00AC15FA"/>
    <w:rsid w:val="00AC18B0"/>
    <w:rsid w:val="00AC1F59"/>
    <w:rsid w:val="00AC23B1"/>
    <w:rsid w:val="00AC3387"/>
    <w:rsid w:val="00AC3864"/>
    <w:rsid w:val="00AC3C22"/>
    <w:rsid w:val="00AC3CA4"/>
    <w:rsid w:val="00AC3CBD"/>
    <w:rsid w:val="00AC410C"/>
    <w:rsid w:val="00AC460A"/>
    <w:rsid w:val="00AC4618"/>
    <w:rsid w:val="00AC4B76"/>
    <w:rsid w:val="00AC53EB"/>
    <w:rsid w:val="00AC54F2"/>
    <w:rsid w:val="00AC55A6"/>
    <w:rsid w:val="00AC5FBB"/>
    <w:rsid w:val="00AC6704"/>
    <w:rsid w:val="00AC693D"/>
    <w:rsid w:val="00AC70AA"/>
    <w:rsid w:val="00AC716C"/>
    <w:rsid w:val="00AC7BF0"/>
    <w:rsid w:val="00AC7C72"/>
    <w:rsid w:val="00AC7EDB"/>
    <w:rsid w:val="00AD0171"/>
    <w:rsid w:val="00AD070D"/>
    <w:rsid w:val="00AD0DFB"/>
    <w:rsid w:val="00AD0E2F"/>
    <w:rsid w:val="00AD10D2"/>
    <w:rsid w:val="00AD1BA5"/>
    <w:rsid w:val="00AD1F87"/>
    <w:rsid w:val="00AD2AAD"/>
    <w:rsid w:val="00AD327C"/>
    <w:rsid w:val="00AD35A5"/>
    <w:rsid w:val="00AD3860"/>
    <w:rsid w:val="00AD3AC5"/>
    <w:rsid w:val="00AD3FE3"/>
    <w:rsid w:val="00AD426C"/>
    <w:rsid w:val="00AD4B33"/>
    <w:rsid w:val="00AD5118"/>
    <w:rsid w:val="00AD533B"/>
    <w:rsid w:val="00AD59AE"/>
    <w:rsid w:val="00AD5A0D"/>
    <w:rsid w:val="00AD5A23"/>
    <w:rsid w:val="00AD7E87"/>
    <w:rsid w:val="00AE05DF"/>
    <w:rsid w:val="00AE0E40"/>
    <w:rsid w:val="00AE1BB0"/>
    <w:rsid w:val="00AE1F8E"/>
    <w:rsid w:val="00AE248B"/>
    <w:rsid w:val="00AE2733"/>
    <w:rsid w:val="00AE2C7A"/>
    <w:rsid w:val="00AE3149"/>
    <w:rsid w:val="00AE357D"/>
    <w:rsid w:val="00AE36C8"/>
    <w:rsid w:val="00AE4BA2"/>
    <w:rsid w:val="00AE4BCC"/>
    <w:rsid w:val="00AE4CB7"/>
    <w:rsid w:val="00AE56ED"/>
    <w:rsid w:val="00AE5A9A"/>
    <w:rsid w:val="00AE5ED6"/>
    <w:rsid w:val="00AE69E0"/>
    <w:rsid w:val="00AE6E9E"/>
    <w:rsid w:val="00AE6F42"/>
    <w:rsid w:val="00AE78B4"/>
    <w:rsid w:val="00AE7E1E"/>
    <w:rsid w:val="00AE7F3D"/>
    <w:rsid w:val="00AF1943"/>
    <w:rsid w:val="00AF277F"/>
    <w:rsid w:val="00AF29E5"/>
    <w:rsid w:val="00AF2A26"/>
    <w:rsid w:val="00AF2B57"/>
    <w:rsid w:val="00AF2FB8"/>
    <w:rsid w:val="00AF34B9"/>
    <w:rsid w:val="00AF3D3F"/>
    <w:rsid w:val="00AF3E4F"/>
    <w:rsid w:val="00AF426C"/>
    <w:rsid w:val="00AF5413"/>
    <w:rsid w:val="00AF58D1"/>
    <w:rsid w:val="00AF5AD1"/>
    <w:rsid w:val="00AF5F30"/>
    <w:rsid w:val="00AF6251"/>
    <w:rsid w:val="00AF6D65"/>
    <w:rsid w:val="00AF703B"/>
    <w:rsid w:val="00AF717D"/>
    <w:rsid w:val="00AF75CE"/>
    <w:rsid w:val="00AF7734"/>
    <w:rsid w:val="00AF78A7"/>
    <w:rsid w:val="00AF7D22"/>
    <w:rsid w:val="00AF7DF1"/>
    <w:rsid w:val="00AF7ECE"/>
    <w:rsid w:val="00B001E3"/>
    <w:rsid w:val="00B00536"/>
    <w:rsid w:val="00B01046"/>
    <w:rsid w:val="00B01877"/>
    <w:rsid w:val="00B0192F"/>
    <w:rsid w:val="00B02118"/>
    <w:rsid w:val="00B025B7"/>
    <w:rsid w:val="00B02A03"/>
    <w:rsid w:val="00B02BE6"/>
    <w:rsid w:val="00B03361"/>
    <w:rsid w:val="00B0388B"/>
    <w:rsid w:val="00B03B90"/>
    <w:rsid w:val="00B03EB7"/>
    <w:rsid w:val="00B04370"/>
    <w:rsid w:val="00B04868"/>
    <w:rsid w:val="00B05737"/>
    <w:rsid w:val="00B057B5"/>
    <w:rsid w:val="00B061FD"/>
    <w:rsid w:val="00B06371"/>
    <w:rsid w:val="00B065F8"/>
    <w:rsid w:val="00B06B27"/>
    <w:rsid w:val="00B06D2F"/>
    <w:rsid w:val="00B10378"/>
    <w:rsid w:val="00B10610"/>
    <w:rsid w:val="00B11199"/>
    <w:rsid w:val="00B11247"/>
    <w:rsid w:val="00B11C79"/>
    <w:rsid w:val="00B1219C"/>
    <w:rsid w:val="00B121BD"/>
    <w:rsid w:val="00B123DD"/>
    <w:rsid w:val="00B12483"/>
    <w:rsid w:val="00B1304F"/>
    <w:rsid w:val="00B137A0"/>
    <w:rsid w:val="00B139D7"/>
    <w:rsid w:val="00B13C7F"/>
    <w:rsid w:val="00B13F49"/>
    <w:rsid w:val="00B14765"/>
    <w:rsid w:val="00B14A5C"/>
    <w:rsid w:val="00B14A9E"/>
    <w:rsid w:val="00B15843"/>
    <w:rsid w:val="00B15EC1"/>
    <w:rsid w:val="00B16742"/>
    <w:rsid w:val="00B170F5"/>
    <w:rsid w:val="00B176FC"/>
    <w:rsid w:val="00B17766"/>
    <w:rsid w:val="00B17D2B"/>
    <w:rsid w:val="00B203C2"/>
    <w:rsid w:val="00B20581"/>
    <w:rsid w:val="00B20B26"/>
    <w:rsid w:val="00B20CB0"/>
    <w:rsid w:val="00B21081"/>
    <w:rsid w:val="00B21347"/>
    <w:rsid w:val="00B2142B"/>
    <w:rsid w:val="00B21ED3"/>
    <w:rsid w:val="00B22010"/>
    <w:rsid w:val="00B226A0"/>
    <w:rsid w:val="00B227C8"/>
    <w:rsid w:val="00B22954"/>
    <w:rsid w:val="00B2295D"/>
    <w:rsid w:val="00B22B8F"/>
    <w:rsid w:val="00B23170"/>
    <w:rsid w:val="00B233DB"/>
    <w:rsid w:val="00B23AA5"/>
    <w:rsid w:val="00B23E09"/>
    <w:rsid w:val="00B23E23"/>
    <w:rsid w:val="00B24C70"/>
    <w:rsid w:val="00B253D4"/>
    <w:rsid w:val="00B256A6"/>
    <w:rsid w:val="00B258FD"/>
    <w:rsid w:val="00B25ABF"/>
    <w:rsid w:val="00B25C0B"/>
    <w:rsid w:val="00B25C11"/>
    <w:rsid w:val="00B25F75"/>
    <w:rsid w:val="00B271DC"/>
    <w:rsid w:val="00B27433"/>
    <w:rsid w:val="00B27AAE"/>
    <w:rsid w:val="00B27AD6"/>
    <w:rsid w:val="00B27E62"/>
    <w:rsid w:val="00B303D1"/>
    <w:rsid w:val="00B3043B"/>
    <w:rsid w:val="00B30580"/>
    <w:rsid w:val="00B307F9"/>
    <w:rsid w:val="00B31B31"/>
    <w:rsid w:val="00B324CE"/>
    <w:rsid w:val="00B33617"/>
    <w:rsid w:val="00B33D7E"/>
    <w:rsid w:val="00B34040"/>
    <w:rsid w:val="00B3421C"/>
    <w:rsid w:val="00B346B3"/>
    <w:rsid w:val="00B348A5"/>
    <w:rsid w:val="00B34DAD"/>
    <w:rsid w:val="00B35379"/>
    <w:rsid w:val="00B3576B"/>
    <w:rsid w:val="00B361CE"/>
    <w:rsid w:val="00B367E5"/>
    <w:rsid w:val="00B373AE"/>
    <w:rsid w:val="00B37749"/>
    <w:rsid w:val="00B37A01"/>
    <w:rsid w:val="00B37DA9"/>
    <w:rsid w:val="00B37E21"/>
    <w:rsid w:val="00B37F13"/>
    <w:rsid w:val="00B37F81"/>
    <w:rsid w:val="00B407CF"/>
    <w:rsid w:val="00B40B90"/>
    <w:rsid w:val="00B40F7A"/>
    <w:rsid w:val="00B410D1"/>
    <w:rsid w:val="00B413CD"/>
    <w:rsid w:val="00B4267D"/>
    <w:rsid w:val="00B42FE7"/>
    <w:rsid w:val="00B43190"/>
    <w:rsid w:val="00B4401F"/>
    <w:rsid w:val="00B441FA"/>
    <w:rsid w:val="00B446AD"/>
    <w:rsid w:val="00B44B9D"/>
    <w:rsid w:val="00B44F5A"/>
    <w:rsid w:val="00B4512F"/>
    <w:rsid w:val="00B4532C"/>
    <w:rsid w:val="00B45383"/>
    <w:rsid w:val="00B45C59"/>
    <w:rsid w:val="00B45FCE"/>
    <w:rsid w:val="00B460E5"/>
    <w:rsid w:val="00B46139"/>
    <w:rsid w:val="00B46349"/>
    <w:rsid w:val="00B46522"/>
    <w:rsid w:val="00B4728B"/>
    <w:rsid w:val="00B47D8D"/>
    <w:rsid w:val="00B50507"/>
    <w:rsid w:val="00B50A44"/>
    <w:rsid w:val="00B5107F"/>
    <w:rsid w:val="00B51539"/>
    <w:rsid w:val="00B51FB5"/>
    <w:rsid w:val="00B5277C"/>
    <w:rsid w:val="00B52923"/>
    <w:rsid w:val="00B5300B"/>
    <w:rsid w:val="00B53057"/>
    <w:rsid w:val="00B53404"/>
    <w:rsid w:val="00B53444"/>
    <w:rsid w:val="00B53523"/>
    <w:rsid w:val="00B537F7"/>
    <w:rsid w:val="00B53CC1"/>
    <w:rsid w:val="00B5453C"/>
    <w:rsid w:val="00B54695"/>
    <w:rsid w:val="00B54A76"/>
    <w:rsid w:val="00B54BCB"/>
    <w:rsid w:val="00B54DB4"/>
    <w:rsid w:val="00B54E2F"/>
    <w:rsid w:val="00B54FB8"/>
    <w:rsid w:val="00B55128"/>
    <w:rsid w:val="00B555EA"/>
    <w:rsid w:val="00B55666"/>
    <w:rsid w:val="00B55D5E"/>
    <w:rsid w:val="00B5646E"/>
    <w:rsid w:val="00B56660"/>
    <w:rsid w:val="00B56B71"/>
    <w:rsid w:val="00B56F37"/>
    <w:rsid w:val="00B57371"/>
    <w:rsid w:val="00B577A4"/>
    <w:rsid w:val="00B6071B"/>
    <w:rsid w:val="00B6077E"/>
    <w:rsid w:val="00B60DB0"/>
    <w:rsid w:val="00B61734"/>
    <w:rsid w:val="00B61F93"/>
    <w:rsid w:val="00B6256B"/>
    <w:rsid w:val="00B62687"/>
    <w:rsid w:val="00B62A08"/>
    <w:rsid w:val="00B62EB3"/>
    <w:rsid w:val="00B63105"/>
    <w:rsid w:val="00B63853"/>
    <w:rsid w:val="00B63C64"/>
    <w:rsid w:val="00B640DF"/>
    <w:rsid w:val="00B645E6"/>
    <w:rsid w:val="00B64A5C"/>
    <w:rsid w:val="00B653A4"/>
    <w:rsid w:val="00B659FB"/>
    <w:rsid w:val="00B65B96"/>
    <w:rsid w:val="00B65ECB"/>
    <w:rsid w:val="00B66069"/>
    <w:rsid w:val="00B66359"/>
    <w:rsid w:val="00B66464"/>
    <w:rsid w:val="00B666EC"/>
    <w:rsid w:val="00B66FEF"/>
    <w:rsid w:val="00B6705A"/>
    <w:rsid w:val="00B6794E"/>
    <w:rsid w:val="00B67E50"/>
    <w:rsid w:val="00B67FA5"/>
    <w:rsid w:val="00B70766"/>
    <w:rsid w:val="00B70797"/>
    <w:rsid w:val="00B71071"/>
    <w:rsid w:val="00B719BA"/>
    <w:rsid w:val="00B71F26"/>
    <w:rsid w:val="00B723AF"/>
    <w:rsid w:val="00B72408"/>
    <w:rsid w:val="00B725D5"/>
    <w:rsid w:val="00B7274A"/>
    <w:rsid w:val="00B73FC7"/>
    <w:rsid w:val="00B740A5"/>
    <w:rsid w:val="00B745AA"/>
    <w:rsid w:val="00B746DB"/>
    <w:rsid w:val="00B74928"/>
    <w:rsid w:val="00B75E26"/>
    <w:rsid w:val="00B762EC"/>
    <w:rsid w:val="00B77037"/>
    <w:rsid w:val="00B7791E"/>
    <w:rsid w:val="00B80012"/>
    <w:rsid w:val="00B802D2"/>
    <w:rsid w:val="00B80C0A"/>
    <w:rsid w:val="00B81274"/>
    <w:rsid w:val="00B81EEF"/>
    <w:rsid w:val="00B82074"/>
    <w:rsid w:val="00B8234E"/>
    <w:rsid w:val="00B824EC"/>
    <w:rsid w:val="00B8268A"/>
    <w:rsid w:val="00B829BF"/>
    <w:rsid w:val="00B82CE8"/>
    <w:rsid w:val="00B82EA2"/>
    <w:rsid w:val="00B83243"/>
    <w:rsid w:val="00B8389A"/>
    <w:rsid w:val="00B83C59"/>
    <w:rsid w:val="00B840A9"/>
    <w:rsid w:val="00B845DA"/>
    <w:rsid w:val="00B847AC"/>
    <w:rsid w:val="00B84E2E"/>
    <w:rsid w:val="00B85491"/>
    <w:rsid w:val="00B854BB"/>
    <w:rsid w:val="00B85E58"/>
    <w:rsid w:val="00B86044"/>
    <w:rsid w:val="00B86CF2"/>
    <w:rsid w:val="00B8733A"/>
    <w:rsid w:val="00B873E3"/>
    <w:rsid w:val="00B87E95"/>
    <w:rsid w:val="00B90334"/>
    <w:rsid w:val="00B9046B"/>
    <w:rsid w:val="00B905CA"/>
    <w:rsid w:val="00B9086E"/>
    <w:rsid w:val="00B90DD7"/>
    <w:rsid w:val="00B90EF3"/>
    <w:rsid w:val="00B911BC"/>
    <w:rsid w:val="00B91315"/>
    <w:rsid w:val="00B91693"/>
    <w:rsid w:val="00B91BBD"/>
    <w:rsid w:val="00B91F05"/>
    <w:rsid w:val="00B92797"/>
    <w:rsid w:val="00B928FC"/>
    <w:rsid w:val="00B934EC"/>
    <w:rsid w:val="00B939EC"/>
    <w:rsid w:val="00B9426B"/>
    <w:rsid w:val="00B947BF"/>
    <w:rsid w:val="00B94D9F"/>
    <w:rsid w:val="00B95667"/>
    <w:rsid w:val="00B9639C"/>
    <w:rsid w:val="00B96D82"/>
    <w:rsid w:val="00B97218"/>
    <w:rsid w:val="00B97670"/>
    <w:rsid w:val="00BA061D"/>
    <w:rsid w:val="00BA0681"/>
    <w:rsid w:val="00BA097F"/>
    <w:rsid w:val="00BA0B20"/>
    <w:rsid w:val="00BA0F3E"/>
    <w:rsid w:val="00BA1422"/>
    <w:rsid w:val="00BA14EE"/>
    <w:rsid w:val="00BA17C6"/>
    <w:rsid w:val="00BA1CA8"/>
    <w:rsid w:val="00BA1D8D"/>
    <w:rsid w:val="00BA22ED"/>
    <w:rsid w:val="00BA293C"/>
    <w:rsid w:val="00BA2AF7"/>
    <w:rsid w:val="00BA36A7"/>
    <w:rsid w:val="00BA468A"/>
    <w:rsid w:val="00BA564D"/>
    <w:rsid w:val="00BA6417"/>
    <w:rsid w:val="00BA74DD"/>
    <w:rsid w:val="00BB01FF"/>
    <w:rsid w:val="00BB0997"/>
    <w:rsid w:val="00BB1180"/>
    <w:rsid w:val="00BB1589"/>
    <w:rsid w:val="00BB1960"/>
    <w:rsid w:val="00BB1A72"/>
    <w:rsid w:val="00BB1D24"/>
    <w:rsid w:val="00BB2183"/>
    <w:rsid w:val="00BB2192"/>
    <w:rsid w:val="00BB219A"/>
    <w:rsid w:val="00BB291E"/>
    <w:rsid w:val="00BB2CBC"/>
    <w:rsid w:val="00BB34F4"/>
    <w:rsid w:val="00BB3561"/>
    <w:rsid w:val="00BB39B7"/>
    <w:rsid w:val="00BB3C09"/>
    <w:rsid w:val="00BB3E3A"/>
    <w:rsid w:val="00BB4057"/>
    <w:rsid w:val="00BB44E8"/>
    <w:rsid w:val="00BB4D01"/>
    <w:rsid w:val="00BB5679"/>
    <w:rsid w:val="00BB60CE"/>
    <w:rsid w:val="00BB6B80"/>
    <w:rsid w:val="00BB6DB9"/>
    <w:rsid w:val="00BB76C2"/>
    <w:rsid w:val="00BB7AF3"/>
    <w:rsid w:val="00BB7F75"/>
    <w:rsid w:val="00BB7FD7"/>
    <w:rsid w:val="00BC051E"/>
    <w:rsid w:val="00BC0DBC"/>
    <w:rsid w:val="00BC0F6C"/>
    <w:rsid w:val="00BC13BD"/>
    <w:rsid w:val="00BC147B"/>
    <w:rsid w:val="00BC1498"/>
    <w:rsid w:val="00BC1A64"/>
    <w:rsid w:val="00BC1BAE"/>
    <w:rsid w:val="00BC1D8C"/>
    <w:rsid w:val="00BC2A17"/>
    <w:rsid w:val="00BC2F16"/>
    <w:rsid w:val="00BC3525"/>
    <w:rsid w:val="00BC3C19"/>
    <w:rsid w:val="00BC4A3B"/>
    <w:rsid w:val="00BC4AE1"/>
    <w:rsid w:val="00BC4C8B"/>
    <w:rsid w:val="00BC4FED"/>
    <w:rsid w:val="00BC5399"/>
    <w:rsid w:val="00BC54B8"/>
    <w:rsid w:val="00BC57A5"/>
    <w:rsid w:val="00BC5FB4"/>
    <w:rsid w:val="00BC6B6F"/>
    <w:rsid w:val="00BC6C0A"/>
    <w:rsid w:val="00BC6F09"/>
    <w:rsid w:val="00BC6FF2"/>
    <w:rsid w:val="00BC7BAE"/>
    <w:rsid w:val="00BC7BDA"/>
    <w:rsid w:val="00BD0295"/>
    <w:rsid w:val="00BD0DEC"/>
    <w:rsid w:val="00BD10B5"/>
    <w:rsid w:val="00BD136B"/>
    <w:rsid w:val="00BD1491"/>
    <w:rsid w:val="00BD1CEC"/>
    <w:rsid w:val="00BD1DF8"/>
    <w:rsid w:val="00BD1F2E"/>
    <w:rsid w:val="00BD21AE"/>
    <w:rsid w:val="00BD28FF"/>
    <w:rsid w:val="00BD2DA9"/>
    <w:rsid w:val="00BD2F2E"/>
    <w:rsid w:val="00BD2F50"/>
    <w:rsid w:val="00BD2F8C"/>
    <w:rsid w:val="00BD3053"/>
    <w:rsid w:val="00BD3090"/>
    <w:rsid w:val="00BD470C"/>
    <w:rsid w:val="00BD4B7D"/>
    <w:rsid w:val="00BD550E"/>
    <w:rsid w:val="00BD5D15"/>
    <w:rsid w:val="00BD63EA"/>
    <w:rsid w:val="00BD65A7"/>
    <w:rsid w:val="00BD6C94"/>
    <w:rsid w:val="00BD6EB3"/>
    <w:rsid w:val="00BD73BD"/>
    <w:rsid w:val="00BE0406"/>
    <w:rsid w:val="00BE0BC1"/>
    <w:rsid w:val="00BE151C"/>
    <w:rsid w:val="00BE19F4"/>
    <w:rsid w:val="00BE212E"/>
    <w:rsid w:val="00BE2ACB"/>
    <w:rsid w:val="00BE3267"/>
    <w:rsid w:val="00BE35E7"/>
    <w:rsid w:val="00BE392A"/>
    <w:rsid w:val="00BE3BBC"/>
    <w:rsid w:val="00BE3DD6"/>
    <w:rsid w:val="00BE486C"/>
    <w:rsid w:val="00BE4E08"/>
    <w:rsid w:val="00BE4FB0"/>
    <w:rsid w:val="00BE5263"/>
    <w:rsid w:val="00BE6007"/>
    <w:rsid w:val="00BE6010"/>
    <w:rsid w:val="00BE636C"/>
    <w:rsid w:val="00BE687B"/>
    <w:rsid w:val="00BE6AF4"/>
    <w:rsid w:val="00BE748C"/>
    <w:rsid w:val="00BE7DAA"/>
    <w:rsid w:val="00BF0247"/>
    <w:rsid w:val="00BF0766"/>
    <w:rsid w:val="00BF0DB7"/>
    <w:rsid w:val="00BF1207"/>
    <w:rsid w:val="00BF1311"/>
    <w:rsid w:val="00BF13A0"/>
    <w:rsid w:val="00BF25D8"/>
    <w:rsid w:val="00BF2E96"/>
    <w:rsid w:val="00BF321B"/>
    <w:rsid w:val="00BF359A"/>
    <w:rsid w:val="00BF50C5"/>
    <w:rsid w:val="00BF550B"/>
    <w:rsid w:val="00BF5B57"/>
    <w:rsid w:val="00BF5EF8"/>
    <w:rsid w:val="00BF60C6"/>
    <w:rsid w:val="00BF7588"/>
    <w:rsid w:val="00BF770D"/>
    <w:rsid w:val="00BF7716"/>
    <w:rsid w:val="00BF78D2"/>
    <w:rsid w:val="00BF7D6C"/>
    <w:rsid w:val="00C00906"/>
    <w:rsid w:val="00C00C3F"/>
    <w:rsid w:val="00C013A0"/>
    <w:rsid w:val="00C01D13"/>
    <w:rsid w:val="00C01DC8"/>
    <w:rsid w:val="00C021CD"/>
    <w:rsid w:val="00C023B2"/>
    <w:rsid w:val="00C0243F"/>
    <w:rsid w:val="00C027EA"/>
    <w:rsid w:val="00C02A4D"/>
    <w:rsid w:val="00C02E64"/>
    <w:rsid w:val="00C02FAA"/>
    <w:rsid w:val="00C03B7E"/>
    <w:rsid w:val="00C03C0C"/>
    <w:rsid w:val="00C04465"/>
    <w:rsid w:val="00C05783"/>
    <w:rsid w:val="00C058F4"/>
    <w:rsid w:val="00C05AAA"/>
    <w:rsid w:val="00C05DC0"/>
    <w:rsid w:val="00C06413"/>
    <w:rsid w:val="00C06587"/>
    <w:rsid w:val="00C06C1B"/>
    <w:rsid w:val="00C06C1F"/>
    <w:rsid w:val="00C07959"/>
    <w:rsid w:val="00C07B67"/>
    <w:rsid w:val="00C07B7D"/>
    <w:rsid w:val="00C10105"/>
    <w:rsid w:val="00C10A59"/>
    <w:rsid w:val="00C10A7A"/>
    <w:rsid w:val="00C11176"/>
    <w:rsid w:val="00C12395"/>
    <w:rsid w:val="00C12C65"/>
    <w:rsid w:val="00C1361E"/>
    <w:rsid w:val="00C13640"/>
    <w:rsid w:val="00C13BD8"/>
    <w:rsid w:val="00C13BDE"/>
    <w:rsid w:val="00C1459B"/>
    <w:rsid w:val="00C1477F"/>
    <w:rsid w:val="00C1596D"/>
    <w:rsid w:val="00C165F7"/>
    <w:rsid w:val="00C16ED9"/>
    <w:rsid w:val="00C1712F"/>
    <w:rsid w:val="00C17132"/>
    <w:rsid w:val="00C1742D"/>
    <w:rsid w:val="00C1750A"/>
    <w:rsid w:val="00C17951"/>
    <w:rsid w:val="00C202DE"/>
    <w:rsid w:val="00C20352"/>
    <w:rsid w:val="00C208D1"/>
    <w:rsid w:val="00C20D57"/>
    <w:rsid w:val="00C20FD7"/>
    <w:rsid w:val="00C2132D"/>
    <w:rsid w:val="00C2143E"/>
    <w:rsid w:val="00C21A19"/>
    <w:rsid w:val="00C2234C"/>
    <w:rsid w:val="00C22550"/>
    <w:rsid w:val="00C22749"/>
    <w:rsid w:val="00C22EDC"/>
    <w:rsid w:val="00C22FE7"/>
    <w:rsid w:val="00C239DA"/>
    <w:rsid w:val="00C23D2C"/>
    <w:rsid w:val="00C23FEA"/>
    <w:rsid w:val="00C248AC"/>
    <w:rsid w:val="00C25751"/>
    <w:rsid w:val="00C264E8"/>
    <w:rsid w:val="00C279D0"/>
    <w:rsid w:val="00C301CA"/>
    <w:rsid w:val="00C30576"/>
    <w:rsid w:val="00C31006"/>
    <w:rsid w:val="00C312E3"/>
    <w:rsid w:val="00C3133A"/>
    <w:rsid w:val="00C32063"/>
    <w:rsid w:val="00C32251"/>
    <w:rsid w:val="00C32812"/>
    <w:rsid w:val="00C3293C"/>
    <w:rsid w:val="00C33208"/>
    <w:rsid w:val="00C33541"/>
    <w:rsid w:val="00C33EBD"/>
    <w:rsid w:val="00C34072"/>
    <w:rsid w:val="00C3461C"/>
    <w:rsid w:val="00C34E54"/>
    <w:rsid w:val="00C35098"/>
    <w:rsid w:val="00C35445"/>
    <w:rsid w:val="00C35EE2"/>
    <w:rsid w:val="00C361F5"/>
    <w:rsid w:val="00C3628E"/>
    <w:rsid w:val="00C368DC"/>
    <w:rsid w:val="00C40A9C"/>
    <w:rsid w:val="00C412F0"/>
    <w:rsid w:val="00C41493"/>
    <w:rsid w:val="00C42AE3"/>
    <w:rsid w:val="00C435D1"/>
    <w:rsid w:val="00C43918"/>
    <w:rsid w:val="00C43F04"/>
    <w:rsid w:val="00C43FE2"/>
    <w:rsid w:val="00C447CD"/>
    <w:rsid w:val="00C452F4"/>
    <w:rsid w:val="00C457FB"/>
    <w:rsid w:val="00C46164"/>
    <w:rsid w:val="00C46167"/>
    <w:rsid w:val="00C46293"/>
    <w:rsid w:val="00C46B76"/>
    <w:rsid w:val="00C47CA5"/>
    <w:rsid w:val="00C50128"/>
    <w:rsid w:val="00C50411"/>
    <w:rsid w:val="00C507D9"/>
    <w:rsid w:val="00C50BA6"/>
    <w:rsid w:val="00C51513"/>
    <w:rsid w:val="00C51B3E"/>
    <w:rsid w:val="00C5309B"/>
    <w:rsid w:val="00C53634"/>
    <w:rsid w:val="00C539A4"/>
    <w:rsid w:val="00C54005"/>
    <w:rsid w:val="00C55078"/>
    <w:rsid w:val="00C5521F"/>
    <w:rsid w:val="00C55285"/>
    <w:rsid w:val="00C55614"/>
    <w:rsid w:val="00C55863"/>
    <w:rsid w:val="00C564EA"/>
    <w:rsid w:val="00C5749C"/>
    <w:rsid w:val="00C578AD"/>
    <w:rsid w:val="00C578EC"/>
    <w:rsid w:val="00C57AA0"/>
    <w:rsid w:val="00C57C8D"/>
    <w:rsid w:val="00C616F2"/>
    <w:rsid w:val="00C62238"/>
    <w:rsid w:val="00C623E8"/>
    <w:rsid w:val="00C627E3"/>
    <w:rsid w:val="00C62800"/>
    <w:rsid w:val="00C62943"/>
    <w:rsid w:val="00C6360A"/>
    <w:rsid w:val="00C63BA4"/>
    <w:rsid w:val="00C63C8B"/>
    <w:rsid w:val="00C64452"/>
    <w:rsid w:val="00C64767"/>
    <w:rsid w:val="00C64C93"/>
    <w:rsid w:val="00C64DF1"/>
    <w:rsid w:val="00C64F00"/>
    <w:rsid w:val="00C64F80"/>
    <w:rsid w:val="00C65D13"/>
    <w:rsid w:val="00C65DE1"/>
    <w:rsid w:val="00C6607E"/>
    <w:rsid w:val="00C6667D"/>
    <w:rsid w:val="00C66975"/>
    <w:rsid w:val="00C66E1F"/>
    <w:rsid w:val="00C67723"/>
    <w:rsid w:val="00C67B3B"/>
    <w:rsid w:val="00C704D5"/>
    <w:rsid w:val="00C70A90"/>
    <w:rsid w:val="00C70D92"/>
    <w:rsid w:val="00C7143A"/>
    <w:rsid w:val="00C714EC"/>
    <w:rsid w:val="00C7204C"/>
    <w:rsid w:val="00C72EAF"/>
    <w:rsid w:val="00C72EFA"/>
    <w:rsid w:val="00C730A9"/>
    <w:rsid w:val="00C73C4A"/>
    <w:rsid w:val="00C74209"/>
    <w:rsid w:val="00C74B8B"/>
    <w:rsid w:val="00C74D11"/>
    <w:rsid w:val="00C74FD5"/>
    <w:rsid w:val="00C75E88"/>
    <w:rsid w:val="00C763EA"/>
    <w:rsid w:val="00C764F0"/>
    <w:rsid w:val="00C76B84"/>
    <w:rsid w:val="00C774F2"/>
    <w:rsid w:val="00C77520"/>
    <w:rsid w:val="00C80367"/>
    <w:rsid w:val="00C80B26"/>
    <w:rsid w:val="00C80F05"/>
    <w:rsid w:val="00C81442"/>
    <w:rsid w:val="00C822EC"/>
    <w:rsid w:val="00C82797"/>
    <w:rsid w:val="00C831D0"/>
    <w:rsid w:val="00C832AA"/>
    <w:rsid w:val="00C8371E"/>
    <w:rsid w:val="00C83BA8"/>
    <w:rsid w:val="00C83BCE"/>
    <w:rsid w:val="00C84939"/>
    <w:rsid w:val="00C849B0"/>
    <w:rsid w:val="00C84B45"/>
    <w:rsid w:val="00C84F2F"/>
    <w:rsid w:val="00C85635"/>
    <w:rsid w:val="00C86270"/>
    <w:rsid w:val="00C868A4"/>
    <w:rsid w:val="00C86A77"/>
    <w:rsid w:val="00C86AC6"/>
    <w:rsid w:val="00C86B87"/>
    <w:rsid w:val="00C86EC7"/>
    <w:rsid w:val="00C87300"/>
    <w:rsid w:val="00C8741A"/>
    <w:rsid w:val="00C877D9"/>
    <w:rsid w:val="00C87A44"/>
    <w:rsid w:val="00C87AD9"/>
    <w:rsid w:val="00C87D80"/>
    <w:rsid w:val="00C906D3"/>
    <w:rsid w:val="00C906D7"/>
    <w:rsid w:val="00C9073F"/>
    <w:rsid w:val="00C90E4B"/>
    <w:rsid w:val="00C9185F"/>
    <w:rsid w:val="00C929E0"/>
    <w:rsid w:val="00C92B7B"/>
    <w:rsid w:val="00C92D36"/>
    <w:rsid w:val="00C92DAD"/>
    <w:rsid w:val="00C9310E"/>
    <w:rsid w:val="00C93878"/>
    <w:rsid w:val="00C94EDF"/>
    <w:rsid w:val="00C94F08"/>
    <w:rsid w:val="00C954F8"/>
    <w:rsid w:val="00C9574F"/>
    <w:rsid w:val="00C95CB3"/>
    <w:rsid w:val="00C963DD"/>
    <w:rsid w:val="00C969F8"/>
    <w:rsid w:val="00C9718D"/>
    <w:rsid w:val="00C97620"/>
    <w:rsid w:val="00CA0C8A"/>
    <w:rsid w:val="00CA1221"/>
    <w:rsid w:val="00CA1490"/>
    <w:rsid w:val="00CA228D"/>
    <w:rsid w:val="00CA28B4"/>
    <w:rsid w:val="00CA33D4"/>
    <w:rsid w:val="00CA3E54"/>
    <w:rsid w:val="00CA46C7"/>
    <w:rsid w:val="00CA46DB"/>
    <w:rsid w:val="00CA54A7"/>
    <w:rsid w:val="00CA5A13"/>
    <w:rsid w:val="00CA64BB"/>
    <w:rsid w:val="00CA688D"/>
    <w:rsid w:val="00CA7854"/>
    <w:rsid w:val="00CA7FE5"/>
    <w:rsid w:val="00CB0390"/>
    <w:rsid w:val="00CB06AB"/>
    <w:rsid w:val="00CB07EB"/>
    <w:rsid w:val="00CB08DE"/>
    <w:rsid w:val="00CB0AA1"/>
    <w:rsid w:val="00CB0BE7"/>
    <w:rsid w:val="00CB112F"/>
    <w:rsid w:val="00CB13DB"/>
    <w:rsid w:val="00CB1BAA"/>
    <w:rsid w:val="00CB1CB1"/>
    <w:rsid w:val="00CB1CDA"/>
    <w:rsid w:val="00CB2033"/>
    <w:rsid w:val="00CB2211"/>
    <w:rsid w:val="00CB27BC"/>
    <w:rsid w:val="00CB2B9F"/>
    <w:rsid w:val="00CB352E"/>
    <w:rsid w:val="00CB3EB5"/>
    <w:rsid w:val="00CB4356"/>
    <w:rsid w:val="00CB4592"/>
    <w:rsid w:val="00CB479F"/>
    <w:rsid w:val="00CB4F3A"/>
    <w:rsid w:val="00CB4FB4"/>
    <w:rsid w:val="00CB573E"/>
    <w:rsid w:val="00CB5C3F"/>
    <w:rsid w:val="00CB6C0C"/>
    <w:rsid w:val="00CB6DD3"/>
    <w:rsid w:val="00CB7AC0"/>
    <w:rsid w:val="00CC1A72"/>
    <w:rsid w:val="00CC1A9C"/>
    <w:rsid w:val="00CC1E03"/>
    <w:rsid w:val="00CC2219"/>
    <w:rsid w:val="00CC2C02"/>
    <w:rsid w:val="00CC341E"/>
    <w:rsid w:val="00CC3F59"/>
    <w:rsid w:val="00CC53BA"/>
    <w:rsid w:val="00CC53CA"/>
    <w:rsid w:val="00CC67F8"/>
    <w:rsid w:val="00CC6BC5"/>
    <w:rsid w:val="00CC6C1B"/>
    <w:rsid w:val="00CC724A"/>
    <w:rsid w:val="00CC7CD5"/>
    <w:rsid w:val="00CD00F4"/>
    <w:rsid w:val="00CD0D60"/>
    <w:rsid w:val="00CD1396"/>
    <w:rsid w:val="00CD16DC"/>
    <w:rsid w:val="00CD209E"/>
    <w:rsid w:val="00CD20DE"/>
    <w:rsid w:val="00CD2895"/>
    <w:rsid w:val="00CD2BDC"/>
    <w:rsid w:val="00CD350D"/>
    <w:rsid w:val="00CD355E"/>
    <w:rsid w:val="00CD36E6"/>
    <w:rsid w:val="00CD40E3"/>
    <w:rsid w:val="00CD40E8"/>
    <w:rsid w:val="00CD43F2"/>
    <w:rsid w:val="00CD4A4A"/>
    <w:rsid w:val="00CD4DA5"/>
    <w:rsid w:val="00CD5A4F"/>
    <w:rsid w:val="00CD63F0"/>
    <w:rsid w:val="00CD72DA"/>
    <w:rsid w:val="00CD7B00"/>
    <w:rsid w:val="00CE063D"/>
    <w:rsid w:val="00CE06B2"/>
    <w:rsid w:val="00CE0765"/>
    <w:rsid w:val="00CE0A3F"/>
    <w:rsid w:val="00CE1432"/>
    <w:rsid w:val="00CE2FFA"/>
    <w:rsid w:val="00CE39AF"/>
    <w:rsid w:val="00CE4708"/>
    <w:rsid w:val="00CE62B7"/>
    <w:rsid w:val="00CE67F9"/>
    <w:rsid w:val="00CE7B8C"/>
    <w:rsid w:val="00CE7D8D"/>
    <w:rsid w:val="00CE7DBA"/>
    <w:rsid w:val="00CE7E4F"/>
    <w:rsid w:val="00CF03F5"/>
    <w:rsid w:val="00CF05CC"/>
    <w:rsid w:val="00CF0EB7"/>
    <w:rsid w:val="00CF113F"/>
    <w:rsid w:val="00CF15E1"/>
    <w:rsid w:val="00CF1739"/>
    <w:rsid w:val="00CF1CB1"/>
    <w:rsid w:val="00CF1F62"/>
    <w:rsid w:val="00CF211F"/>
    <w:rsid w:val="00CF22A4"/>
    <w:rsid w:val="00CF2D20"/>
    <w:rsid w:val="00CF2E44"/>
    <w:rsid w:val="00CF3122"/>
    <w:rsid w:val="00CF3206"/>
    <w:rsid w:val="00CF34D3"/>
    <w:rsid w:val="00CF3CA9"/>
    <w:rsid w:val="00CF3F89"/>
    <w:rsid w:val="00CF4028"/>
    <w:rsid w:val="00CF4702"/>
    <w:rsid w:val="00CF4814"/>
    <w:rsid w:val="00CF498E"/>
    <w:rsid w:val="00CF4D3C"/>
    <w:rsid w:val="00CF529F"/>
    <w:rsid w:val="00CF5337"/>
    <w:rsid w:val="00CF53B5"/>
    <w:rsid w:val="00CF58F5"/>
    <w:rsid w:val="00CF5CDE"/>
    <w:rsid w:val="00CF5DB4"/>
    <w:rsid w:val="00CF609A"/>
    <w:rsid w:val="00CF6ACF"/>
    <w:rsid w:val="00CF728C"/>
    <w:rsid w:val="00CF7B53"/>
    <w:rsid w:val="00CF7C06"/>
    <w:rsid w:val="00D00984"/>
    <w:rsid w:val="00D0141D"/>
    <w:rsid w:val="00D01AE2"/>
    <w:rsid w:val="00D02010"/>
    <w:rsid w:val="00D020C7"/>
    <w:rsid w:val="00D021C4"/>
    <w:rsid w:val="00D02BB1"/>
    <w:rsid w:val="00D02FCC"/>
    <w:rsid w:val="00D0402F"/>
    <w:rsid w:val="00D0481E"/>
    <w:rsid w:val="00D0482D"/>
    <w:rsid w:val="00D05149"/>
    <w:rsid w:val="00D0570F"/>
    <w:rsid w:val="00D0579F"/>
    <w:rsid w:val="00D05D1C"/>
    <w:rsid w:val="00D06351"/>
    <w:rsid w:val="00D06E40"/>
    <w:rsid w:val="00D06FB9"/>
    <w:rsid w:val="00D108D2"/>
    <w:rsid w:val="00D10A9F"/>
    <w:rsid w:val="00D10E76"/>
    <w:rsid w:val="00D11541"/>
    <w:rsid w:val="00D11D6D"/>
    <w:rsid w:val="00D12359"/>
    <w:rsid w:val="00D12B80"/>
    <w:rsid w:val="00D12EEF"/>
    <w:rsid w:val="00D13136"/>
    <w:rsid w:val="00D133EA"/>
    <w:rsid w:val="00D135A8"/>
    <w:rsid w:val="00D13611"/>
    <w:rsid w:val="00D1398D"/>
    <w:rsid w:val="00D139CF"/>
    <w:rsid w:val="00D13C4A"/>
    <w:rsid w:val="00D13C64"/>
    <w:rsid w:val="00D1422D"/>
    <w:rsid w:val="00D1431A"/>
    <w:rsid w:val="00D14666"/>
    <w:rsid w:val="00D14867"/>
    <w:rsid w:val="00D15E03"/>
    <w:rsid w:val="00D16B07"/>
    <w:rsid w:val="00D17351"/>
    <w:rsid w:val="00D17756"/>
    <w:rsid w:val="00D177B3"/>
    <w:rsid w:val="00D17CB0"/>
    <w:rsid w:val="00D17E69"/>
    <w:rsid w:val="00D17ECA"/>
    <w:rsid w:val="00D2054E"/>
    <w:rsid w:val="00D209DE"/>
    <w:rsid w:val="00D20B72"/>
    <w:rsid w:val="00D20C01"/>
    <w:rsid w:val="00D2105F"/>
    <w:rsid w:val="00D21EA1"/>
    <w:rsid w:val="00D22055"/>
    <w:rsid w:val="00D22592"/>
    <w:rsid w:val="00D225A5"/>
    <w:rsid w:val="00D22758"/>
    <w:rsid w:val="00D227C3"/>
    <w:rsid w:val="00D22BA7"/>
    <w:rsid w:val="00D22DF0"/>
    <w:rsid w:val="00D22E2C"/>
    <w:rsid w:val="00D22F33"/>
    <w:rsid w:val="00D23291"/>
    <w:rsid w:val="00D2373F"/>
    <w:rsid w:val="00D23808"/>
    <w:rsid w:val="00D238CA"/>
    <w:rsid w:val="00D25642"/>
    <w:rsid w:val="00D25CA3"/>
    <w:rsid w:val="00D25EB9"/>
    <w:rsid w:val="00D264D0"/>
    <w:rsid w:val="00D26893"/>
    <w:rsid w:val="00D272E2"/>
    <w:rsid w:val="00D2777C"/>
    <w:rsid w:val="00D27D77"/>
    <w:rsid w:val="00D30537"/>
    <w:rsid w:val="00D30544"/>
    <w:rsid w:val="00D30A37"/>
    <w:rsid w:val="00D30BB8"/>
    <w:rsid w:val="00D30DB7"/>
    <w:rsid w:val="00D30E11"/>
    <w:rsid w:val="00D317FD"/>
    <w:rsid w:val="00D320BE"/>
    <w:rsid w:val="00D3266A"/>
    <w:rsid w:val="00D327BC"/>
    <w:rsid w:val="00D32A14"/>
    <w:rsid w:val="00D32C33"/>
    <w:rsid w:val="00D32E57"/>
    <w:rsid w:val="00D32F3A"/>
    <w:rsid w:val="00D32FC7"/>
    <w:rsid w:val="00D33689"/>
    <w:rsid w:val="00D33C88"/>
    <w:rsid w:val="00D342B4"/>
    <w:rsid w:val="00D345F8"/>
    <w:rsid w:val="00D34605"/>
    <w:rsid w:val="00D346C1"/>
    <w:rsid w:val="00D35A54"/>
    <w:rsid w:val="00D36912"/>
    <w:rsid w:val="00D36A50"/>
    <w:rsid w:val="00D3766C"/>
    <w:rsid w:val="00D37891"/>
    <w:rsid w:val="00D37E56"/>
    <w:rsid w:val="00D40402"/>
    <w:rsid w:val="00D40580"/>
    <w:rsid w:val="00D40701"/>
    <w:rsid w:val="00D408B0"/>
    <w:rsid w:val="00D409D0"/>
    <w:rsid w:val="00D40B5A"/>
    <w:rsid w:val="00D4159E"/>
    <w:rsid w:val="00D4184D"/>
    <w:rsid w:val="00D41A08"/>
    <w:rsid w:val="00D41B52"/>
    <w:rsid w:val="00D41CD6"/>
    <w:rsid w:val="00D42927"/>
    <w:rsid w:val="00D444A1"/>
    <w:rsid w:val="00D44EEC"/>
    <w:rsid w:val="00D44F7C"/>
    <w:rsid w:val="00D4517A"/>
    <w:rsid w:val="00D45401"/>
    <w:rsid w:val="00D4645C"/>
    <w:rsid w:val="00D466F3"/>
    <w:rsid w:val="00D4682C"/>
    <w:rsid w:val="00D46F9B"/>
    <w:rsid w:val="00D46FE7"/>
    <w:rsid w:val="00D47D9F"/>
    <w:rsid w:val="00D47DED"/>
    <w:rsid w:val="00D501BF"/>
    <w:rsid w:val="00D503D6"/>
    <w:rsid w:val="00D505A3"/>
    <w:rsid w:val="00D507CC"/>
    <w:rsid w:val="00D50D5F"/>
    <w:rsid w:val="00D51AF7"/>
    <w:rsid w:val="00D523F1"/>
    <w:rsid w:val="00D5268A"/>
    <w:rsid w:val="00D53845"/>
    <w:rsid w:val="00D53A84"/>
    <w:rsid w:val="00D53E81"/>
    <w:rsid w:val="00D54CAF"/>
    <w:rsid w:val="00D54D6B"/>
    <w:rsid w:val="00D55050"/>
    <w:rsid w:val="00D55454"/>
    <w:rsid w:val="00D555F6"/>
    <w:rsid w:val="00D5598B"/>
    <w:rsid w:val="00D55CEC"/>
    <w:rsid w:val="00D55F3E"/>
    <w:rsid w:val="00D561D8"/>
    <w:rsid w:val="00D567F8"/>
    <w:rsid w:val="00D56EC1"/>
    <w:rsid w:val="00D57511"/>
    <w:rsid w:val="00D57C15"/>
    <w:rsid w:val="00D60401"/>
    <w:rsid w:val="00D605BF"/>
    <w:rsid w:val="00D60F5B"/>
    <w:rsid w:val="00D6133E"/>
    <w:rsid w:val="00D61392"/>
    <w:rsid w:val="00D613EF"/>
    <w:rsid w:val="00D6145C"/>
    <w:rsid w:val="00D619CA"/>
    <w:rsid w:val="00D61D4F"/>
    <w:rsid w:val="00D63BD6"/>
    <w:rsid w:val="00D64143"/>
    <w:rsid w:val="00D64F1B"/>
    <w:rsid w:val="00D64FE7"/>
    <w:rsid w:val="00D65082"/>
    <w:rsid w:val="00D6589F"/>
    <w:rsid w:val="00D65974"/>
    <w:rsid w:val="00D65C9A"/>
    <w:rsid w:val="00D65CC3"/>
    <w:rsid w:val="00D66385"/>
    <w:rsid w:val="00D66750"/>
    <w:rsid w:val="00D66A69"/>
    <w:rsid w:val="00D679DF"/>
    <w:rsid w:val="00D70177"/>
    <w:rsid w:val="00D70230"/>
    <w:rsid w:val="00D7039B"/>
    <w:rsid w:val="00D705BA"/>
    <w:rsid w:val="00D70E8F"/>
    <w:rsid w:val="00D7126A"/>
    <w:rsid w:val="00D71AD5"/>
    <w:rsid w:val="00D72475"/>
    <w:rsid w:val="00D72691"/>
    <w:rsid w:val="00D72A58"/>
    <w:rsid w:val="00D72FC3"/>
    <w:rsid w:val="00D73048"/>
    <w:rsid w:val="00D75A00"/>
    <w:rsid w:val="00D75CA3"/>
    <w:rsid w:val="00D75DED"/>
    <w:rsid w:val="00D7601F"/>
    <w:rsid w:val="00D76208"/>
    <w:rsid w:val="00D76275"/>
    <w:rsid w:val="00D76A62"/>
    <w:rsid w:val="00D76B8B"/>
    <w:rsid w:val="00D7706D"/>
    <w:rsid w:val="00D772B1"/>
    <w:rsid w:val="00D776A8"/>
    <w:rsid w:val="00D8012C"/>
    <w:rsid w:val="00D80153"/>
    <w:rsid w:val="00D8091A"/>
    <w:rsid w:val="00D82571"/>
    <w:rsid w:val="00D82B59"/>
    <w:rsid w:val="00D83395"/>
    <w:rsid w:val="00D8344B"/>
    <w:rsid w:val="00D83D5C"/>
    <w:rsid w:val="00D844D4"/>
    <w:rsid w:val="00D849C0"/>
    <w:rsid w:val="00D86B44"/>
    <w:rsid w:val="00D86D19"/>
    <w:rsid w:val="00D870F0"/>
    <w:rsid w:val="00D87374"/>
    <w:rsid w:val="00D90589"/>
    <w:rsid w:val="00D90C43"/>
    <w:rsid w:val="00D90E8A"/>
    <w:rsid w:val="00D915A9"/>
    <w:rsid w:val="00D91F73"/>
    <w:rsid w:val="00D920CC"/>
    <w:rsid w:val="00D9229D"/>
    <w:rsid w:val="00D93049"/>
    <w:rsid w:val="00D94BE7"/>
    <w:rsid w:val="00D94C58"/>
    <w:rsid w:val="00D9593A"/>
    <w:rsid w:val="00D95C7A"/>
    <w:rsid w:val="00D95F01"/>
    <w:rsid w:val="00D96222"/>
    <w:rsid w:val="00D96306"/>
    <w:rsid w:val="00D96DAD"/>
    <w:rsid w:val="00D97788"/>
    <w:rsid w:val="00D97EED"/>
    <w:rsid w:val="00DA0F8F"/>
    <w:rsid w:val="00DA16A2"/>
    <w:rsid w:val="00DA1820"/>
    <w:rsid w:val="00DA1CA9"/>
    <w:rsid w:val="00DA1F50"/>
    <w:rsid w:val="00DA2727"/>
    <w:rsid w:val="00DA3203"/>
    <w:rsid w:val="00DA3854"/>
    <w:rsid w:val="00DA4506"/>
    <w:rsid w:val="00DA4AC7"/>
    <w:rsid w:val="00DA4C4D"/>
    <w:rsid w:val="00DA4FD2"/>
    <w:rsid w:val="00DA554F"/>
    <w:rsid w:val="00DA5F18"/>
    <w:rsid w:val="00DA6166"/>
    <w:rsid w:val="00DA61D1"/>
    <w:rsid w:val="00DA6D5C"/>
    <w:rsid w:val="00DA79A3"/>
    <w:rsid w:val="00DA7AFF"/>
    <w:rsid w:val="00DA7F54"/>
    <w:rsid w:val="00DB030B"/>
    <w:rsid w:val="00DB05A3"/>
    <w:rsid w:val="00DB0630"/>
    <w:rsid w:val="00DB08D4"/>
    <w:rsid w:val="00DB106E"/>
    <w:rsid w:val="00DB17A1"/>
    <w:rsid w:val="00DB24DA"/>
    <w:rsid w:val="00DB2635"/>
    <w:rsid w:val="00DB312C"/>
    <w:rsid w:val="00DB3161"/>
    <w:rsid w:val="00DB3B6A"/>
    <w:rsid w:val="00DB41BA"/>
    <w:rsid w:val="00DB45B1"/>
    <w:rsid w:val="00DB4A07"/>
    <w:rsid w:val="00DB4DD7"/>
    <w:rsid w:val="00DB4E8A"/>
    <w:rsid w:val="00DB5654"/>
    <w:rsid w:val="00DB5737"/>
    <w:rsid w:val="00DB5F45"/>
    <w:rsid w:val="00DB6189"/>
    <w:rsid w:val="00DB63A2"/>
    <w:rsid w:val="00DB66FE"/>
    <w:rsid w:val="00DB6A99"/>
    <w:rsid w:val="00DB6CD4"/>
    <w:rsid w:val="00DB7040"/>
    <w:rsid w:val="00DB7209"/>
    <w:rsid w:val="00DB727D"/>
    <w:rsid w:val="00DB7284"/>
    <w:rsid w:val="00DB7700"/>
    <w:rsid w:val="00DB7B88"/>
    <w:rsid w:val="00DC0478"/>
    <w:rsid w:val="00DC0D90"/>
    <w:rsid w:val="00DC1115"/>
    <w:rsid w:val="00DC1BFC"/>
    <w:rsid w:val="00DC25CB"/>
    <w:rsid w:val="00DC2763"/>
    <w:rsid w:val="00DC2BEA"/>
    <w:rsid w:val="00DC2F79"/>
    <w:rsid w:val="00DC3A4D"/>
    <w:rsid w:val="00DC3B81"/>
    <w:rsid w:val="00DC449B"/>
    <w:rsid w:val="00DC4806"/>
    <w:rsid w:val="00DC4E6C"/>
    <w:rsid w:val="00DC56AF"/>
    <w:rsid w:val="00DC5CF0"/>
    <w:rsid w:val="00DC6310"/>
    <w:rsid w:val="00DC6E49"/>
    <w:rsid w:val="00DC6ECC"/>
    <w:rsid w:val="00DC70DA"/>
    <w:rsid w:val="00DC7992"/>
    <w:rsid w:val="00DD00C6"/>
    <w:rsid w:val="00DD0BA1"/>
    <w:rsid w:val="00DD0D2D"/>
    <w:rsid w:val="00DD0E33"/>
    <w:rsid w:val="00DD0F06"/>
    <w:rsid w:val="00DD1215"/>
    <w:rsid w:val="00DD1AB0"/>
    <w:rsid w:val="00DD1BBB"/>
    <w:rsid w:val="00DD1BFB"/>
    <w:rsid w:val="00DD1C11"/>
    <w:rsid w:val="00DD250E"/>
    <w:rsid w:val="00DD29FB"/>
    <w:rsid w:val="00DD31CE"/>
    <w:rsid w:val="00DD3D0C"/>
    <w:rsid w:val="00DD45D6"/>
    <w:rsid w:val="00DD4B8E"/>
    <w:rsid w:val="00DD4FA2"/>
    <w:rsid w:val="00DD5154"/>
    <w:rsid w:val="00DD56AC"/>
    <w:rsid w:val="00DD5706"/>
    <w:rsid w:val="00DD575C"/>
    <w:rsid w:val="00DD5DC6"/>
    <w:rsid w:val="00DD5EC4"/>
    <w:rsid w:val="00DD62E2"/>
    <w:rsid w:val="00DD65C0"/>
    <w:rsid w:val="00DD6630"/>
    <w:rsid w:val="00DD6722"/>
    <w:rsid w:val="00DD68C5"/>
    <w:rsid w:val="00DD7A1C"/>
    <w:rsid w:val="00DD7A22"/>
    <w:rsid w:val="00DE0599"/>
    <w:rsid w:val="00DE0EE2"/>
    <w:rsid w:val="00DE10D9"/>
    <w:rsid w:val="00DE18B8"/>
    <w:rsid w:val="00DE19BB"/>
    <w:rsid w:val="00DE25CB"/>
    <w:rsid w:val="00DE2836"/>
    <w:rsid w:val="00DE28A2"/>
    <w:rsid w:val="00DE2FCD"/>
    <w:rsid w:val="00DE34B7"/>
    <w:rsid w:val="00DE3C39"/>
    <w:rsid w:val="00DE4A96"/>
    <w:rsid w:val="00DE4C2B"/>
    <w:rsid w:val="00DE4E32"/>
    <w:rsid w:val="00DE5EE7"/>
    <w:rsid w:val="00DE5F71"/>
    <w:rsid w:val="00DE62B7"/>
    <w:rsid w:val="00DE6653"/>
    <w:rsid w:val="00DE6798"/>
    <w:rsid w:val="00DE685A"/>
    <w:rsid w:val="00DE7001"/>
    <w:rsid w:val="00DE702C"/>
    <w:rsid w:val="00DE773B"/>
    <w:rsid w:val="00DE7871"/>
    <w:rsid w:val="00DE7D6E"/>
    <w:rsid w:val="00DE7FBE"/>
    <w:rsid w:val="00DF01EB"/>
    <w:rsid w:val="00DF064F"/>
    <w:rsid w:val="00DF0958"/>
    <w:rsid w:val="00DF145D"/>
    <w:rsid w:val="00DF2247"/>
    <w:rsid w:val="00DF2327"/>
    <w:rsid w:val="00DF29D2"/>
    <w:rsid w:val="00DF2B41"/>
    <w:rsid w:val="00DF41D3"/>
    <w:rsid w:val="00DF440A"/>
    <w:rsid w:val="00DF4463"/>
    <w:rsid w:val="00DF4E8B"/>
    <w:rsid w:val="00DF60B6"/>
    <w:rsid w:val="00DF70E2"/>
    <w:rsid w:val="00DF7901"/>
    <w:rsid w:val="00E004F2"/>
    <w:rsid w:val="00E0056A"/>
    <w:rsid w:val="00E007F9"/>
    <w:rsid w:val="00E01B9A"/>
    <w:rsid w:val="00E01BBF"/>
    <w:rsid w:val="00E0275F"/>
    <w:rsid w:val="00E02795"/>
    <w:rsid w:val="00E02FC6"/>
    <w:rsid w:val="00E0361A"/>
    <w:rsid w:val="00E03C6F"/>
    <w:rsid w:val="00E03DDB"/>
    <w:rsid w:val="00E03FA4"/>
    <w:rsid w:val="00E0418D"/>
    <w:rsid w:val="00E0424E"/>
    <w:rsid w:val="00E04D4A"/>
    <w:rsid w:val="00E04DB5"/>
    <w:rsid w:val="00E0511E"/>
    <w:rsid w:val="00E058E5"/>
    <w:rsid w:val="00E05F00"/>
    <w:rsid w:val="00E06241"/>
    <w:rsid w:val="00E06756"/>
    <w:rsid w:val="00E06CDD"/>
    <w:rsid w:val="00E07794"/>
    <w:rsid w:val="00E07E3A"/>
    <w:rsid w:val="00E10F20"/>
    <w:rsid w:val="00E10F49"/>
    <w:rsid w:val="00E11750"/>
    <w:rsid w:val="00E1194C"/>
    <w:rsid w:val="00E11BAC"/>
    <w:rsid w:val="00E11E7C"/>
    <w:rsid w:val="00E12011"/>
    <w:rsid w:val="00E12330"/>
    <w:rsid w:val="00E123A2"/>
    <w:rsid w:val="00E12879"/>
    <w:rsid w:val="00E12930"/>
    <w:rsid w:val="00E12D96"/>
    <w:rsid w:val="00E13B0F"/>
    <w:rsid w:val="00E14105"/>
    <w:rsid w:val="00E145EF"/>
    <w:rsid w:val="00E14D24"/>
    <w:rsid w:val="00E151D0"/>
    <w:rsid w:val="00E152F0"/>
    <w:rsid w:val="00E15495"/>
    <w:rsid w:val="00E1579D"/>
    <w:rsid w:val="00E15C6B"/>
    <w:rsid w:val="00E15D7F"/>
    <w:rsid w:val="00E160B5"/>
    <w:rsid w:val="00E16121"/>
    <w:rsid w:val="00E17398"/>
    <w:rsid w:val="00E20404"/>
    <w:rsid w:val="00E2056C"/>
    <w:rsid w:val="00E213EA"/>
    <w:rsid w:val="00E2170E"/>
    <w:rsid w:val="00E21830"/>
    <w:rsid w:val="00E21A69"/>
    <w:rsid w:val="00E21FE7"/>
    <w:rsid w:val="00E223CA"/>
    <w:rsid w:val="00E223CB"/>
    <w:rsid w:val="00E23490"/>
    <w:rsid w:val="00E2363F"/>
    <w:rsid w:val="00E23CAC"/>
    <w:rsid w:val="00E241D3"/>
    <w:rsid w:val="00E24433"/>
    <w:rsid w:val="00E24EF6"/>
    <w:rsid w:val="00E25196"/>
    <w:rsid w:val="00E25343"/>
    <w:rsid w:val="00E259EE"/>
    <w:rsid w:val="00E25DD4"/>
    <w:rsid w:val="00E275BF"/>
    <w:rsid w:val="00E27C53"/>
    <w:rsid w:val="00E27E40"/>
    <w:rsid w:val="00E302D3"/>
    <w:rsid w:val="00E30A10"/>
    <w:rsid w:val="00E30B2B"/>
    <w:rsid w:val="00E30B4D"/>
    <w:rsid w:val="00E31CDA"/>
    <w:rsid w:val="00E3208C"/>
    <w:rsid w:val="00E321D8"/>
    <w:rsid w:val="00E33A39"/>
    <w:rsid w:val="00E341D8"/>
    <w:rsid w:val="00E358CA"/>
    <w:rsid w:val="00E35EAE"/>
    <w:rsid w:val="00E35EF2"/>
    <w:rsid w:val="00E361DD"/>
    <w:rsid w:val="00E3645B"/>
    <w:rsid w:val="00E3650B"/>
    <w:rsid w:val="00E3672D"/>
    <w:rsid w:val="00E36AF2"/>
    <w:rsid w:val="00E37C45"/>
    <w:rsid w:val="00E400FE"/>
    <w:rsid w:val="00E403A0"/>
    <w:rsid w:val="00E40A22"/>
    <w:rsid w:val="00E40B3B"/>
    <w:rsid w:val="00E40D9C"/>
    <w:rsid w:val="00E41426"/>
    <w:rsid w:val="00E4184C"/>
    <w:rsid w:val="00E4186C"/>
    <w:rsid w:val="00E42169"/>
    <w:rsid w:val="00E42A09"/>
    <w:rsid w:val="00E42EE2"/>
    <w:rsid w:val="00E42F6A"/>
    <w:rsid w:val="00E432BE"/>
    <w:rsid w:val="00E4382C"/>
    <w:rsid w:val="00E43FEF"/>
    <w:rsid w:val="00E44C06"/>
    <w:rsid w:val="00E4508D"/>
    <w:rsid w:val="00E45121"/>
    <w:rsid w:val="00E45A0F"/>
    <w:rsid w:val="00E45C95"/>
    <w:rsid w:val="00E47F0C"/>
    <w:rsid w:val="00E50880"/>
    <w:rsid w:val="00E51D87"/>
    <w:rsid w:val="00E52837"/>
    <w:rsid w:val="00E52B26"/>
    <w:rsid w:val="00E53610"/>
    <w:rsid w:val="00E54257"/>
    <w:rsid w:val="00E545DA"/>
    <w:rsid w:val="00E548B4"/>
    <w:rsid w:val="00E54D68"/>
    <w:rsid w:val="00E551F8"/>
    <w:rsid w:val="00E558E8"/>
    <w:rsid w:val="00E55920"/>
    <w:rsid w:val="00E55930"/>
    <w:rsid w:val="00E55C3C"/>
    <w:rsid w:val="00E55F73"/>
    <w:rsid w:val="00E56970"/>
    <w:rsid w:val="00E56AC1"/>
    <w:rsid w:val="00E56BF7"/>
    <w:rsid w:val="00E56E70"/>
    <w:rsid w:val="00E5732B"/>
    <w:rsid w:val="00E57752"/>
    <w:rsid w:val="00E60299"/>
    <w:rsid w:val="00E602F4"/>
    <w:rsid w:val="00E6059F"/>
    <w:rsid w:val="00E60FC9"/>
    <w:rsid w:val="00E619F4"/>
    <w:rsid w:val="00E630F4"/>
    <w:rsid w:val="00E633A3"/>
    <w:rsid w:val="00E635D8"/>
    <w:rsid w:val="00E63962"/>
    <w:rsid w:val="00E63BB8"/>
    <w:rsid w:val="00E64687"/>
    <w:rsid w:val="00E6494B"/>
    <w:rsid w:val="00E64C84"/>
    <w:rsid w:val="00E653A4"/>
    <w:rsid w:val="00E65BAC"/>
    <w:rsid w:val="00E65FA3"/>
    <w:rsid w:val="00E66046"/>
    <w:rsid w:val="00E66374"/>
    <w:rsid w:val="00E66C79"/>
    <w:rsid w:val="00E674FC"/>
    <w:rsid w:val="00E67932"/>
    <w:rsid w:val="00E70C1D"/>
    <w:rsid w:val="00E7109B"/>
    <w:rsid w:val="00E715D7"/>
    <w:rsid w:val="00E71830"/>
    <w:rsid w:val="00E72487"/>
    <w:rsid w:val="00E727DA"/>
    <w:rsid w:val="00E72C15"/>
    <w:rsid w:val="00E72E33"/>
    <w:rsid w:val="00E72E4F"/>
    <w:rsid w:val="00E73EE9"/>
    <w:rsid w:val="00E74059"/>
    <w:rsid w:val="00E742DB"/>
    <w:rsid w:val="00E7484E"/>
    <w:rsid w:val="00E74EDE"/>
    <w:rsid w:val="00E75379"/>
    <w:rsid w:val="00E75625"/>
    <w:rsid w:val="00E7615A"/>
    <w:rsid w:val="00E77557"/>
    <w:rsid w:val="00E80151"/>
    <w:rsid w:val="00E807C8"/>
    <w:rsid w:val="00E80A99"/>
    <w:rsid w:val="00E814EB"/>
    <w:rsid w:val="00E81648"/>
    <w:rsid w:val="00E817CC"/>
    <w:rsid w:val="00E81847"/>
    <w:rsid w:val="00E81D0F"/>
    <w:rsid w:val="00E821E7"/>
    <w:rsid w:val="00E8376C"/>
    <w:rsid w:val="00E83D92"/>
    <w:rsid w:val="00E83F4C"/>
    <w:rsid w:val="00E84739"/>
    <w:rsid w:val="00E84B7B"/>
    <w:rsid w:val="00E85514"/>
    <w:rsid w:val="00E856D1"/>
    <w:rsid w:val="00E867F2"/>
    <w:rsid w:val="00E86E40"/>
    <w:rsid w:val="00E87D19"/>
    <w:rsid w:val="00E9036E"/>
    <w:rsid w:val="00E90A70"/>
    <w:rsid w:val="00E91153"/>
    <w:rsid w:val="00E92C11"/>
    <w:rsid w:val="00E92D29"/>
    <w:rsid w:val="00E93DD4"/>
    <w:rsid w:val="00E94ECC"/>
    <w:rsid w:val="00E950F5"/>
    <w:rsid w:val="00E95DEF"/>
    <w:rsid w:val="00E96047"/>
    <w:rsid w:val="00E965D4"/>
    <w:rsid w:val="00E965DD"/>
    <w:rsid w:val="00E967CD"/>
    <w:rsid w:val="00E96DB0"/>
    <w:rsid w:val="00E96EC3"/>
    <w:rsid w:val="00E972CB"/>
    <w:rsid w:val="00E97BE6"/>
    <w:rsid w:val="00E97F52"/>
    <w:rsid w:val="00EA05BD"/>
    <w:rsid w:val="00EA0C96"/>
    <w:rsid w:val="00EA0E3E"/>
    <w:rsid w:val="00EA0F77"/>
    <w:rsid w:val="00EA18A1"/>
    <w:rsid w:val="00EA1F62"/>
    <w:rsid w:val="00EA3433"/>
    <w:rsid w:val="00EA3B74"/>
    <w:rsid w:val="00EA446C"/>
    <w:rsid w:val="00EA4720"/>
    <w:rsid w:val="00EA4FA9"/>
    <w:rsid w:val="00EA56E9"/>
    <w:rsid w:val="00EA60A9"/>
    <w:rsid w:val="00EA6754"/>
    <w:rsid w:val="00EA6CEB"/>
    <w:rsid w:val="00EA7866"/>
    <w:rsid w:val="00EA7F9C"/>
    <w:rsid w:val="00EB062F"/>
    <w:rsid w:val="00EB112C"/>
    <w:rsid w:val="00EB1403"/>
    <w:rsid w:val="00EB15C5"/>
    <w:rsid w:val="00EB1F0A"/>
    <w:rsid w:val="00EB2463"/>
    <w:rsid w:val="00EB32D0"/>
    <w:rsid w:val="00EB3A7A"/>
    <w:rsid w:val="00EB3AE1"/>
    <w:rsid w:val="00EB3F4F"/>
    <w:rsid w:val="00EB40C5"/>
    <w:rsid w:val="00EB40D6"/>
    <w:rsid w:val="00EB431C"/>
    <w:rsid w:val="00EB4372"/>
    <w:rsid w:val="00EB479B"/>
    <w:rsid w:val="00EB5155"/>
    <w:rsid w:val="00EB5387"/>
    <w:rsid w:val="00EB583D"/>
    <w:rsid w:val="00EB6244"/>
    <w:rsid w:val="00EB6298"/>
    <w:rsid w:val="00EB62F1"/>
    <w:rsid w:val="00EB6807"/>
    <w:rsid w:val="00EB6F89"/>
    <w:rsid w:val="00EB7202"/>
    <w:rsid w:val="00EB7A76"/>
    <w:rsid w:val="00EC08E7"/>
    <w:rsid w:val="00EC0CB7"/>
    <w:rsid w:val="00EC10BD"/>
    <w:rsid w:val="00EC1641"/>
    <w:rsid w:val="00EC16F3"/>
    <w:rsid w:val="00EC2191"/>
    <w:rsid w:val="00EC315A"/>
    <w:rsid w:val="00EC320B"/>
    <w:rsid w:val="00EC3390"/>
    <w:rsid w:val="00EC34B1"/>
    <w:rsid w:val="00EC38A6"/>
    <w:rsid w:val="00EC4079"/>
    <w:rsid w:val="00EC42B4"/>
    <w:rsid w:val="00EC456F"/>
    <w:rsid w:val="00EC4921"/>
    <w:rsid w:val="00EC50AA"/>
    <w:rsid w:val="00EC5146"/>
    <w:rsid w:val="00EC5290"/>
    <w:rsid w:val="00EC579F"/>
    <w:rsid w:val="00EC612B"/>
    <w:rsid w:val="00EC616B"/>
    <w:rsid w:val="00EC635D"/>
    <w:rsid w:val="00EC7426"/>
    <w:rsid w:val="00ED00FE"/>
    <w:rsid w:val="00ED058B"/>
    <w:rsid w:val="00ED081F"/>
    <w:rsid w:val="00ED08E6"/>
    <w:rsid w:val="00ED1163"/>
    <w:rsid w:val="00ED1C46"/>
    <w:rsid w:val="00ED2122"/>
    <w:rsid w:val="00ED256E"/>
    <w:rsid w:val="00ED2FAB"/>
    <w:rsid w:val="00ED34F7"/>
    <w:rsid w:val="00ED5830"/>
    <w:rsid w:val="00EE06D6"/>
    <w:rsid w:val="00EE0909"/>
    <w:rsid w:val="00EE0BE9"/>
    <w:rsid w:val="00EE120D"/>
    <w:rsid w:val="00EE1B5B"/>
    <w:rsid w:val="00EE278D"/>
    <w:rsid w:val="00EE2FA1"/>
    <w:rsid w:val="00EE30D8"/>
    <w:rsid w:val="00EE452A"/>
    <w:rsid w:val="00EE495C"/>
    <w:rsid w:val="00EE4B8B"/>
    <w:rsid w:val="00EE4C02"/>
    <w:rsid w:val="00EE4DF8"/>
    <w:rsid w:val="00EE50FC"/>
    <w:rsid w:val="00EE5C3C"/>
    <w:rsid w:val="00EE5C8C"/>
    <w:rsid w:val="00EE67F3"/>
    <w:rsid w:val="00EE73A9"/>
    <w:rsid w:val="00EE77F0"/>
    <w:rsid w:val="00EF0671"/>
    <w:rsid w:val="00EF0ADB"/>
    <w:rsid w:val="00EF197A"/>
    <w:rsid w:val="00EF2389"/>
    <w:rsid w:val="00EF2675"/>
    <w:rsid w:val="00EF2847"/>
    <w:rsid w:val="00EF2AA6"/>
    <w:rsid w:val="00EF2F26"/>
    <w:rsid w:val="00EF3520"/>
    <w:rsid w:val="00EF4232"/>
    <w:rsid w:val="00EF4681"/>
    <w:rsid w:val="00EF4A51"/>
    <w:rsid w:val="00EF5BCA"/>
    <w:rsid w:val="00EF5CBA"/>
    <w:rsid w:val="00EF670D"/>
    <w:rsid w:val="00EF6854"/>
    <w:rsid w:val="00EF6A36"/>
    <w:rsid w:val="00EF6DE1"/>
    <w:rsid w:val="00EF70AE"/>
    <w:rsid w:val="00EF7737"/>
    <w:rsid w:val="00EF7D6F"/>
    <w:rsid w:val="00EF7F62"/>
    <w:rsid w:val="00F00213"/>
    <w:rsid w:val="00F002CB"/>
    <w:rsid w:val="00F0137C"/>
    <w:rsid w:val="00F01A5D"/>
    <w:rsid w:val="00F01C22"/>
    <w:rsid w:val="00F01EC6"/>
    <w:rsid w:val="00F029B3"/>
    <w:rsid w:val="00F02A63"/>
    <w:rsid w:val="00F034B5"/>
    <w:rsid w:val="00F03A56"/>
    <w:rsid w:val="00F04401"/>
    <w:rsid w:val="00F04A0D"/>
    <w:rsid w:val="00F04D45"/>
    <w:rsid w:val="00F04E04"/>
    <w:rsid w:val="00F050BA"/>
    <w:rsid w:val="00F0533F"/>
    <w:rsid w:val="00F06973"/>
    <w:rsid w:val="00F071FA"/>
    <w:rsid w:val="00F073E2"/>
    <w:rsid w:val="00F077F2"/>
    <w:rsid w:val="00F07854"/>
    <w:rsid w:val="00F0796C"/>
    <w:rsid w:val="00F07E93"/>
    <w:rsid w:val="00F07F2E"/>
    <w:rsid w:val="00F07FBF"/>
    <w:rsid w:val="00F10431"/>
    <w:rsid w:val="00F104FE"/>
    <w:rsid w:val="00F113A1"/>
    <w:rsid w:val="00F1156F"/>
    <w:rsid w:val="00F11C43"/>
    <w:rsid w:val="00F11DBF"/>
    <w:rsid w:val="00F11E70"/>
    <w:rsid w:val="00F11FD5"/>
    <w:rsid w:val="00F1208B"/>
    <w:rsid w:val="00F1216F"/>
    <w:rsid w:val="00F1217A"/>
    <w:rsid w:val="00F12F69"/>
    <w:rsid w:val="00F130E0"/>
    <w:rsid w:val="00F13AC0"/>
    <w:rsid w:val="00F15BC0"/>
    <w:rsid w:val="00F15BF4"/>
    <w:rsid w:val="00F16055"/>
    <w:rsid w:val="00F160D3"/>
    <w:rsid w:val="00F16633"/>
    <w:rsid w:val="00F16ABE"/>
    <w:rsid w:val="00F16B04"/>
    <w:rsid w:val="00F16BB5"/>
    <w:rsid w:val="00F16EA2"/>
    <w:rsid w:val="00F1780F"/>
    <w:rsid w:val="00F17CA7"/>
    <w:rsid w:val="00F20698"/>
    <w:rsid w:val="00F20E2D"/>
    <w:rsid w:val="00F22827"/>
    <w:rsid w:val="00F229EB"/>
    <w:rsid w:val="00F22D98"/>
    <w:rsid w:val="00F22E9A"/>
    <w:rsid w:val="00F22F22"/>
    <w:rsid w:val="00F23135"/>
    <w:rsid w:val="00F23A56"/>
    <w:rsid w:val="00F23DEE"/>
    <w:rsid w:val="00F24378"/>
    <w:rsid w:val="00F246E5"/>
    <w:rsid w:val="00F25089"/>
    <w:rsid w:val="00F250BA"/>
    <w:rsid w:val="00F2515A"/>
    <w:rsid w:val="00F259B9"/>
    <w:rsid w:val="00F25BF9"/>
    <w:rsid w:val="00F26B55"/>
    <w:rsid w:val="00F27508"/>
    <w:rsid w:val="00F27A9B"/>
    <w:rsid w:val="00F27E27"/>
    <w:rsid w:val="00F30E5B"/>
    <w:rsid w:val="00F30F27"/>
    <w:rsid w:val="00F30F74"/>
    <w:rsid w:val="00F3107C"/>
    <w:rsid w:val="00F31475"/>
    <w:rsid w:val="00F31611"/>
    <w:rsid w:val="00F3180A"/>
    <w:rsid w:val="00F31ED9"/>
    <w:rsid w:val="00F32A2D"/>
    <w:rsid w:val="00F33003"/>
    <w:rsid w:val="00F33184"/>
    <w:rsid w:val="00F331BF"/>
    <w:rsid w:val="00F337F8"/>
    <w:rsid w:val="00F33C14"/>
    <w:rsid w:val="00F33F90"/>
    <w:rsid w:val="00F33F93"/>
    <w:rsid w:val="00F340C3"/>
    <w:rsid w:val="00F344A6"/>
    <w:rsid w:val="00F345C4"/>
    <w:rsid w:val="00F34656"/>
    <w:rsid w:val="00F3477D"/>
    <w:rsid w:val="00F34819"/>
    <w:rsid w:val="00F34FA8"/>
    <w:rsid w:val="00F34FF5"/>
    <w:rsid w:val="00F355AF"/>
    <w:rsid w:val="00F358B5"/>
    <w:rsid w:val="00F35A9D"/>
    <w:rsid w:val="00F36200"/>
    <w:rsid w:val="00F3736A"/>
    <w:rsid w:val="00F37CBF"/>
    <w:rsid w:val="00F401FE"/>
    <w:rsid w:val="00F4146F"/>
    <w:rsid w:val="00F41A53"/>
    <w:rsid w:val="00F41B8E"/>
    <w:rsid w:val="00F424AE"/>
    <w:rsid w:val="00F426EB"/>
    <w:rsid w:val="00F42D70"/>
    <w:rsid w:val="00F42DB1"/>
    <w:rsid w:val="00F4365E"/>
    <w:rsid w:val="00F439C7"/>
    <w:rsid w:val="00F43BAA"/>
    <w:rsid w:val="00F4434F"/>
    <w:rsid w:val="00F445BA"/>
    <w:rsid w:val="00F446A1"/>
    <w:rsid w:val="00F45166"/>
    <w:rsid w:val="00F454E6"/>
    <w:rsid w:val="00F45C7A"/>
    <w:rsid w:val="00F45E5E"/>
    <w:rsid w:val="00F464CE"/>
    <w:rsid w:val="00F504AA"/>
    <w:rsid w:val="00F50A9B"/>
    <w:rsid w:val="00F5162C"/>
    <w:rsid w:val="00F5166F"/>
    <w:rsid w:val="00F518B0"/>
    <w:rsid w:val="00F51FB8"/>
    <w:rsid w:val="00F524C1"/>
    <w:rsid w:val="00F52627"/>
    <w:rsid w:val="00F52C2C"/>
    <w:rsid w:val="00F53DDB"/>
    <w:rsid w:val="00F54038"/>
    <w:rsid w:val="00F540AA"/>
    <w:rsid w:val="00F546FD"/>
    <w:rsid w:val="00F55072"/>
    <w:rsid w:val="00F55355"/>
    <w:rsid w:val="00F55A5F"/>
    <w:rsid w:val="00F5682D"/>
    <w:rsid w:val="00F56F31"/>
    <w:rsid w:val="00F571FB"/>
    <w:rsid w:val="00F573EF"/>
    <w:rsid w:val="00F57E20"/>
    <w:rsid w:val="00F57F38"/>
    <w:rsid w:val="00F604BD"/>
    <w:rsid w:val="00F60F3E"/>
    <w:rsid w:val="00F6101C"/>
    <w:rsid w:val="00F61515"/>
    <w:rsid w:val="00F6175C"/>
    <w:rsid w:val="00F61A79"/>
    <w:rsid w:val="00F62944"/>
    <w:rsid w:val="00F6317A"/>
    <w:rsid w:val="00F632A1"/>
    <w:rsid w:val="00F6371B"/>
    <w:rsid w:val="00F6388B"/>
    <w:rsid w:val="00F638D4"/>
    <w:rsid w:val="00F638E4"/>
    <w:rsid w:val="00F63A13"/>
    <w:rsid w:val="00F63D18"/>
    <w:rsid w:val="00F63E8C"/>
    <w:rsid w:val="00F63EA5"/>
    <w:rsid w:val="00F647B1"/>
    <w:rsid w:val="00F64A9A"/>
    <w:rsid w:val="00F64D20"/>
    <w:rsid w:val="00F64F5D"/>
    <w:rsid w:val="00F653C9"/>
    <w:rsid w:val="00F654E8"/>
    <w:rsid w:val="00F66509"/>
    <w:rsid w:val="00F66F8C"/>
    <w:rsid w:val="00F67065"/>
    <w:rsid w:val="00F6792A"/>
    <w:rsid w:val="00F67A79"/>
    <w:rsid w:val="00F67D87"/>
    <w:rsid w:val="00F700E5"/>
    <w:rsid w:val="00F704F7"/>
    <w:rsid w:val="00F70529"/>
    <w:rsid w:val="00F7064F"/>
    <w:rsid w:val="00F71063"/>
    <w:rsid w:val="00F71394"/>
    <w:rsid w:val="00F71BD4"/>
    <w:rsid w:val="00F71E40"/>
    <w:rsid w:val="00F72915"/>
    <w:rsid w:val="00F73044"/>
    <w:rsid w:val="00F732F8"/>
    <w:rsid w:val="00F73E41"/>
    <w:rsid w:val="00F74587"/>
    <w:rsid w:val="00F74997"/>
    <w:rsid w:val="00F74FF0"/>
    <w:rsid w:val="00F752D2"/>
    <w:rsid w:val="00F75426"/>
    <w:rsid w:val="00F754AE"/>
    <w:rsid w:val="00F75C2A"/>
    <w:rsid w:val="00F75DE8"/>
    <w:rsid w:val="00F76061"/>
    <w:rsid w:val="00F768C7"/>
    <w:rsid w:val="00F76DBF"/>
    <w:rsid w:val="00F771E2"/>
    <w:rsid w:val="00F77302"/>
    <w:rsid w:val="00F7790E"/>
    <w:rsid w:val="00F77C1B"/>
    <w:rsid w:val="00F77F06"/>
    <w:rsid w:val="00F80246"/>
    <w:rsid w:val="00F803FF"/>
    <w:rsid w:val="00F808AF"/>
    <w:rsid w:val="00F80E22"/>
    <w:rsid w:val="00F812B2"/>
    <w:rsid w:val="00F8144D"/>
    <w:rsid w:val="00F81463"/>
    <w:rsid w:val="00F81583"/>
    <w:rsid w:val="00F81BF2"/>
    <w:rsid w:val="00F82994"/>
    <w:rsid w:val="00F8303A"/>
    <w:rsid w:val="00F83333"/>
    <w:rsid w:val="00F83576"/>
    <w:rsid w:val="00F84185"/>
    <w:rsid w:val="00F85263"/>
    <w:rsid w:val="00F856B6"/>
    <w:rsid w:val="00F85E51"/>
    <w:rsid w:val="00F860A7"/>
    <w:rsid w:val="00F861B8"/>
    <w:rsid w:val="00F8658F"/>
    <w:rsid w:val="00F875BD"/>
    <w:rsid w:val="00F8770A"/>
    <w:rsid w:val="00F87775"/>
    <w:rsid w:val="00F87D3B"/>
    <w:rsid w:val="00F87E24"/>
    <w:rsid w:val="00F90232"/>
    <w:rsid w:val="00F91AAE"/>
    <w:rsid w:val="00F91CEF"/>
    <w:rsid w:val="00F92226"/>
    <w:rsid w:val="00F92241"/>
    <w:rsid w:val="00F922BC"/>
    <w:rsid w:val="00F925DE"/>
    <w:rsid w:val="00F92DA2"/>
    <w:rsid w:val="00F93447"/>
    <w:rsid w:val="00F936E0"/>
    <w:rsid w:val="00F9371B"/>
    <w:rsid w:val="00F93C37"/>
    <w:rsid w:val="00F94BA2"/>
    <w:rsid w:val="00F95497"/>
    <w:rsid w:val="00F95B2D"/>
    <w:rsid w:val="00F95B31"/>
    <w:rsid w:val="00F95DA0"/>
    <w:rsid w:val="00F96194"/>
    <w:rsid w:val="00F96567"/>
    <w:rsid w:val="00F968D1"/>
    <w:rsid w:val="00F9717A"/>
    <w:rsid w:val="00F97561"/>
    <w:rsid w:val="00F97654"/>
    <w:rsid w:val="00F97DB2"/>
    <w:rsid w:val="00F97E31"/>
    <w:rsid w:val="00F97E72"/>
    <w:rsid w:val="00FA0383"/>
    <w:rsid w:val="00FA205F"/>
    <w:rsid w:val="00FA2489"/>
    <w:rsid w:val="00FA2598"/>
    <w:rsid w:val="00FA2B41"/>
    <w:rsid w:val="00FA2CA2"/>
    <w:rsid w:val="00FA3342"/>
    <w:rsid w:val="00FA3477"/>
    <w:rsid w:val="00FA39EC"/>
    <w:rsid w:val="00FA3B73"/>
    <w:rsid w:val="00FA40AD"/>
    <w:rsid w:val="00FA45FB"/>
    <w:rsid w:val="00FA4CA9"/>
    <w:rsid w:val="00FA4F78"/>
    <w:rsid w:val="00FA5362"/>
    <w:rsid w:val="00FA5C3A"/>
    <w:rsid w:val="00FA6256"/>
    <w:rsid w:val="00FA6683"/>
    <w:rsid w:val="00FA6BD8"/>
    <w:rsid w:val="00FA6F51"/>
    <w:rsid w:val="00FA74A6"/>
    <w:rsid w:val="00FA77A7"/>
    <w:rsid w:val="00FA7FA6"/>
    <w:rsid w:val="00FB0480"/>
    <w:rsid w:val="00FB0879"/>
    <w:rsid w:val="00FB0AF8"/>
    <w:rsid w:val="00FB1213"/>
    <w:rsid w:val="00FB1509"/>
    <w:rsid w:val="00FB1741"/>
    <w:rsid w:val="00FB181A"/>
    <w:rsid w:val="00FB21E3"/>
    <w:rsid w:val="00FB25F4"/>
    <w:rsid w:val="00FB2AF2"/>
    <w:rsid w:val="00FB2B87"/>
    <w:rsid w:val="00FB3D66"/>
    <w:rsid w:val="00FB4032"/>
    <w:rsid w:val="00FB432E"/>
    <w:rsid w:val="00FB4347"/>
    <w:rsid w:val="00FB49B2"/>
    <w:rsid w:val="00FB4FF3"/>
    <w:rsid w:val="00FB50D8"/>
    <w:rsid w:val="00FB52BF"/>
    <w:rsid w:val="00FB54B9"/>
    <w:rsid w:val="00FB55E3"/>
    <w:rsid w:val="00FB5AC8"/>
    <w:rsid w:val="00FB5F12"/>
    <w:rsid w:val="00FB7744"/>
    <w:rsid w:val="00FB7791"/>
    <w:rsid w:val="00FB7933"/>
    <w:rsid w:val="00FB7A80"/>
    <w:rsid w:val="00FB7AD0"/>
    <w:rsid w:val="00FC018C"/>
    <w:rsid w:val="00FC06A4"/>
    <w:rsid w:val="00FC148C"/>
    <w:rsid w:val="00FC1575"/>
    <w:rsid w:val="00FC15E5"/>
    <w:rsid w:val="00FC1EEF"/>
    <w:rsid w:val="00FC23DF"/>
    <w:rsid w:val="00FC27E3"/>
    <w:rsid w:val="00FC2977"/>
    <w:rsid w:val="00FC29D7"/>
    <w:rsid w:val="00FC2AF3"/>
    <w:rsid w:val="00FC2B6A"/>
    <w:rsid w:val="00FC3103"/>
    <w:rsid w:val="00FC37A8"/>
    <w:rsid w:val="00FC3B3F"/>
    <w:rsid w:val="00FC3B85"/>
    <w:rsid w:val="00FC3CE2"/>
    <w:rsid w:val="00FC3D57"/>
    <w:rsid w:val="00FC5AFB"/>
    <w:rsid w:val="00FC5BD8"/>
    <w:rsid w:val="00FC6973"/>
    <w:rsid w:val="00FC6A2B"/>
    <w:rsid w:val="00FD03AC"/>
    <w:rsid w:val="00FD0D47"/>
    <w:rsid w:val="00FD0ED5"/>
    <w:rsid w:val="00FD102E"/>
    <w:rsid w:val="00FD105C"/>
    <w:rsid w:val="00FD1139"/>
    <w:rsid w:val="00FD12BC"/>
    <w:rsid w:val="00FD1515"/>
    <w:rsid w:val="00FD1FDC"/>
    <w:rsid w:val="00FD28AD"/>
    <w:rsid w:val="00FD2AE1"/>
    <w:rsid w:val="00FD3133"/>
    <w:rsid w:val="00FD32F2"/>
    <w:rsid w:val="00FD3A66"/>
    <w:rsid w:val="00FD4407"/>
    <w:rsid w:val="00FD4A9C"/>
    <w:rsid w:val="00FD4E11"/>
    <w:rsid w:val="00FD59DB"/>
    <w:rsid w:val="00FD61F7"/>
    <w:rsid w:val="00FD6625"/>
    <w:rsid w:val="00FD67B8"/>
    <w:rsid w:val="00FD6989"/>
    <w:rsid w:val="00FD713A"/>
    <w:rsid w:val="00FD7F92"/>
    <w:rsid w:val="00FE0DBD"/>
    <w:rsid w:val="00FE10CD"/>
    <w:rsid w:val="00FE168A"/>
    <w:rsid w:val="00FE1DF9"/>
    <w:rsid w:val="00FE2032"/>
    <w:rsid w:val="00FE22C6"/>
    <w:rsid w:val="00FE270B"/>
    <w:rsid w:val="00FE2753"/>
    <w:rsid w:val="00FE30C0"/>
    <w:rsid w:val="00FE3417"/>
    <w:rsid w:val="00FE346D"/>
    <w:rsid w:val="00FE366C"/>
    <w:rsid w:val="00FE3BE4"/>
    <w:rsid w:val="00FE4368"/>
    <w:rsid w:val="00FE4D23"/>
    <w:rsid w:val="00FE4FFD"/>
    <w:rsid w:val="00FE5629"/>
    <w:rsid w:val="00FE572D"/>
    <w:rsid w:val="00FE5D76"/>
    <w:rsid w:val="00FE5E3D"/>
    <w:rsid w:val="00FE6158"/>
    <w:rsid w:val="00FE6298"/>
    <w:rsid w:val="00FE64A7"/>
    <w:rsid w:val="00FE655C"/>
    <w:rsid w:val="00FE67F8"/>
    <w:rsid w:val="00FE6C31"/>
    <w:rsid w:val="00FE73DA"/>
    <w:rsid w:val="00FE74A1"/>
    <w:rsid w:val="00FE776E"/>
    <w:rsid w:val="00FF152E"/>
    <w:rsid w:val="00FF189B"/>
    <w:rsid w:val="00FF1B03"/>
    <w:rsid w:val="00FF1B98"/>
    <w:rsid w:val="00FF1FA6"/>
    <w:rsid w:val="00FF26FC"/>
    <w:rsid w:val="00FF2A0B"/>
    <w:rsid w:val="00FF4616"/>
    <w:rsid w:val="00FF47B3"/>
    <w:rsid w:val="00FF4F0F"/>
    <w:rsid w:val="00FF52DE"/>
    <w:rsid w:val="00FF66BC"/>
    <w:rsid w:val="00FF693C"/>
    <w:rsid w:val="00FF7AB9"/>
    <w:rsid w:val="00FF7ADB"/>
    <w:rsid w:val="00FF7B1E"/>
    <w:rsid w:val="00FF7F8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472457"/>
  <w15:docId w15:val="{1CED3474-F8A0-4AFF-AF36-2D8196A47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305B"/>
    <w:pPr>
      <w:spacing w:after="160" w:line="360" w:lineRule="auto"/>
      <w:ind w:firstLine="340"/>
      <w:jc w:val="both"/>
    </w:pPr>
    <w:rPr>
      <w:rFonts w:ascii="Arial" w:hAnsi="Arial"/>
      <w:sz w:val="22"/>
      <w:szCs w:val="22"/>
      <w:lang w:eastAsia="en-US"/>
    </w:rPr>
  </w:style>
  <w:style w:type="paragraph" w:styleId="Ttulo1">
    <w:name w:val="heading 1"/>
    <w:basedOn w:val="Normal"/>
    <w:next w:val="Normal"/>
    <w:link w:val="Ttulo1Car"/>
    <w:uiPriority w:val="9"/>
    <w:qFormat/>
    <w:rsid w:val="008C234F"/>
    <w:pPr>
      <w:keepNext/>
      <w:numPr>
        <w:numId w:val="2"/>
      </w:numPr>
      <w:tabs>
        <w:tab w:val="left" w:pos="2155"/>
      </w:tabs>
      <w:spacing w:before="3000" w:after="600" w:line="240" w:lineRule="auto"/>
      <w:ind w:left="0" w:firstLine="0"/>
      <w:jc w:val="left"/>
      <w:outlineLvl w:val="0"/>
    </w:pPr>
    <w:rPr>
      <w:rFonts w:ascii="Arial Black" w:eastAsia="Times New Roman" w:hAnsi="Arial Black"/>
      <w:b/>
      <w:bCs/>
      <w:kern w:val="32"/>
      <w:sz w:val="72"/>
      <w:szCs w:val="32"/>
      <w:lang w:eastAsia="es-ES"/>
    </w:rPr>
  </w:style>
  <w:style w:type="paragraph" w:styleId="Ttulo2">
    <w:name w:val="heading 2"/>
    <w:basedOn w:val="Normal"/>
    <w:next w:val="Normal"/>
    <w:link w:val="Ttulo2Car"/>
    <w:uiPriority w:val="9"/>
    <w:unhideWhenUsed/>
    <w:qFormat/>
    <w:rsid w:val="00F76DBF"/>
    <w:pPr>
      <w:keepNext/>
      <w:numPr>
        <w:ilvl w:val="1"/>
        <w:numId w:val="2"/>
      </w:numPr>
      <w:tabs>
        <w:tab w:val="left" w:pos="851"/>
      </w:tabs>
      <w:spacing w:before="360"/>
      <w:jc w:val="left"/>
      <w:outlineLvl w:val="1"/>
    </w:pPr>
    <w:rPr>
      <w:rFonts w:ascii="Verdana" w:eastAsia="Times New Roman" w:hAnsi="Verdana"/>
      <w:b/>
      <w:bCs/>
      <w:iCs/>
      <w:sz w:val="32"/>
      <w:szCs w:val="28"/>
    </w:rPr>
  </w:style>
  <w:style w:type="paragraph" w:styleId="Ttulo3">
    <w:name w:val="heading 3"/>
    <w:basedOn w:val="Normal"/>
    <w:next w:val="Normal"/>
    <w:link w:val="Ttulo3Car"/>
    <w:uiPriority w:val="9"/>
    <w:unhideWhenUsed/>
    <w:qFormat/>
    <w:rsid w:val="00D40701"/>
    <w:pPr>
      <w:keepNext/>
      <w:numPr>
        <w:ilvl w:val="2"/>
        <w:numId w:val="2"/>
      </w:numPr>
      <w:tabs>
        <w:tab w:val="left" w:pos="907"/>
      </w:tabs>
      <w:spacing w:before="160"/>
      <w:ind w:left="0" w:firstLine="0"/>
      <w:jc w:val="left"/>
      <w:outlineLvl w:val="2"/>
    </w:pPr>
    <w:rPr>
      <w:rFonts w:ascii="Verdana" w:eastAsia="Times New Roman" w:hAnsi="Verdana"/>
      <w:b/>
      <w:bCs/>
      <w:sz w:val="28"/>
      <w:szCs w:val="26"/>
      <w:lang w:val="en-US"/>
    </w:rPr>
  </w:style>
  <w:style w:type="paragraph" w:styleId="Ttulo4">
    <w:name w:val="heading 4"/>
    <w:basedOn w:val="Prrafodelista"/>
    <w:next w:val="Normal"/>
    <w:link w:val="Ttulo4Car"/>
    <w:uiPriority w:val="9"/>
    <w:unhideWhenUsed/>
    <w:qFormat/>
    <w:rsid w:val="004B252F"/>
    <w:pPr>
      <w:numPr>
        <w:ilvl w:val="3"/>
        <w:numId w:val="43"/>
      </w:numPr>
      <w:spacing w:before="160"/>
      <w:ind w:left="0" w:firstLine="0"/>
      <w:outlineLvl w:val="3"/>
    </w:pPr>
    <w:rPr>
      <w:rFonts w:ascii="Verdana" w:hAnsi="Verdana"/>
      <w:b/>
      <w:sz w:val="24"/>
      <w:szCs w:val="24"/>
      <w:lang w:eastAsia="es-ES"/>
    </w:rPr>
  </w:style>
  <w:style w:type="paragraph" w:styleId="Ttulo5">
    <w:name w:val="heading 5"/>
    <w:basedOn w:val="Normal"/>
    <w:next w:val="Normal"/>
    <w:link w:val="Ttulo5Car"/>
    <w:uiPriority w:val="9"/>
    <w:unhideWhenUsed/>
    <w:qFormat/>
    <w:rsid w:val="00BD65A7"/>
    <w:pPr>
      <w:numPr>
        <w:ilvl w:val="4"/>
        <w:numId w:val="2"/>
      </w:numPr>
      <w:spacing w:before="240" w:after="60"/>
      <w:ind w:left="0" w:firstLine="0"/>
      <w:outlineLvl w:val="4"/>
    </w:pPr>
    <w:rPr>
      <w:rFonts w:ascii="Verdana" w:eastAsia="Times New Roman" w:hAnsi="Verdana"/>
      <w:b/>
      <w:bCs/>
      <w:i/>
      <w:iCs/>
      <w:sz w:val="24"/>
      <w:szCs w:val="26"/>
    </w:rPr>
  </w:style>
  <w:style w:type="paragraph" w:styleId="Ttulo6">
    <w:name w:val="heading 6"/>
    <w:basedOn w:val="Normal"/>
    <w:next w:val="Normal"/>
    <w:link w:val="Ttulo6Car"/>
    <w:uiPriority w:val="9"/>
    <w:unhideWhenUsed/>
    <w:qFormat/>
    <w:rsid w:val="00BD65A7"/>
    <w:pPr>
      <w:numPr>
        <w:ilvl w:val="5"/>
        <w:numId w:val="2"/>
      </w:numPr>
      <w:spacing w:before="240" w:after="60"/>
      <w:ind w:left="0" w:firstLine="0"/>
      <w:outlineLvl w:val="5"/>
    </w:pPr>
    <w:rPr>
      <w:rFonts w:ascii="Verdana" w:eastAsia="Times New Roman" w:hAnsi="Verdana"/>
      <w:b/>
      <w:bCs/>
    </w:rPr>
  </w:style>
  <w:style w:type="paragraph" w:styleId="Ttulo7">
    <w:name w:val="heading 7"/>
    <w:basedOn w:val="Normal"/>
    <w:next w:val="Normal"/>
    <w:link w:val="Ttulo7Car"/>
    <w:uiPriority w:val="9"/>
    <w:semiHidden/>
    <w:unhideWhenUsed/>
    <w:qFormat/>
    <w:rsid w:val="00045131"/>
    <w:pPr>
      <w:numPr>
        <w:ilvl w:val="6"/>
        <w:numId w:val="2"/>
      </w:numPr>
      <w:spacing w:before="240" w:after="60"/>
      <w:outlineLvl w:val="6"/>
    </w:pPr>
    <w:rPr>
      <w:rFonts w:ascii="Calibri" w:eastAsia="Times New Roman" w:hAnsi="Calibri"/>
      <w:sz w:val="24"/>
      <w:szCs w:val="24"/>
    </w:rPr>
  </w:style>
  <w:style w:type="paragraph" w:styleId="Ttulo8">
    <w:name w:val="heading 8"/>
    <w:basedOn w:val="Normal"/>
    <w:next w:val="Normal"/>
    <w:link w:val="Ttulo8Car"/>
    <w:uiPriority w:val="9"/>
    <w:semiHidden/>
    <w:unhideWhenUsed/>
    <w:qFormat/>
    <w:rsid w:val="00045131"/>
    <w:pPr>
      <w:numPr>
        <w:ilvl w:val="7"/>
        <w:numId w:val="2"/>
      </w:numPr>
      <w:spacing w:before="240" w:after="60"/>
      <w:outlineLvl w:val="7"/>
    </w:pPr>
    <w:rPr>
      <w:rFonts w:ascii="Calibri" w:eastAsia="Times New Roman" w:hAnsi="Calibri"/>
      <w:i/>
      <w:iCs/>
      <w:sz w:val="24"/>
      <w:szCs w:val="24"/>
    </w:rPr>
  </w:style>
  <w:style w:type="paragraph" w:styleId="Ttulo9">
    <w:name w:val="heading 9"/>
    <w:basedOn w:val="Normal"/>
    <w:next w:val="Normal"/>
    <w:link w:val="Ttulo9Car"/>
    <w:uiPriority w:val="9"/>
    <w:semiHidden/>
    <w:unhideWhenUsed/>
    <w:qFormat/>
    <w:rsid w:val="00045131"/>
    <w:pPr>
      <w:numPr>
        <w:ilvl w:val="8"/>
        <w:numId w:val="2"/>
      </w:numPr>
      <w:spacing w:before="240" w:after="60"/>
      <w:outlineLvl w:val="8"/>
    </w:pPr>
    <w:rPr>
      <w:rFonts w:ascii="Calibri Light" w:eastAsia="Times New Roman" w:hAnsi="Calibri Light"/>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6196B"/>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16196B"/>
    <w:rPr>
      <w:rFonts w:ascii="Tahoma" w:hAnsi="Tahoma" w:cs="Tahoma"/>
      <w:sz w:val="16"/>
      <w:szCs w:val="16"/>
    </w:rPr>
  </w:style>
  <w:style w:type="character" w:customStyle="1" w:styleId="Ttulo1Car">
    <w:name w:val="Título 1 Car"/>
    <w:link w:val="Ttulo1"/>
    <w:uiPriority w:val="9"/>
    <w:rsid w:val="008C234F"/>
    <w:rPr>
      <w:rFonts w:ascii="Arial Black" w:eastAsia="Times New Roman" w:hAnsi="Arial Black"/>
      <w:b/>
      <w:bCs/>
      <w:kern w:val="32"/>
      <w:sz w:val="72"/>
      <w:szCs w:val="32"/>
    </w:rPr>
  </w:style>
  <w:style w:type="character" w:customStyle="1" w:styleId="Ttulo2Car">
    <w:name w:val="Título 2 Car"/>
    <w:link w:val="Ttulo2"/>
    <w:uiPriority w:val="9"/>
    <w:rsid w:val="00F76DBF"/>
    <w:rPr>
      <w:rFonts w:ascii="Verdana" w:eastAsia="Times New Roman" w:hAnsi="Verdana"/>
      <w:b/>
      <w:bCs/>
      <w:iCs/>
      <w:sz w:val="32"/>
      <w:szCs w:val="28"/>
      <w:lang w:eastAsia="en-US"/>
    </w:rPr>
  </w:style>
  <w:style w:type="character" w:customStyle="1" w:styleId="Ttulo3Car">
    <w:name w:val="Título 3 Car"/>
    <w:link w:val="Ttulo3"/>
    <w:uiPriority w:val="9"/>
    <w:rsid w:val="00D40701"/>
    <w:rPr>
      <w:rFonts w:ascii="Verdana" w:eastAsia="Times New Roman" w:hAnsi="Verdana"/>
      <w:b/>
      <w:bCs/>
      <w:sz w:val="28"/>
      <w:szCs w:val="26"/>
      <w:lang w:val="en-US" w:eastAsia="en-US"/>
    </w:rPr>
  </w:style>
  <w:style w:type="character" w:customStyle="1" w:styleId="Ttulo4Car">
    <w:name w:val="Título 4 Car"/>
    <w:link w:val="Ttulo4"/>
    <w:uiPriority w:val="9"/>
    <w:rsid w:val="004B252F"/>
    <w:rPr>
      <w:rFonts w:ascii="Verdana" w:hAnsi="Verdana"/>
      <w:b/>
      <w:sz w:val="24"/>
      <w:szCs w:val="24"/>
    </w:rPr>
  </w:style>
  <w:style w:type="character" w:customStyle="1" w:styleId="Ttulo5Car">
    <w:name w:val="Título 5 Car"/>
    <w:link w:val="Ttulo5"/>
    <w:uiPriority w:val="9"/>
    <w:rsid w:val="00BD65A7"/>
    <w:rPr>
      <w:rFonts w:ascii="Verdana" w:eastAsia="Times New Roman" w:hAnsi="Verdana"/>
      <w:b/>
      <w:bCs/>
      <w:i/>
      <w:iCs/>
      <w:sz w:val="24"/>
      <w:szCs w:val="26"/>
      <w:lang w:eastAsia="en-US"/>
    </w:rPr>
  </w:style>
  <w:style w:type="character" w:customStyle="1" w:styleId="Ttulo6Car">
    <w:name w:val="Título 6 Car"/>
    <w:link w:val="Ttulo6"/>
    <w:uiPriority w:val="9"/>
    <w:rsid w:val="00BD65A7"/>
    <w:rPr>
      <w:rFonts w:ascii="Verdana" w:eastAsia="Times New Roman" w:hAnsi="Verdana"/>
      <w:b/>
      <w:bCs/>
      <w:sz w:val="22"/>
      <w:szCs w:val="22"/>
      <w:lang w:eastAsia="en-US"/>
    </w:rPr>
  </w:style>
  <w:style w:type="character" w:customStyle="1" w:styleId="Ttulo7Car">
    <w:name w:val="Título 7 Car"/>
    <w:link w:val="Ttulo7"/>
    <w:uiPriority w:val="9"/>
    <w:semiHidden/>
    <w:rsid w:val="00045131"/>
    <w:rPr>
      <w:rFonts w:ascii="Calibri" w:eastAsia="Times New Roman" w:hAnsi="Calibri" w:cs="Times New Roman"/>
      <w:sz w:val="24"/>
      <w:szCs w:val="24"/>
      <w:lang w:eastAsia="en-US"/>
    </w:rPr>
  </w:style>
  <w:style w:type="character" w:customStyle="1" w:styleId="Ttulo8Car">
    <w:name w:val="Título 8 Car"/>
    <w:link w:val="Ttulo8"/>
    <w:uiPriority w:val="9"/>
    <w:semiHidden/>
    <w:rsid w:val="00045131"/>
    <w:rPr>
      <w:rFonts w:ascii="Calibri" w:eastAsia="Times New Roman" w:hAnsi="Calibri" w:cs="Times New Roman"/>
      <w:i/>
      <w:iCs/>
      <w:sz w:val="24"/>
      <w:szCs w:val="24"/>
      <w:lang w:eastAsia="en-US"/>
    </w:rPr>
  </w:style>
  <w:style w:type="character" w:customStyle="1" w:styleId="Ttulo9Car">
    <w:name w:val="Título 9 Car"/>
    <w:link w:val="Ttulo9"/>
    <w:uiPriority w:val="9"/>
    <w:semiHidden/>
    <w:rsid w:val="00045131"/>
    <w:rPr>
      <w:rFonts w:ascii="Calibri Light" w:eastAsia="Times New Roman" w:hAnsi="Calibri Light" w:cs="Times New Roman"/>
      <w:sz w:val="22"/>
      <w:szCs w:val="22"/>
      <w:lang w:eastAsia="en-US"/>
    </w:rPr>
  </w:style>
  <w:style w:type="paragraph" w:customStyle="1" w:styleId="Titulos">
    <w:name w:val="Titulos"/>
    <w:basedOn w:val="Normal"/>
    <w:next w:val="Normal"/>
    <w:link w:val="TitulosCar"/>
    <w:qFormat/>
    <w:rsid w:val="0026416D"/>
    <w:pPr>
      <w:spacing w:before="240" w:after="240"/>
    </w:pPr>
    <w:rPr>
      <w:rFonts w:ascii="Calibri Light" w:hAnsi="Calibri Light"/>
      <w:color w:val="2F5496"/>
      <w:sz w:val="36"/>
      <w:lang w:val="en-US" w:eastAsia="es-ES"/>
    </w:rPr>
  </w:style>
  <w:style w:type="paragraph" w:styleId="TtuloTDC">
    <w:name w:val="TOC Heading"/>
    <w:basedOn w:val="Ttulo1"/>
    <w:next w:val="Normal"/>
    <w:uiPriority w:val="39"/>
    <w:unhideWhenUsed/>
    <w:qFormat/>
    <w:rsid w:val="00B43190"/>
    <w:pPr>
      <w:keepLines/>
      <w:numPr>
        <w:numId w:val="0"/>
      </w:numPr>
      <w:spacing w:after="0" w:line="259" w:lineRule="auto"/>
      <w:outlineLvl w:val="9"/>
    </w:pPr>
    <w:rPr>
      <w:bCs w:val="0"/>
      <w:kern w:val="0"/>
      <w:sz w:val="32"/>
    </w:rPr>
  </w:style>
  <w:style w:type="character" w:customStyle="1" w:styleId="TitulosCar">
    <w:name w:val="Titulos Car"/>
    <w:link w:val="Titulos"/>
    <w:rsid w:val="0026416D"/>
    <w:rPr>
      <w:rFonts w:ascii="Calibri Light" w:hAnsi="Calibri Light"/>
      <w:color w:val="2F5496"/>
      <w:sz w:val="36"/>
      <w:szCs w:val="22"/>
      <w:lang w:val="en-US"/>
    </w:rPr>
  </w:style>
  <w:style w:type="paragraph" w:styleId="TDC1">
    <w:name w:val="toc 1"/>
    <w:basedOn w:val="Normal"/>
    <w:next w:val="Normal"/>
    <w:autoRedefine/>
    <w:uiPriority w:val="39"/>
    <w:unhideWhenUsed/>
    <w:rsid w:val="001C129B"/>
    <w:pPr>
      <w:spacing w:after="120"/>
      <w:ind w:firstLine="0"/>
    </w:pPr>
  </w:style>
  <w:style w:type="paragraph" w:styleId="TDC2">
    <w:name w:val="toc 2"/>
    <w:basedOn w:val="Normal"/>
    <w:next w:val="Normal"/>
    <w:autoRedefine/>
    <w:uiPriority w:val="39"/>
    <w:unhideWhenUsed/>
    <w:rsid w:val="001C129B"/>
    <w:pPr>
      <w:spacing w:after="120"/>
      <w:ind w:left="221" w:firstLine="0"/>
    </w:pPr>
  </w:style>
  <w:style w:type="character" w:styleId="Hipervnculo">
    <w:name w:val="Hyperlink"/>
    <w:uiPriority w:val="99"/>
    <w:unhideWhenUsed/>
    <w:rsid w:val="00B43190"/>
    <w:rPr>
      <w:color w:val="0563C1"/>
      <w:u w:val="single"/>
    </w:rPr>
  </w:style>
  <w:style w:type="paragraph" w:styleId="Encabezado">
    <w:name w:val="header"/>
    <w:basedOn w:val="Normal"/>
    <w:link w:val="EncabezadoCar"/>
    <w:uiPriority w:val="99"/>
    <w:unhideWhenUsed/>
    <w:rsid w:val="00243811"/>
    <w:pPr>
      <w:tabs>
        <w:tab w:val="center" w:pos="4419"/>
        <w:tab w:val="right" w:pos="8838"/>
      </w:tabs>
    </w:pPr>
  </w:style>
  <w:style w:type="character" w:customStyle="1" w:styleId="EncabezadoCar">
    <w:name w:val="Encabezado Car"/>
    <w:link w:val="Encabezado"/>
    <w:uiPriority w:val="99"/>
    <w:rsid w:val="00243811"/>
    <w:rPr>
      <w:rFonts w:ascii="Arial" w:hAnsi="Arial"/>
      <w:sz w:val="22"/>
      <w:szCs w:val="22"/>
      <w:lang w:eastAsia="en-US"/>
    </w:rPr>
  </w:style>
  <w:style w:type="paragraph" w:styleId="Piedepgina">
    <w:name w:val="footer"/>
    <w:basedOn w:val="Normal"/>
    <w:link w:val="PiedepginaCar"/>
    <w:uiPriority w:val="99"/>
    <w:unhideWhenUsed/>
    <w:rsid w:val="00243811"/>
    <w:pPr>
      <w:tabs>
        <w:tab w:val="center" w:pos="4419"/>
        <w:tab w:val="right" w:pos="8838"/>
      </w:tabs>
    </w:pPr>
  </w:style>
  <w:style w:type="character" w:customStyle="1" w:styleId="PiedepginaCar">
    <w:name w:val="Pie de página Car"/>
    <w:link w:val="Piedepgina"/>
    <w:uiPriority w:val="99"/>
    <w:rsid w:val="00243811"/>
    <w:rPr>
      <w:rFonts w:ascii="Arial" w:hAnsi="Arial"/>
      <w:sz w:val="22"/>
      <w:szCs w:val="22"/>
      <w:lang w:eastAsia="en-US"/>
    </w:rPr>
  </w:style>
  <w:style w:type="paragraph" w:customStyle="1" w:styleId="Citaprrafo">
    <w:name w:val="Cita párrafo"/>
    <w:basedOn w:val="Normal"/>
    <w:qFormat/>
    <w:rsid w:val="00545F7B"/>
    <w:pPr>
      <w:ind w:left="708"/>
    </w:pPr>
    <w:rPr>
      <w:sz w:val="20"/>
      <w:lang w:val="en-US" w:eastAsia="es-ES"/>
    </w:rPr>
  </w:style>
  <w:style w:type="table" w:styleId="Tablaconcuadrcula">
    <w:name w:val="Table Grid"/>
    <w:basedOn w:val="Tablanormal"/>
    <w:uiPriority w:val="39"/>
    <w:rsid w:val="005765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6746C"/>
    <w:pPr>
      <w:spacing w:before="100" w:beforeAutospacing="1" w:after="100" w:afterAutospacing="1" w:line="240" w:lineRule="auto"/>
      <w:jc w:val="left"/>
    </w:pPr>
    <w:rPr>
      <w:rFonts w:ascii="Times New Roman" w:eastAsia="Times New Roman" w:hAnsi="Times New Roman"/>
      <w:sz w:val="24"/>
      <w:szCs w:val="24"/>
      <w:lang w:eastAsia="es-ES"/>
    </w:rPr>
  </w:style>
  <w:style w:type="paragraph" w:styleId="Bibliografa">
    <w:name w:val="Bibliography"/>
    <w:basedOn w:val="Normal"/>
    <w:next w:val="Normal"/>
    <w:uiPriority w:val="37"/>
    <w:unhideWhenUsed/>
    <w:rsid w:val="00467135"/>
    <w:pPr>
      <w:tabs>
        <w:tab w:val="left" w:pos="454"/>
      </w:tabs>
      <w:spacing w:after="120" w:line="240" w:lineRule="auto"/>
      <w:ind w:left="454" w:hanging="454"/>
      <w:jc w:val="left"/>
    </w:pPr>
  </w:style>
  <w:style w:type="paragraph" w:styleId="Descripcin">
    <w:name w:val="caption"/>
    <w:basedOn w:val="Normal"/>
    <w:next w:val="Normal"/>
    <w:uiPriority w:val="35"/>
    <w:unhideWhenUsed/>
    <w:qFormat/>
    <w:rsid w:val="004B252F"/>
    <w:pPr>
      <w:ind w:firstLine="0"/>
      <w:jc w:val="center"/>
    </w:pPr>
    <w:rPr>
      <w:rFonts w:ascii="Verdana" w:hAnsi="Verdana"/>
      <w:bCs/>
      <w:i/>
      <w:sz w:val="20"/>
      <w:szCs w:val="20"/>
    </w:rPr>
  </w:style>
  <w:style w:type="table" w:customStyle="1" w:styleId="Tabladecuadrcula3-nfasis11">
    <w:name w:val="Tabla de cuadrícula 3 - Énfasis 11"/>
    <w:basedOn w:val="Tablanormal"/>
    <w:uiPriority w:val="48"/>
    <w:rsid w:val="00D1422D"/>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9E2F3"/>
      </w:tcPr>
    </w:tblStylePr>
    <w:tblStylePr w:type="band1Horz">
      <w:tblPr/>
      <w:tcPr>
        <w:shd w:val="clear" w:color="auto" w:fill="D9E2F3"/>
      </w:tcPr>
    </w:tblStylePr>
    <w:tblStylePr w:type="neCell">
      <w:tblPr/>
      <w:tcPr>
        <w:tcBorders>
          <w:bottom w:val="single" w:sz="4" w:space="0" w:color="8EAADB"/>
        </w:tcBorders>
      </w:tcPr>
    </w:tblStylePr>
    <w:tblStylePr w:type="nwCell">
      <w:tblPr/>
      <w:tcPr>
        <w:tcBorders>
          <w:bottom w:val="single" w:sz="4" w:space="0" w:color="8EAADB"/>
        </w:tcBorders>
      </w:tcPr>
    </w:tblStylePr>
    <w:tblStylePr w:type="seCell">
      <w:tblPr/>
      <w:tcPr>
        <w:tcBorders>
          <w:top w:val="single" w:sz="4" w:space="0" w:color="8EAADB"/>
        </w:tcBorders>
      </w:tcPr>
    </w:tblStylePr>
    <w:tblStylePr w:type="swCell">
      <w:tblPr/>
      <w:tcPr>
        <w:tcBorders>
          <w:top w:val="single" w:sz="4" w:space="0" w:color="8EAADB"/>
        </w:tcBorders>
      </w:tcPr>
    </w:tblStylePr>
  </w:style>
  <w:style w:type="character" w:styleId="Textoennegrita">
    <w:name w:val="Strong"/>
    <w:uiPriority w:val="22"/>
    <w:qFormat/>
    <w:rsid w:val="00210E23"/>
    <w:rPr>
      <w:b/>
      <w:bCs/>
    </w:rPr>
  </w:style>
  <w:style w:type="paragraph" w:styleId="TDC3">
    <w:name w:val="toc 3"/>
    <w:basedOn w:val="Normal"/>
    <w:next w:val="Normal"/>
    <w:autoRedefine/>
    <w:uiPriority w:val="39"/>
    <w:unhideWhenUsed/>
    <w:rsid w:val="001A4076"/>
    <w:pPr>
      <w:ind w:left="440"/>
    </w:pPr>
  </w:style>
  <w:style w:type="table" w:customStyle="1" w:styleId="Tabladecuadrcula3-nfasis51">
    <w:name w:val="Tabla de cuadrícula 3 - Énfasis 51"/>
    <w:basedOn w:val="Tablanormal"/>
    <w:uiPriority w:val="48"/>
    <w:rsid w:val="00351CBA"/>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bottom w:val="single" w:sz="4" w:space="0" w:color="9CC2E5"/>
        </w:tcBorders>
      </w:tcPr>
    </w:tblStylePr>
    <w:tblStylePr w:type="nwCell">
      <w:tblPr/>
      <w:tcPr>
        <w:tcBorders>
          <w:bottom w:val="single" w:sz="4" w:space="0" w:color="9CC2E5"/>
        </w:tcBorders>
      </w:tcPr>
    </w:tblStylePr>
    <w:tblStylePr w:type="seCell">
      <w:tblPr/>
      <w:tcPr>
        <w:tcBorders>
          <w:top w:val="single" w:sz="4" w:space="0" w:color="9CC2E5"/>
        </w:tcBorders>
      </w:tcPr>
    </w:tblStylePr>
    <w:tblStylePr w:type="swCell">
      <w:tblPr/>
      <w:tcPr>
        <w:tcBorders>
          <w:top w:val="single" w:sz="4" w:space="0" w:color="9CC2E5"/>
        </w:tcBorders>
      </w:tcPr>
    </w:tblStylePr>
  </w:style>
  <w:style w:type="paragraph" w:styleId="Tabladeilustraciones">
    <w:name w:val="table of figures"/>
    <w:basedOn w:val="Normal"/>
    <w:next w:val="Normal"/>
    <w:uiPriority w:val="99"/>
    <w:unhideWhenUsed/>
    <w:rsid w:val="001C129B"/>
    <w:pPr>
      <w:spacing w:after="120"/>
      <w:ind w:firstLine="0"/>
    </w:pPr>
  </w:style>
  <w:style w:type="table" w:customStyle="1" w:styleId="Tabladecuadrcula2-nfasis11">
    <w:name w:val="Tabla de cuadrícula 2 - Énfasis 11"/>
    <w:basedOn w:val="Tablanormal"/>
    <w:uiPriority w:val="47"/>
    <w:rsid w:val="00351CBA"/>
    <w:tblPr>
      <w:tblStyleRowBandSize w:val="1"/>
      <w:tblStyleColBandSize w:val="1"/>
      <w:tblBorders>
        <w:top w:val="single" w:sz="2" w:space="0" w:color="8EAADB"/>
        <w:bottom w:val="single" w:sz="2" w:space="0" w:color="8EAADB"/>
        <w:insideH w:val="single" w:sz="2" w:space="0" w:color="8EAADB"/>
        <w:insideV w:val="single" w:sz="2" w:space="0" w:color="8EAADB"/>
      </w:tblBorders>
    </w:tblPr>
    <w:tblStylePr w:type="firstRow">
      <w:rPr>
        <w:b/>
        <w:bCs/>
      </w:rPr>
      <w:tblPr/>
      <w:tcPr>
        <w:tcBorders>
          <w:top w:val="nil"/>
          <w:bottom w:val="single" w:sz="12" w:space="0" w:color="8EAADB"/>
          <w:insideH w:val="nil"/>
          <w:insideV w:val="nil"/>
        </w:tcBorders>
        <w:shd w:val="clear" w:color="auto" w:fill="FFFFFF"/>
      </w:tcPr>
    </w:tblStylePr>
    <w:tblStylePr w:type="lastRow">
      <w:rPr>
        <w:b/>
        <w:bCs/>
      </w:rPr>
      <w:tblPr/>
      <w:tcPr>
        <w:tcBorders>
          <w:top w:val="double" w:sz="2" w:space="0" w:color="8EAADB"/>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character" w:customStyle="1" w:styleId="Mencinsinresolver1">
    <w:name w:val="Mención sin resolver1"/>
    <w:uiPriority w:val="99"/>
    <w:semiHidden/>
    <w:unhideWhenUsed/>
    <w:rsid w:val="002D38D2"/>
    <w:rPr>
      <w:color w:val="808080"/>
      <w:shd w:val="clear" w:color="auto" w:fill="E6E6E6"/>
    </w:rPr>
  </w:style>
  <w:style w:type="table" w:customStyle="1" w:styleId="Tabladecuadrcula4-nfasis11">
    <w:name w:val="Tabla de cuadrícula 4 - Énfasis 11"/>
    <w:basedOn w:val="Tablanormal"/>
    <w:uiPriority w:val="49"/>
    <w:rsid w:val="001C086E"/>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paragraph" w:styleId="Prrafodelista">
    <w:name w:val="List Paragraph"/>
    <w:basedOn w:val="Normal"/>
    <w:uiPriority w:val="34"/>
    <w:qFormat/>
    <w:rsid w:val="00363FB4"/>
    <w:pPr>
      <w:ind w:left="708"/>
    </w:pPr>
  </w:style>
  <w:style w:type="character" w:styleId="Textodelmarcadordeposicin">
    <w:name w:val="Placeholder Text"/>
    <w:uiPriority w:val="99"/>
    <w:semiHidden/>
    <w:rsid w:val="009B73FA"/>
    <w:rPr>
      <w:color w:val="808080"/>
    </w:rPr>
  </w:style>
  <w:style w:type="table" w:styleId="Tablaconcuadrcula7concolores-nfasis1">
    <w:name w:val="Grid Table 7 Colorful Accent 1"/>
    <w:basedOn w:val="Tablanormal"/>
    <w:uiPriority w:val="52"/>
    <w:rsid w:val="008C0F2B"/>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aconcuadrcula3-nfasis1">
    <w:name w:val="Grid Table 3 Accent 1"/>
    <w:basedOn w:val="Tablanormal"/>
    <w:uiPriority w:val="48"/>
    <w:rsid w:val="008C0F2B"/>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character" w:customStyle="1" w:styleId="a-size-large">
    <w:name w:val="a-size-large"/>
    <w:basedOn w:val="Fuentedeprrafopredeter"/>
    <w:rsid w:val="00CE2FFA"/>
  </w:style>
  <w:style w:type="table" w:styleId="Tablaconcuadrcula6concolores-nfasis1">
    <w:name w:val="Grid Table 6 Colorful Accent 1"/>
    <w:basedOn w:val="Tablanormal"/>
    <w:uiPriority w:val="51"/>
    <w:rsid w:val="001741A1"/>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5oscura-nfasis1">
    <w:name w:val="Grid Table 5 Dark Accent 1"/>
    <w:basedOn w:val="Tablanormal"/>
    <w:uiPriority w:val="50"/>
    <w:rsid w:val="005C146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customStyle="1" w:styleId="Ecuacionesindice">
    <w:name w:val="Ecuaciones_indice"/>
    <w:basedOn w:val="Normal"/>
    <w:next w:val="Normal"/>
    <w:autoRedefine/>
    <w:rsid w:val="001C28C1"/>
    <w:pPr>
      <w:numPr>
        <w:numId w:val="41"/>
      </w:numPr>
      <w:spacing w:after="240"/>
      <w:ind w:left="0" w:firstLine="0"/>
    </w:pPr>
    <w:rPr>
      <w:rFonts w:eastAsia="Times New Roman"/>
      <w:szCs w:val="24"/>
      <w:lang w:eastAsia="es-ES"/>
    </w:rPr>
  </w:style>
  <w:style w:type="paragraph" w:customStyle="1" w:styleId="Ttulo0">
    <w:name w:val="Título 0"/>
    <w:basedOn w:val="Ttulo1"/>
    <w:qFormat/>
    <w:rsid w:val="008C234F"/>
    <w:pPr>
      <w:numPr>
        <w:numId w:val="0"/>
      </w:numPr>
    </w:pPr>
    <w:rPr>
      <w:sz w:val="68"/>
    </w:rPr>
  </w:style>
  <w:style w:type="paragraph" w:customStyle="1" w:styleId="Referencias">
    <w:name w:val="Referencias"/>
    <w:basedOn w:val="Normal"/>
    <w:rsid w:val="00C22EDC"/>
    <w:pPr>
      <w:numPr>
        <w:numId w:val="42"/>
      </w:numPr>
      <w:spacing w:after="240"/>
    </w:pPr>
    <w:rPr>
      <w:rFonts w:eastAsia="Times New Roman"/>
      <w:szCs w:val="24"/>
      <w:lang w:val="en-GB" w:eastAsia="es-ES"/>
    </w:rPr>
  </w:style>
  <w:style w:type="paragraph" w:customStyle="1" w:styleId="Figura">
    <w:name w:val="Figura"/>
    <w:basedOn w:val="Normal"/>
    <w:qFormat/>
    <w:rsid w:val="00BD65A7"/>
    <w:pPr>
      <w:ind w:firstLine="0"/>
      <w:jc w:val="center"/>
    </w:pPr>
    <w:rPr>
      <w:lang w:eastAsia="es-ES"/>
    </w:rPr>
  </w:style>
  <w:style w:type="paragraph" w:customStyle="1" w:styleId="Tabla">
    <w:name w:val="Tabla"/>
    <w:basedOn w:val="Figura"/>
    <w:qFormat/>
    <w:rsid w:val="00D0402F"/>
    <w:pPr>
      <w:spacing w:after="0"/>
    </w:pPr>
  </w:style>
  <w:style w:type="paragraph" w:customStyle="1" w:styleId="Ecuaciones">
    <w:name w:val="Ecuaciones"/>
    <w:basedOn w:val="Normal"/>
    <w:next w:val="Normal"/>
    <w:autoRedefine/>
    <w:rsid w:val="00392BAE"/>
    <w:pPr>
      <w:tabs>
        <w:tab w:val="center" w:pos="4320"/>
        <w:tab w:val="right" w:pos="8460"/>
      </w:tabs>
      <w:spacing w:after="240"/>
      <w:ind w:firstLine="709"/>
    </w:pPr>
    <w:rPr>
      <w:rFonts w:eastAsia="Times New Roman"/>
      <w:iCs/>
      <w:szCs w:val="24"/>
      <w:lang w:eastAsia="es-ES"/>
    </w:rPr>
  </w:style>
  <w:style w:type="paragraph" w:customStyle="1" w:styleId="Enumeracin">
    <w:name w:val="Enumeración"/>
    <w:basedOn w:val="Prrafodelista"/>
    <w:qFormat/>
    <w:rsid w:val="00594930"/>
    <w:pPr>
      <w:numPr>
        <w:numId w:val="44"/>
      </w:numPr>
    </w:pPr>
    <w:rPr>
      <w:lang w:eastAsia="es-ES"/>
    </w:rPr>
  </w:style>
  <w:style w:type="paragraph" w:customStyle="1" w:styleId="Enumeracin1">
    <w:name w:val="Enumeración 1"/>
    <w:basedOn w:val="Prrafodelista"/>
    <w:qFormat/>
    <w:rsid w:val="00594930"/>
    <w:pPr>
      <w:numPr>
        <w:numId w:val="45"/>
      </w:numPr>
    </w:pPr>
    <w:rPr>
      <w:lang w:eastAsia="es-ES"/>
    </w:rPr>
  </w:style>
  <w:style w:type="paragraph" w:styleId="Textocomentario">
    <w:name w:val="annotation text"/>
    <w:basedOn w:val="Normal"/>
    <w:link w:val="TextocomentarioCar"/>
    <w:uiPriority w:val="99"/>
    <w:unhideWhenUsed/>
    <w:rsid w:val="005506D3"/>
    <w:pPr>
      <w:spacing w:line="240" w:lineRule="auto"/>
      <w:ind w:firstLine="0"/>
      <w:jc w:val="left"/>
    </w:pPr>
    <w:rPr>
      <w:rFonts w:asciiTheme="minorHAnsi" w:eastAsiaTheme="minorHAnsi" w:hAnsiTheme="minorHAnsi" w:cstheme="minorBidi"/>
      <w:sz w:val="20"/>
      <w:szCs w:val="20"/>
    </w:rPr>
  </w:style>
  <w:style w:type="character" w:customStyle="1" w:styleId="TextocomentarioCar">
    <w:name w:val="Texto comentario Car"/>
    <w:basedOn w:val="Fuentedeprrafopredeter"/>
    <w:link w:val="Textocomentario"/>
    <w:uiPriority w:val="99"/>
    <w:rsid w:val="005506D3"/>
    <w:rPr>
      <w:rFonts w:asciiTheme="minorHAnsi" w:eastAsiaTheme="minorHAnsi" w:hAnsiTheme="minorHAnsi" w:cstheme="minorBidi"/>
      <w:lang w:eastAsia="en-US"/>
    </w:rPr>
  </w:style>
  <w:style w:type="character" w:styleId="Refdecomentario">
    <w:name w:val="annotation reference"/>
    <w:basedOn w:val="Fuentedeprrafopredeter"/>
    <w:uiPriority w:val="99"/>
    <w:semiHidden/>
    <w:unhideWhenUsed/>
    <w:rsid w:val="005506D3"/>
    <w:rPr>
      <w:sz w:val="16"/>
      <w:szCs w:val="16"/>
    </w:rPr>
  </w:style>
  <w:style w:type="paragraph" w:styleId="Asuntodelcomentario">
    <w:name w:val="annotation subject"/>
    <w:basedOn w:val="Textocomentario"/>
    <w:next w:val="Textocomentario"/>
    <w:link w:val="AsuntodelcomentarioCar"/>
    <w:uiPriority w:val="99"/>
    <w:semiHidden/>
    <w:unhideWhenUsed/>
    <w:rsid w:val="00071B55"/>
    <w:pPr>
      <w:ind w:firstLine="340"/>
      <w:jc w:val="both"/>
    </w:pPr>
    <w:rPr>
      <w:rFonts w:ascii="Arial" w:eastAsia="Calibri" w:hAnsi="Arial" w:cs="Times New Roman"/>
      <w:b/>
      <w:bCs/>
    </w:rPr>
  </w:style>
  <w:style w:type="character" w:customStyle="1" w:styleId="AsuntodelcomentarioCar">
    <w:name w:val="Asunto del comentario Car"/>
    <w:basedOn w:val="TextocomentarioCar"/>
    <w:link w:val="Asuntodelcomentario"/>
    <w:uiPriority w:val="99"/>
    <w:semiHidden/>
    <w:rsid w:val="00071B55"/>
    <w:rPr>
      <w:rFonts w:ascii="Arial" w:eastAsiaTheme="minorHAnsi" w:hAnsi="Arial" w:cstheme="minorBidi"/>
      <w:b/>
      <w:bCs/>
      <w:lang w:eastAsia="en-US"/>
    </w:rPr>
  </w:style>
  <w:style w:type="character" w:styleId="Mencinsinresolver">
    <w:name w:val="Unresolved Mention"/>
    <w:basedOn w:val="Fuentedeprrafopredeter"/>
    <w:uiPriority w:val="99"/>
    <w:semiHidden/>
    <w:unhideWhenUsed/>
    <w:rsid w:val="00855413"/>
    <w:rPr>
      <w:color w:val="605E5C"/>
      <w:shd w:val="clear" w:color="auto" w:fill="E1DFDD"/>
    </w:rPr>
  </w:style>
  <w:style w:type="paragraph" w:styleId="TDC4">
    <w:name w:val="toc 4"/>
    <w:basedOn w:val="Normal"/>
    <w:next w:val="Normal"/>
    <w:autoRedefine/>
    <w:uiPriority w:val="39"/>
    <w:unhideWhenUsed/>
    <w:rsid w:val="00F07FBF"/>
    <w:pPr>
      <w:spacing w:after="100"/>
      <w:ind w:left="660"/>
    </w:pPr>
  </w:style>
  <w:style w:type="table" w:styleId="Tablaconcuadrcula1clara">
    <w:name w:val="Grid Table 1 Light"/>
    <w:basedOn w:val="Tablanormal"/>
    <w:uiPriority w:val="46"/>
    <w:rsid w:val="007D13A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04727">
      <w:bodyDiv w:val="1"/>
      <w:marLeft w:val="0"/>
      <w:marRight w:val="0"/>
      <w:marTop w:val="0"/>
      <w:marBottom w:val="0"/>
      <w:divBdr>
        <w:top w:val="none" w:sz="0" w:space="0" w:color="auto"/>
        <w:left w:val="none" w:sz="0" w:space="0" w:color="auto"/>
        <w:bottom w:val="none" w:sz="0" w:space="0" w:color="auto"/>
        <w:right w:val="none" w:sz="0" w:space="0" w:color="auto"/>
      </w:divBdr>
    </w:div>
    <w:div w:id="4330738">
      <w:bodyDiv w:val="1"/>
      <w:marLeft w:val="0"/>
      <w:marRight w:val="0"/>
      <w:marTop w:val="0"/>
      <w:marBottom w:val="0"/>
      <w:divBdr>
        <w:top w:val="none" w:sz="0" w:space="0" w:color="auto"/>
        <w:left w:val="none" w:sz="0" w:space="0" w:color="auto"/>
        <w:bottom w:val="none" w:sz="0" w:space="0" w:color="auto"/>
        <w:right w:val="none" w:sz="0" w:space="0" w:color="auto"/>
      </w:divBdr>
    </w:div>
    <w:div w:id="10692876">
      <w:bodyDiv w:val="1"/>
      <w:marLeft w:val="0"/>
      <w:marRight w:val="0"/>
      <w:marTop w:val="0"/>
      <w:marBottom w:val="0"/>
      <w:divBdr>
        <w:top w:val="none" w:sz="0" w:space="0" w:color="auto"/>
        <w:left w:val="none" w:sz="0" w:space="0" w:color="auto"/>
        <w:bottom w:val="none" w:sz="0" w:space="0" w:color="auto"/>
        <w:right w:val="none" w:sz="0" w:space="0" w:color="auto"/>
      </w:divBdr>
    </w:div>
    <w:div w:id="10880259">
      <w:bodyDiv w:val="1"/>
      <w:marLeft w:val="0"/>
      <w:marRight w:val="0"/>
      <w:marTop w:val="0"/>
      <w:marBottom w:val="0"/>
      <w:divBdr>
        <w:top w:val="none" w:sz="0" w:space="0" w:color="auto"/>
        <w:left w:val="none" w:sz="0" w:space="0" w:color="auto"/>
        <w:bottom w:val="none" w:sz="0" w:space="0" w:color="auto"/>
        <w:right w:val="none" w:sz="0" w:space="0" w:color="auto"/>
      </w:divBdr>
    </w:div>
    <w:div w:id="13774930">
      <w:bodyDiv w:val="1"/>
      <w:marLeft w:val="0"/>
      <w:marRight w:val="0"/>
      <w:marTop w:val="0"/>
      <w:marBottom w:val="0"/>
      <w:divBdr>
        <w:top w:val="none" w:sz="0" w:space="0" w:color="auto"/>
        <w:left w:val="none" w:sz="0" w:space="0" w:color="auto"/>
        <w:bottom w:val="none" w:sz="0" w:space="0" w:color="auto"/>
        <w:right w:val="none" w:sz="0" w:space="0" w:color="auto"/>
      </w:divBdr>
    </w:div>
    <w:div w:id="17784292">
      <w:bodyDiv w:val="1"/>
      <w:marLeft w:val="0"/>
      <w:marRight w:val="0"/>
      <w:marTop w:val="0"/>
      <w:marBottom w:val="0"/>
      <w:divBdr>
        <w:top w:val="none" w:sz="0" w:space="0" w:color="auto"/>
        <w:left w:val="none" w:sz="0" w:space="0" w:color="auto"/>
        <w:bottom w:val="none" w:sz="0" w:space="0" w:color="auto"/>
        <w:right w:val="none" w:sz="0" w:space="0" w:color="auto"/>
      </w:divBdr>
    </w:div>
    <w:div w:id="18550968">
      <w:bodyDiv w:val="1"/>
      <w:marLeft w:val="0"/>
      <w:marRight w:val="0"/>
      <w:marTop w:val="0"/>
      <w:marBottom w:val="0"/>
      <w:divBdr>
        <w:top w:val="none" w:sz="0" w:space="0" w:color="auto"/>
        <w:left w:val="none" w:sz="0" w:space="0" w:color="auto"/>
        <w:bottom w:val="none" w:sz="0" w:space="0" w:color="auto"/>
        <w:right w:val="none" w:sz="0" w:space="0" w:color="auto"/>
      </w:divBdr>
    </w:div>
    <w:div w:id="22631070">
      <w:bodyDiv w:val="1"/>
      <w:marLeft w:val="0"/>
      <w:marRight w:val="0"/>
      <w:marTop w:val="0"/>
      <w:marBottom w:val="0"/>
      <w:divBdr>
        <w:top w:val="none" w:sz="0" w:space="0" w:color="auto"/>
        <w:left w:val="none" w:sz="0" w:space="0" w:color="auto"/>
        <w:bottom w:val="none" w:sz="0" w:space="0" w:color="auto"/>
        <w:right w:val="none" w:sz="0" w:space="0" w:color="auto"/>
      </w:divBdr>
    </w:div>
    <w:div w:id="22948075">
      <w:bodyDiv w:val="1"/>
      <w:marLeft w:val="0"/>
      <w:marRight w:val="0"/>
      <w:marTop w:val="0"/>
      <w:marBottom w:val="0"/>
      <w:divBdr>
        <w:top w:val="none" w:sz="0" w:space="0" w:color="auto"/>
        <w:left w:val="none" w:sz="0" w:space="0" w:color="auto"/>
        <w:bottom w:val="none" w:sz="0" w:space="0" w:color="auto"/>
        <w:right w:val="none" w:sz="0" w:space="0" w:color="auto"/>
      </w:divBdr>
    </w:div>
    <w:div w:id="25910542">
      <w:bodyDiv w:val="1"/>
      <w:marLeft w:val="0"/>
      <w:marRight w:val="0"/>
      <w:marTop w:val="0"/>
      <w:marBottom w:val="0"/>
      <w:divBdr>
        <w:top w:val="none" w:sz="0" w:space="0" w:color="auto"/>
        <w:left w:val="none" w:sz="0" w:space="0" w:color="auto"/>
        <w:bottom w:val="none" w:sz="0" w:space="0" w:color="auto"/>
        <w:right w:val="none" w:sz="0" w:space="0" w:color="auto"/>
      </w:divBdr>
    </w:div>
    <w:div w:id="28117787">
      <w:bodyDiv w:val="1"/>
      <w:marLeft w:val="0"/>
      <w:marRight w:val="0"/>
      <w:marTop w:val="0"/>
      <w:marBottom w:val="0"/>
      <w:divBdr>
        <w:top w:val="none" w:sz="0" w:space="0" w:color="auto"/>
        <w:left w:val="none" w:sz="0" w:space="0" w:color="auto"/>
        <w:bottom w:val="none" w:sz="0" w:space="0" w:color="auto"/>
        <w:right w:val="none" w:sz="0" w:space="0" w:color="auto"/>
      </w:divBdr>
    </w:div>
    <w:div w:id="41292852">
      <w:bodyDiv w:val="1"/>
      <w:marLeft w:val="0"/>
      <w:marRight w:val="0"/>
      <w:marTop w:val="0"/>
      <w:marBottom w:val="0"/>
      <w:divBdr>
        <w:top w:val="none" w:sz="0" w:space="0" w:color="auto"/>
        <w:left w:val="none" w:sz="0" w:space="0" w:color="auto"/>
        <w:bottom w:val="none" w:sz="0" w:space="0" w:color="auto"/>
        <w:right w:val="none" w:sz="0" w:space="0" w:color="auto"/>
      </w:divBdr>
    </w:div>
    <w:div w:id="43261182">
      <w:bodyDiv w:val="1"/>
      <w:marLeft w:val="0"/>
      <w:marRight w:val="0"/>
      <w:marTop w:val="0"/>
      <w:marBottom w:val="0"/>
      <w:divBdr>
        <w:top w:val="none" w:sz="0" w:space="0" w:color="auto"/>
        <w:left w:val="none" w:sz="0" w:space="0" w:color="auto"/>
        <w:bottom w:val="none" w:sz="0" w:space="0" w:color="auto"/>
        <w:right w:val="none" w:sz="0" w:space="0" w:color="auto"/>
      </w:divBdr>
    </w:div>
    <w:div w:id="49039445">
      <w:bodyDiv w:val="1"/>
      <w:marLeft w:val="0"/>
      <w:marRight w:val="0"/>
      <w:marTop w:val="0"/>
      <w:marBottom w:val="0"/>
      <w:divBdr>
        <w:top w:val="none" w:sz="0" w:space="0" w:color="auto"/>
        <w:left w:val="none" w:sz="0" w:space="0" w:color="auto"/>
        <w:bottom w:val="none" w:sz="0" w:space="0" w:color="auto"/>
        <w:right w:val="none" w:sz="0" w:space="0" w:color="auto"/>
      </w:divBdr>
    </w:div>
    <w:div w:id="60830584">
      <w:bodyDiv w:val="1"/>
      <w:marLeft w:val="0"/>
      <w:marRight w:val="0"/>
      <w:marTop w:val="0"/>
      <w:marBottom w:val="0"/>
      <w:divBdr>
        <w:top w:val="none" w:sz="0" w:space="0" w:color="auto"/>
        <w:left w:val="none" w:sz="0" w:space="0" w:color="auto"/>
        <w:bottom w:val="none" w:sz="0" w:space="0" w:color="auto"/>
        <w:right w:val="none" w:sz="0" w:space="0" w:color="auto"/>
      </w:divBdr>
    </w:div>
    <w:div w:id="63913898">
      <w:bodyDiv w:val="1"/>
      <w:marLeft w:val="0"/>
      <w:marRight w:val="0"/>
      <w:marTop w:val="0"/>
      <w:marBottom w:val="0"/>
      <w:divBdr>
        <w:top w:val="none" w:sz="0" w:space="0" w:color="auto"/>
        <w:left w:val="none" w:sz="0" w:space="0" w:color="auto"/>
        <w:bottom w:val="none" w:sz="0" w:space="0" w:color="auto"/>
        <w:right w:val="none" w:sz="0" w:space="0" w:color="auto"/>
      </w:divBdr>
    </w:div>
    <w:div w:id="66344394">
      <w:bodyDiv w:val="1"/>
      <w:marLeft w:val="0"/>
      <w:marRight w:val="0"/>
      <w:marTop w:val="0"/>
      <w:marBottom w:val="0"/>
      <w:divBdr>
        <w:top w:val="none" w:sz="0" w:space="0" w:color="auto"/>
        <w:left w:val="none" w:sz="0" w:space="0" w:color="auto"/>
        <w:bottom w:val="none" w:sz="0" w:space="0" w:color="auto"/>
        <w:right w:val="none" w:sz="0" w:space="0" w:color="auto"/>
      </w:divBdr>
    </w:div>
    <w:div w:id="68235118">
      <w:bodyDiv w:val="1"/>
      <w:marLeft w:val="0"/>
      <w:marRight w:val="0"/>
      <w:marTop w:val="0"/>
      <w:marBottom w:val="0"/>
      <w:divBdr>
        <w:top w:val="none" w:sz="0" w:space="0" w:color="auto"/>
        <w:left w:val="none" w:sz="0" w:space="0" w:color="auto"/>
        <w:bottom w:val="none" w:sz="0" w:space="0" w:color="auto"/>
        <w:right w:val="none" w:sz="0" w:space="0" w:color="auto"/>
      </w:divBdr>
    </w:div>
    <w:div w:id="71633122">
      <w:bodyDiv w:val="1"/>
      <w:marLeft w:val="0"/>
      <w:marRight w:val="0"/>
      <w:marTop w:val="0"/>
      <w:marBottom w:val="0"/>
      <w:divBdr>
        <w:top w:val="none" w:sz="0" w:space="0" w:color="auto"/>
        <w:left w:val="none" w:sz="0" w:space="0" w:color="auto"/>
        <w:bottom w:val="none" w:sz="0" w:space="0" w:color="auto"/>
        <w:right w:val="none" w:sz="0" w:space="0" w:color="auto"/>
      </w:divBdr>
      <w:divsChild>
        <w:div w:id="188030945">
          <w:marLeft w:val="0"/>
          <w:marRight w:val="0"/>
          <w:marTop w:val="0"/>
          <w:marBottom w:val="0"/>
          <w:divBdr>
            <w:top w:val="none" w:sz="0" w:space="0" w:color="auto"/>
            <w:left w:val="none" w:sz="0" w:space="0" w:color="auto"/>
            <w:bottom w:val="none" w:sz="0" w:space="0" w:color="auto"/>
            <w:right w:val="none" w:sz="0" w:space="0" w:color="auto"/>
          </w:divBdr>
        </w:div>
        <w:div w:id="193277119">
          <w:marLeft w:val="0"/>
          <w:marRight w:val="0"/>
          <w:marTop w:val="0"/>
          <w:marBottom w:val="0"/>
          <w:divBdr>
            <w:top w:val="none" w:sz="0" w:space="0" w:color="auto"/>
            <w:left w:val="none" w:sz="0" w:space="0" w:color="auto"/>
            <w:bottom w:val="none" w:sz="0" w:space="0" w:color="auto"/>
            <w:right w:val="none" w:sz="0" w:space="0" w:color="auto"/>
          </w:divBdr>
        </w:div>
        <w:div w:id="210701533">
          <w:marLeft w:val="0"/>
          <w:marRight w:val="0"/>
          <w:marTop w:val="0"/>
          <w:marBottom w:val="0"/>
          <w:divBdr>
            <w:top w:val="none" w:sz="0" w:space="0" w:color="auto"/>
            <w:left w:val="none" w:sz="0" w:space="0" w:color="auto"/>
            <w:bottom w:val="none" w:sz="0" w:space="0" w:color="auto"/>
            <w:right w:val="none" w:sz="0" w:space="0" w:color="auto"/>
          </w:divBdr>
        </w:div>
        <w:div w:id="409351710">
          <w:marLeft w:val="0"/>
          <w:marRight w:val="0"/>
          <w:marTop w:val="0"/>
          <w:marBottom w:val="0"/>
          <w:divBdr>
            <w:top w:val="none" w:sz="0" w:space="0" w:color="auto"/>
            <w:left w:val="none" w:sz="0" w:space="0" w:color="auto"/>
            <w:bottom w:val="none" w:sz="0" w:space="0" w:color="auto"/>
            <w:right w:val="none" w:sz="0" w:space="0" w:color="auto"/>
          </w:divBdr>
        </w:div>
        <w:div w:id="762995912">
          <w:marLeft w:val="0"/>
          <w:marRight w:val="0"/>
          <w:marTop w:val="0"/>
          <w:marBottom w:val="0"/>
          <w:divBdr>
            <w:top w:val="none" w:sz="0" w:space="0" w:color="auto"/>
            <w:left w:val="none" w:sz="0" w:space="0" w:color="auto"/>
            <w:bottom w:val="none" w:sz="0" w:space="0" w:color="auto"/>
            <w:right w:val="none" w:sz="0" w:space="0" w:color="auto"/>
          </w:divBdr>
        </w:div>
        <w:div w:id="783573566">
          <w:marLeft w:val="0"/>
          <w:marRight w:val="0"/>
          <w:marTop w:val="0"/>
          <w:marBottom w:val="0"/>
          <w:divBdr>
            <w:top w:val="none" w:sz="0" w:space="0" w:color="auto"/>
            <w:left w:val="none" w:sz="0" w:space="0" w:color="auto"/>
            <w:bottom w:val="none" w:sz="0" w:space="0" w:color="auto"/>
            <w:right w:val="none" w:sz="0" w:space="0" w:color="auto"/>
          </w:divBdr>
        </w:div>
        <w:div w:id="803546157">
          <w:marLeft w:val="0"/>
          <w:marRight w:val="0"/>
          <w:marTop w:val="0"/>
          <w:marBottom w:val="0"/>
          <w:divBdr>
            <w:top w:val="none" w:sz="0" w:space="0" w:color="auto"/>
            <w:left w:val="none" w:sz="0" w:space="0" w:color="auto"/>
            <w:bottom w:val="none" w:sz="0" w:space="0" w:color="auto"/>
            <w:right w:val="none" w:sz="0" w:space="0" w:color="auto"/>
          </w:divBdr>
        </w:div>
        <w:div w:id="1004743820">
          <w:marLeft w:val="0"/>
          <w:marRight w:val="0"/>
          <w:marTop w:val="0"/>
          <w:marBottom w:val="0"/>
          <w:divBdr>
            <w:top w:val="none" w:sz="0" w:space="0" w:color="auto"/>
            <w:left w:val="none" w:sz="0" w:space="0" w:color="auto"/>
            <w:bottom w:val="none" w:sz="0" w:space="0" w:color="auto"/>
            <w:right w:val="none" w:sz="0" w:space="0" w:color="auto"/>
          </w:divBdr>
        </w:div>
        <w:div w:id="1360428177">
          <w:marLeft w:val="0"/>
          <w:marRight w:val="0"/>
          <w:marTop w:val="0"/>
          <w:marBottom w:val="0"/>
          <w:divBdr>
            <w:top w:val="none" w:sz="0" w:space="0" w:color="auto"/>
            <w:left w:val="none" w:sz="0" w:space="0" w:color="auto"/>
            <w:bottom w:val="none" w:sz="0" w:space="0" w:color="auto"/>
            <w:right w:val="none" w:sz="0" w:space="0" w:color="auto"/>
          </w:divBdr>
        </w:div>
        <w:div w:id="1750617766">
          <w:marLeft w:val="0"/>
          <w:marRight w:val="0"/>
          <w:marTop w:val="0"/>
          <w:marBottom w:val="0"/>
          <w:divBdr>
            <w:top w:val="none" w:sz="0" w:space="0" w:color="auto"/>
            <w:left w:val="none" w:sz="0" w:space="0" w:color="auto"/>
            <w:bottom w:val="none" w:sz="0" w:space="0" w:color="auto"/>
            <w:right w:val="none" w:sz="0" w:space="0" w:color="auto"/>
          </w:divBdr>
        </w:div>
        <w:div w:id="1805807261">
          <w:marLeft w:val="0"/>
          <w:marRight w:val="0"/>
          <w:marTop w:val="0"/>
          <w:marBottom w:val="0"/>
          <w:divBdr>
            <w:top w:val="none" w:sz="0" w:space="0" w:color="auto"/>
            <w:left w:val="none" w:sz="0" w:space="0" w:color="auto"/>
            <w:bottom w:val="none" w:sz="0" w:space="0" w:color="auto"/>
            <w:right w:val="none" w:sz="0" w:space="0" w:color="auto"/>
          </w:divBdr>
        </w:div>
      </w:divsChild>
    </w:div>
    <w:div w:id="73087357">
      <w:bodyDiv w:val="1"/>
      <w:marLeft w:val="0"/>
      <w:marRight w:val="0"/>
      <w:marTop w:val="0"/>
      <w:marBottom w:val="0"/>
      <w:divBdr>
        <w:top w:val="none" w:sz="0" w:space="0" w:color="auto"/>
        <w:left w:val="none" w:sz="0" w:space="0" w:color="auto"/>
        <w:bottom w:val="none" w:sz="0" w:space="0" w:color="auto"/>
        <w:right w:val="none" w:sz="0" w:space="0" w:color="auto"/>
      </w:divBdr>
    </w:div>
    <w:div w:id="77211116">
      <w:bodyDiv w:val="1"/>
      <w:marLeft w:val="0"/>
      <w:marRight w:val="0"/>
      <w:marTop w:val="0"/>
      <w:marBottom w:val="0"/>
      <w:divBdr>
        <w:top w:val="none" w:sz="0" w:space="0" w:color="auto"/>
        <w:left w:val="none" w:sz="0" w:space="0" w:color="auto"/>
        <w:bottom w:val="none" w:sz="0" w:space="0" w:color="auto"/>
        <w:right w:val="none" w:sz="0" w:space="0" w:color="auto"/>
      </w:divBdr>
    </w:div>
    <w:div w:id="84500566">
      <w:bodyDiv w:val="1"/>
      <w:marLeft w:val="0"/>
      <w:marRight w:val="0"/>
      <w:marTop w:val="0"/>
      <w:marBottom w:val="0"/>
      <w:divBdr>
        <w:top w:val="none" w:sz="0" w:space="0" w:color="auto"/>
        <w:left w:val="none" w:sz="0" w:space="0" w:color="auto"/>
        <w:bottom w:val="none" w:sz="0" w:space="0" w:color="auto"/>
        <w:right w:val="none" w:sz="0" w:space="0" w:color="auto"/>
      </w:divBdr>
    </w:div>
    <w:div w:id="86972653">
      <w:bodyDiv w:val="1"/>
      <w:marLeft w:val="0"/>
      <w:marRight w:val="0"/>
      <w:marTop w:val="0"/>
      <w:marBottom w:val="0"/>
      <w:divBdr>
        <w:top w:val="none" w:sz="0" w:space="0" w:color="auto"/>
        <w:left w:val="none" w:sz="0" w:space="0" w:color="auto"/>
        <w:bottom w:val="none" w:sz="0" w:space="0" w:color="auto"/>
        <w:right w:val="none" w:sz="0" w:space="0" w:color="auto"/>
      </w:divBdr>
    </w:div>
    <w:div w:id="92628041">
      <w:bodyDiv w:val="1"/>
      <w:marLeft w:val="0"/>
      <w:marRight w:val="0"/>
      <w:marTop w:val="0"/>
      <w:marBottom w:val="0"/>
      <w:divBdr>
        <w:top w:val="none" w:sz="0" w:space="0" w:color="auto"/>
        <w:left w:val="none" w:sz="0" w:space="0" w:color="auto"/>
        <w:bottom w:val="none" w:sz="0" w:space="0" w:color="auto"/>
        <w:right w:val="none" w:sz="0" w:space="0" w:color="auto"/>
      </w:divBdr>
    </w:div>
    <w:div w:id="93327160">
      <w:bodyDiv w:val="1"/>
      <w:marLeft w:val="0"/>
      <w:marRight w:val="0"/>
      <w:marTop w:val="0"/>
      <w:marBottom w:val="0"/>
      <w:divBdr>
        <w:top w:val="none" w:sz="0" w:space="0" w:color="auto"/>
        <w:left w:val="none" w:sz="0" w:space="0" w:color="auto"/>
        <w:bottom w:val="none" w:sz="0" w:space="0" w:color="auto"/>
        <w:right w:val="none" w:sz="0" w:space="0" w:color="auto"/>
      </w:divBdr>
    </w:div>
    <w:div w:id="97877727">
      <w:bodyDiv w:val="1"/>
      <w:marLeft w:val="0"/>
      <w:marRight w:val="0"/>
      <w:marTop w:val="0"/>
      <w:marBottom w:val="0"/>
      <w:divBdr>
        <w:top w:val="none" w:sz="0" w:space="0" w:color="auto"/>
        <w:left w:val="none" w:sz="0" w:space="0" w:color="auto"/>
        <w:bottom w:val="none" w:sz="0" w:space="0" w:color="auto"/>
        <w:right w:val="none" w:sz="0" w:space="0" w:color="auto"/>
      </w:divBdr>
    </w:div>
    <w:div w:id="102460501">
      <w:bodyDiv w:val="1"/>
      <w:marLeft w:val="0"/>
      <w:marRight w:val="0"/>
      <w:marTop w:val="0"/>
      <w:marBottom w:val="0"/>
      <w:divBdr>
        <w:top w:val="none" w:sz="0" w:space="0" w:color="auto"/>
        <w:left w:val="none" w:sz="0" w:space="0" w:color="auto"/>
        <w:bottom w:val="none" w:sz="0" w:space="0" w:color="auto"/>
        <w:right w:val="none" w:sz="0" w:space="0" w:color="auto"/>
      </w:divBdr>
    </w:div>
    <w:div w:id="116720730">
      <w:bodyDiv w:val="1"/>
      <w:marLeft w:val="0"/>
      <w:marRight w:val="0"/>
      <w:marTop w:val="0"/>
      <w:marBottom w:val="0"/>
      <w:divBdr>
        <w:top w:val="none" w:sz="0" w:space="0" w:color="auto"/>
        <w:left w:val="none" w:sz="0" w:space="0" w:color="auto"/>
        <w:bottom w:val="none" w:sz="0" w:space="0" w:color="auto"/>
        <w:right w:val="none" w:sz="0" w:space="0" w:color="auto"/>
      </w:divBdr>
    </w:div>
    <w:div w:id="120343031">
      <w:bodyDiv w:val="1"/>
      <w:marLeft w:val="0"/>
      <w:marRight w:val="0"/>
      <w:marTop w:val="0"/>
      <w:marBottom w:val="0"/>
      <w:divBdr>
        <w:top w:val="none" w:sz="0" w:space="0" w:color="auto"/>
        <w:left w:val="none" w:sz="0" w:space="0" w:color="auto"/>
        <w:bottom w:val="none" w:sz="0" w:space="0" w:color="auto"/>
        <w:right w:val="none" w:sz="0" w:space="0" w:color="auto"/>
      </w:divBdr>
    </w:div>
    <w:div w:id="120419200">
      <w:bodyDiv w:val="1"/>
      <w:marLeft w:val="0"/>
      <w:marRight w:val="0"/>
      <w:marTop w:val="0"/>
      <w:marBottom w:val="0"/>
      <w:divBdr>
        <w:top w:val="none" w:sz="0" w:space="0" w:color="auto"/>
        <w:left w:val="none" w:sz="0" w:space="0" w:color="auto"/>
        <w:bottom w:val="none" w:sz="0" w:space="0" w:color="auto"/>
        <w:right w:val="none" w:sz="0" w:space="0" w:color="auto"/>
      </w:divBdr>
    </w:div>
    <w:div w:id="123231618">
      <w:bodyDiv w:val="1"/>
      <w:marLeft w:val="0"/>
      <w:marRight w:val="0"/>
      <w:marTop w:val="0"/>
      <w:marBottom w:val="0"/>
      <w:divBdr>
        <w:top w:val="none" w:sz="0" w:space="0" w:color="auto"/>
        <w:left w:val="none" w:sz="0" w:space="0" w:color="auto"/>
        <w:bottom w:val="none" w:sz="0" w:space="0" w:color="auto"/>
        <w:right w:val="none" w:sz="0" w:space="0" w:color="auto"/>
      </w:divBdr>
    </w:div>
    <w:div w:id="124347742">
      <w:bodyDiv w:val="1"/>
      <w:marLeft w:val="0"/>
      <w:marRight w:val="0"/>
      <w:marTop w:val="0"/>
      <w:marBottom w:val="0"/>
      <w:divBdr>
        <w:top w:val="none" w:sz="0" w:space="0" w:color="auto"/>
        <w:left w:val="none" w:sz="0" w:space="0" w:color="auto"/>
        <w:bottom w:val="none" w:sz="0" w:space="0" w:color="auto"/>
        <w:right w:val="none" w:sz="0" w:space="0" w:color="auto"/>
      </w:divBdr>
    </w:div>
    <w:div w:id="135418799">
      <w:bodyDiv w:val="1"/>
      <w:marLeft w:val="0"/>
      <w:marRight w:val="0"/>
      <w:marTop w:val="0"/>
      <w:marBottom w:val="0"/>
      <w:divBdr>
        <w:top w:val="none" w:sz="0" w:space="0" w:color="auto"/>
        <w:left w:val="none" w:sz="0" w:space="0" w:color="auto"/>
        <w:bottom w:val="none" w:sz="0" w:space="0" w:color="auto"/>
        <w:right w:val="none" w:sz="0" w:space="0" w:color="auto"/>
      </w:divBdr>
    </w:div>
    <w:div w:id="136458714">
      <w:bodyDiv w:val="1"/>
      <w:marLeft w:val="0"/>
      <w:marRight w:val="0"/>
      <w:marTop w:val="0"/>
      <w:marBottom w:val="0"/>
      <w:divBdr>
        <w:top w:val="none" w:sz="0" w:space="0" w:color="auto"/>
        <w:left w:val="none" w:sz="0" w:space="0" w:color="auto"/>
        <w:bottom w:val="none" w:sz="0" w:space="0" w:color="auto"/>
        <w:right w:val="none" w:sz="0" w:space="0" w:color="auto"/>
      </w:divBdr>
    </w:div>
    <w:div w:id="137770097">
      <w:bodyDiv w:val="1"/>
      <w:marLeft w:val="0"/>
      <w:marRight w:val="0"/>
      <w:marTop w:val="0"/>
      <w:marBottom w:val="0"/>
      <w:divBdr>
        <w:top w:val="none" w:sz="0" w:space="0" w:color="auto"/>
        <w:left w:val="none" w:sz="0" w:space="0" w:color="auto"/>
        <w:bottom w:val="none" w:sz="0" w:space="0" w:color="auto"/>
        <w:right w:val="none" w:sz="0" w:space="0" w:color="auto"/>
      </w:divBdr>
    </w:div>
    <w:div w:id="142739273">
      <w:bodyDiv w:val="1"/>
      <w:marLeft w:val="0"/>
      <w:marRight w:val="0"/>
      <w:marTop w:val="0"/>
      <w:marBottom w:val="0"/>
      <w:divBdr>
        <w:top w:val="none" w:sz="0" w:space="0" w:color="auto"/>
        <w:left w:val="none" w:sz="0" w:space="0" w:color="auto"/>
        <w:bottom w:val="none" w:sz="0" w:space="0" w:color="auto"/>
        <w:right w:val="none" w:sz="0" w:space="0" w:color="auto"/>
      </w:divBdr>
    </w:div>
    <w:div w:id="146288244">
      <w:bodyDiv w:val="1"/>
      <w:marLeft w:val="0"/>
      <w:marRight w:val="0"/>
      <w:marTop w:val="0"/>
      <w:marBottom w:val="0"/>
      <w:divBdr>
        <w:top w:val="none" w:sz="0" w:space="0" w:color="auto"/>
        <w:left w:val="none" w:sz="0" w:space="0" w:color="auto"/>
        <w:bottom w:val="none" w:sz="0" w:space="0" w:color="auto"/>
        <w:right w:val="none" w:sz="0" w:space="0" w:color="auto"/>
      </w:divBdr>
    </w:div>
    <w:div w:id="153036249">
      <w:bodyDiv w:val="1"/>
      <w:marLeft w:val="0"/>
      <w:marRight w:val="0"/>
      <w:marTop w:val="0"/>
      <w:marBottom w:val="0"/>
      <w:divBdr>
        <w:top w:val="none" w:sz="0" w:space="0" w:color="auto"/>
        <w:left w:val="none" w:sz="0" w:space="0" w:color="auto"/>
        <w:bottom w:val="none" w:sz="0" w:space="0" w:color="auto"/>
        <w:right w:val="none" w:sz="0" w:space="0" w:color="auto"/>
      </w:divBdr>
    </w:div>
    <w:div w:id="155266696">
      <w:bodyDiv w:val="1"/>
      <w:marLeft w:val="0"/>
      <w:marRight w:val="0"/>
      <w:marTop w:val="0"/>
      <w:marBottom w:val="0"/>
      <w:divBdr>
        <w:top w:val="none" w:sz="0" w:space="0" w:color="auto"/>
        <w:left w:val="none" w:sz="0" w:space="0" w:color="auto"/>
        <w:bottom w:val="none" w:sz="0" w:space="0" w:color="auto"/>
        <w:right w:val="none" w:sz="0" w:space="0" w:color="auto"/>
      </w:divBdr>
    </w:div>
    <w:div w:id="161092674">
      <w:bodyDiv w:val="1"/>
      <w:marLeft w:val="0"/>
      <w:marRight w:val="0"/>
      <w:marTop w:val="0"/>
      <w:marBottom w:val="0"/>
      <w:divBdr>
        <w:top w:val="none" w:sz="0" w:space="0" w:color="auto"/>
        <w:left w:val="none" w:sz="0" w:space="0" w:color="auto"/>
        <w:bottom w:val="none" w:sz="0" w:space="0" w:color="auto"/>
        <w:right w:val="none" w:sz="0" w:space="0" w:color="auto"/>
      </w:divBdr>
    </w:div>
    <w:div w:id="162084550">
      <w:bodyDiv w:val="1"/>
      <w:marLeft w:val="0"/>
      <w:marRight w:val="0"/>
      <w:marTop w:val="0"/>
      <w:marBottom w:val="0"/>
      <w:divBdr>
        <w:top w:val="none" w:sz="0" w:space="0" w:color="auto"/>
        <w:left w:val="none" w:sz="0" w:space="0" w:color="auto"/>
        <w:bottom w:val="none" w:sz="0" w:space="0" w:color="auto"/>
        <w:right w:val="none" w:sz="0" w:space="0" w:color="auto"/>
      </w:divBdr>
    </w:div>
    <w:div w:id="166022083">
      <w:bodyDiv w:val="1"/>
      <w:marLeft w:val="0"/>
      <w:marRight w:val="0"/>
      <w:marTop w:val="0"/>
      <w:marBottom w:val="0"/>
      <w:divBdr>
        <w:top w:val="none" w:sz="0" w:space="0" w:color="auto"/>
        <w:left w:val="none" w:sz="0" w:space="0" w:color="auto"/>
        <w:bottom w:val="none" w:sz="0" w:space="0" w:color="auto"/>
        <w:right w:val="none" w:sz="0" w:space="0" w:color="auto"/>
      </w:divBdr>
    </w:div>
    <w:div w:id="171917755">
      <w:bodyDiv w:val="1"/>
      <w:marLeft w:val="0"/>
      <w:marRight w:val="0"/>
      <w:marTop w:val="0"/>
      <w:marBottom w:val="0"/>
      <w:divBdr>
        <w:top w:val="none" w:sz="0" w:space="0" w:color="auto"/>
        <w:left w:val="none" w:sz="0" w:space="0" w:color="auto"/>
        <w:bottom w:val="none" w:sz="0" w:space="0" w:color="auto"/>
        <w:right w:val="none" w:sz="0" w:space="0" w:color="auto"/>
      </w:divBdr>
    </w:div>
    <w:div w:id="181945079">
      <w:bodyDiv w:val="1"/>
      <w:marLeft w:val="0"/>
      <w:marRight w:val="0"/>
      <w:marTop w:val="0"/>
      <w:marBottom w:val="0"/>
      <w:divBdr>
        <w:top w:val="none" w:sz="0" w:space="0" w:color="auto"/>
        <w:left w:val="none" w:sz="0" w:space="0" w:color="auto"/>
        <w:bottom w:val="none" w:sz="0" w:space="0" w:color="auto"/>
        <w:right w:val="none" w:sz="0" w:space="0" w:color="auto"/>
      </w:divBdr>
    </w:div>
    <w:div w:id="182473407">
      <w:bodyDiv w:val="1"/>
      <w:marLeft w:val="0"/>
      <w:marRight w:val="0"/>
      <w:marTop w:val="0"/>
      <w:marBottom w:val="0"/>
      <w:divBdr>
        <w:top w:val="none" w:sz="0" w:space="0" w:color="auto"/>
        <w:left w:val="none" w:sz="0" w:space="0" w:color="auto"/>
        <w:bottom w:val="none" w:sz="0" w:space="0" w:color="auto"/>
        <w:right w:val="none" w:sz="0" w:space="0" w:color="auto"/>
      </w:divBdr>
    </w:div>
    <w:div w:id="190726262">
      <w:bodyDiv w:val="1"/>
      <w:marLeft w:val="0"/>
      <w:marRight w:val="0"/>
      <w:marTop w:val="0"/>
      <w:marBottom w:val="0"/>
      <w:divBdr>
        <w:top w:val="none" w:sz="0" w:space="0" w:color="auto"/>
        <w:left w:val="none" w:sz="0" w:space="0" w:color="auto"/>
        <w:bottom w:val="none" w:sz="0" w:space="0" w:color="auto"/>
        <w:right w:val="none" w:sz="0" w:space="0" w:color="auto"/>
      </w:divBdr>
    </w:div>
    <w:div w:id="191577002">
      <w:bodyDiv w:val="1"/>
      <w:marLeft w:val="0"/>
      <w:marRight w:val="0"/>
      <w:marTop w:val="0"/>
      <w:marBottom w:val="0"/>
      <w:divBdr>
        <w:top w:val="none" w:sz="0" w:space="0" w:color="auto"/>
        <w:left w:val="none" w:sz="0" w:space="0" w:color="auto"/>
        <w:bottom w:val="none" w:sz="0" w:space="0" w:color="auto"/>
        <w:right w:val="none" w:sz="0" w:space="0" w:color="auto"/>
      </w:divBdr>
    </w:div>
    <w:div w:id="201552407">
      <w:bodyDiv w:val="1"/>
      <w:marLeft w:val="0"/>
      <w:marRight w:val="0"/>
      <w:marTop w:val="0"/>
      <w:marBottom w:val="0"/>
      <w:divBdr>
        <w:top w:val="none" w:sz="0" w:space="0" w:color="auto"/>
        <w:left w:val="none" w:sz="0" w:space="0" w:color="auto"/>
        <w:bottom w:val="none" w:sz="0" w:space="0" w:color="auto"/>
        <w:right w:val="none" w:sz="0" w:space="0" w:color="auto"/>
      </w:divBdr>
    </w:div>
    <w:div w:id="211501510">
      <w:bodyDiv w:val="1"/>
      <w:marLeft w:val="0"/>
      <w:marRight w:val="0"/>
      <w:marTop w:val="0"/>
      <w:marBottom w:val="0"/>
      <w:divBdr>
        <w:top w:val="none" w:sz="0" w:space="0" w:color="auto"/>
        <w:left w:val="none" w:sz="0" w:space="0" w:color="auto"/>
        <w:bottom w:val="none" w:sz="0" w:space="0" w:color="auto"/>
        <w:right w:val="none" w:sz="0" w:space="0" w:color="auto"/>
      </w:divBdr>
    </w:div>
    <w:div w:id="214237348">
      <w:bodyDiv w:val="1"/>
      <w:marLeft w:val="0"/>
      <w:marRight w:val="0"/>
      <w:marTop w:val="0"/>
      <w:marBottom w:val="0"/>
      <w:divBdr>
        <w:top w:val="none" w:sz="0" w:space="0" w:color="auto"/>
        <w:left w:val="none" w:sz="0" w:space="0" w:color="auto"/>
        <w:bottom w:val="none" w:sz="0" w:space="0" w:color="auto"/>
        <w:right w:val="none" w:sz="0" w:space="0" w:color="auto"/>
      </w:divBdr>
    </w:div>
    <w:div w:id="215623556">
      <w:bodyDiv w:val="1"/>
      <w:marLeft w:val="0"/>
      <w:marRight w:val="0"/>
      <w:marTop w:val="0"/>
      <w:marBottom w:val="0"/>
      <w:divBdr>
        <w:top w:val="none" w:sz="0" w:space="0" w:color="auto"/>
        <w:left w:val="none" w:sz="0" w:space="0" w:color="auto"/>
        <w:bottom w:val="none" w:sz="0" w:space="0" w:color="auto"/>
        <w:right w:val="none" w:sz="0" w:space="0" w:color="auto"/>
      </w:divBdr>
    </w:div>
    <w:div w:id="215702986">
      <w:bodyDiv w:val="1"/>
      <w:marLeft w:val="0"/>
      <w:marRight w:val="0"/>
      <w:marTop w:val="0"/>
      <w:marBottom w:val="0"/>
      <w:divBdr>
        <w:top w:val="none" w:sz="0" w:space="0" w:color="auto"/>
        <w:left w:val="none" w:sz="0" w:space="0" w:color="auto"/>
        <w:bottom w:val="none" w:sz="0" w:space="0" w:color="auto"/>
        <w:right w:val="none" w:sz="0" w:space="0" w:color="auto"/>
      </w:divBdr>
    </w:div>
    <w:div w:id="216014772">
      <w:bodyDiv w:val="1"/>
      <w:marLeft w:val="0"/>
      <w:marRight w:val="0"/>
      <w:marTop w:val="0"/>
      <w:marBottom w:val="0"/>
      <w:divBdr>
        <w:top w:val="none" w:sz="0" w:space="0" w:color="auto"/>
        <w:left w:val="none" w:sz="0" w:space="0" w:color="auto"/>
        <w:bottom w:val="none" w:sz="0" w:space="0" w:color="auto"/>
        <w:right w:val="none" w:sz="0" w:space="0" w:color="auto"/>
      </w:divBdr>
    </w:div>
    <w:div w:id="218712049">
      <w:bodyDiv w:val="1"/>
      <w:marLeft w:val="0"/>
      <w:marRight w:val="0"/>
      <w:marTop w:val="0"/>
      <w:marBottom w:val="0"/>
      <w:divBdr>
        <w:top w:val="none" w:sz="0" w:space="0" w:color="auto"/>
        <w:left w:val="none" w:sz="0" w:space="0" w:color="auto"/>
        <w:bottom w:val="none" w:sz="0" w:space="0" w:color="auto"/>
        <w:right w:val="none" w:sz="0" w:space="0" w:color="auto"/>
      </w:divBdr>
    </w:div>
    <w:div w:id="224534445">
      <w:bodyDiv w:val="1"/>
      <w:marLeft w:val="0"/>
      <w:marRight w:val="0"/>
      <w:marTop w:val="0"/>
      <w:marBottom w:val="0"/>
      <w:divBdr>
        <w:top w:val="none" w:sz="0" w:space="0" w:color="auto"/>
        <w:left w:val="none" w:sz="0" w:space="0" w:color="auto"/>
        <w:bottom w:val="none" w:sz="0" w:space="0" w:color="auto"/>
        <w:right w:val="none" w:sz="0" w:space="0" w:color="auto"/>
      </w:divBdr>
    </w:div>
    <w:div w:id="229387206">
      <w:bodyDiv w:val="1"/>
      <w:marLeft w:val="0"/>
      <w:marRight w:val="0"/>
      <w:marTop w:val="0"/>
      <w:marBottom w:val="0"/>
      <w:divBdr>
        <w:top w:val="none" w:sz="0" w:space="0" w:color="auto"/>
        <w:left w:val="none" w:sz="0" w:space="0" w:color="auto"/>
        <w:bottom w:val="none" w:sz="0" w:space="0" w:color="auto"/>
        <w:right w:val="none" w:sz="0" w:space="0" w:color="auto"/>
      </w:divBdr>
    </w:div>
    <w:div w:id="231431312">
      <w:bodyDiv w:val="1"/>
      <w:marLeft w:val="0"/>
      <w:marRight w:val="0"/>
      <w:marTop w:val="0"/>
      <w:marBottom w:val="0"/>
      <w:divBdr>
        <w:top w:val="none" w:sz="0" w:space="0" w:color="auto"/>
        <w:left w:val="none" w:sz="0" w:space="0" w:color="auto"/>
        <w:bottom w:val="none" w:sz="0" w:space="0" w:color="auto"/>
        <w:right w:val="none" w:sz="0" w:space="0" w:color="auto"/>
      </w:divBdr>
    </w:div>
    <w:div w:id="242837001">
      <w:bodyDiv w:val="1"/>
      <w:marLeft w:val="0"/>
      <w:marRight w:val="0"/>
      <w:marTop w:val="0"/>
      <w:marBottom w:val="0"/>
      <w:divBdr>
        <w:top w:val="none" w:sz="0" w:space="0" w:color="auto"/>
        <w:left w:val="none" w:sz="0" w:space="0" w:color="auto"/>
        <w:bottom w:val="none" w:sz="0" w:space="0" w:color="auto"/>
        <w:right w:val="none" w:sz="0" w:space="0" w:color="auto"/>
      </w:divBdr>
    </w:div>
    <w:div w:id="244190964">
      <w:bodyDiv w:val="1"/>
      <w:marLeft w:val="0"/>
      <w:marRight w:val="0"/>
      <w:marTop w:val="0"/>
      <w:marBottom w:val="0"/>
      <w:divBdr>
        <w:top w:val="none" w:sz="0" w:space="0" w:color="auto"/>
        <w:left w:val="none" w:sz="0" w:space="0" w:color="auto"/>
        <w:bottom w:val="none" w:sz="0" w:space="0" w:color="auto"/>
        <w:right w:val="none" w:sz="0" w:space="0" w:color="auto"/>
      </w:divBdr>
    </w:div>
    <w:div w:id="259022500">
      <w:bodyDiv w:val="1"/>
      <w:marLeft w:val="0"/>
      <w:marRight w:val="0"/>
      <w:marTop w:val="0"/>
      <w:marBottom w:val="0"/>
      <w:divBdr>
        <w:top w:val="none" w:sz="0" w:space="0" w:color="auto"/>
        <w:left w:val="none" w:sz="0" w:space="0" w:color="auto"/>
        <w:bottom w:val="none" w:sz="0" w:space="0" w:color="auto"/>
        <w:right w:val="none" w:sz="0" w:space="0" w:color="auto"/>
      </w:divBdr>
    </w:div>
    <w:div w:id="259342532">
      <w:bodyDiv w:val="1"/>
      <w:marLeft w:val="0"/>
      <w:marRight w:val="0"/>
      <w:marTop w:val="0"/>
      <w:marBottom w:val="0"/>
      <w:divBdr>
        <w:top w:val="none" w:sz="0" w:space="0" w:color="auto"/>
        <w:left w:val="none" w:sz="0" w:space="0" w:color="auto"/>
        <w:bottom w:val="none" w:sz="0" w:space="0" w:color="auto"/>
        <w:right w:val="none" w:sz="0" w:space="0" w:color="auto"/>
      </w:divBdr>
    </w:div>
    <w:div w:id="262956523">
      <w:bodyDiv w:val="1"/>
      <w:marLeft w:val="0"/>
      <w:marRight w:val="0"/>
      <w:marTop w:val="0"/>
      <w:marBottom w:val="0"/>
      <w:divBdr>
        <w:top w:val="none" w:sz="0" w:space="0" w:color="auto"/>
        <w:left w:val="none" w:sz="0" w:space="0" w:color="auto"/>
        <w:bottom w:val="none" w:sz="0" w:space="0" w:color="auto"/>
        <w:right w:val="none" w:sz="0" w:space="0" w:color="auto"/>
      </w:divBdr>
    </w:div>
    <w:div w:id="271325746">
      <w:bodyDiv w:val="1"/>
      <w:marLeft w:val="0"/>
      <w:marRight w:val="0"/>
      <w:marTop w:val="0"/>
      <w:marBottom w:val="0"/>
      <w:divBdr>
        <w:top w:val="none" w:sz="0" w:space="0" w:color="auto"/>
        <w:left w:val="none" w:sz="0" w:space="0" w:color="auto"/>
        <w:bottom w:val="none" w:sz="0" w:space="0" w:color="auto"/>
        <w:right w:val="none" w:sz="0" w:space="0" w:color="auto"/>
      </w:divBdr>
    </w:div>
    <w:div w:id="272788329">
      <w:bodyDiv w:val="1"/>
      <w:marLeft w:val="0"/>
      <w:marRight w:val="0"/>
      <w:marTop w:val="0"/>
      <w:marBottom w:val="0"/>
      <w:divBdr>
        <w:top w:val="none" w:sz="0" w:space="0" w:color="auto"/>
        <w:left w:val="none" w:sz="0" w:space="0" w:color="auto"/>
        <w:bottom w:val="none" w:sz="0" w:space="0" w:color="auto"/>
        <w:right w:val="none" w:sz="0" w:space="0" w:color="auto"/>
      </w:divBdr>
    </w:div>
    <w:div w:id="279535477">
      <w:bodyDiv w:val="1"/>
      <w:marLeft w:val="0"/>
      <w:marRight w:val="0"/>
      <w:marTop w:val="0"/>
      <w:marBottom w:val="0"/>
      <w:divBdr>
        <w:top w:val="none" w:sz="0" w:space="0" w:color="auto"/>
        <w:left w:val="none" w:sz="0" w:space="0" w:color="auto"/>
        <w:bottom w:val="none" w:sz="0" w:space="0" w:color="auto"/>
        <w:right w:val="none" w:sz="0" w:space="0" w:color="auto"/>
      </w:divBdr>
    </w:div>
    <w:div w:id="286786403">
      <w:bodyDiv w:val="1"/>
      <w:marLeft w:val="0"/>
      <w:marRight w:val="0"/>
      <w:marTop w:val="0"/>
      <w:marBottom w:val="0"/>
      <w:divBdr>
        <w:top w:val="none" w:sz="0" w:space="0" w:color="auto"/>
        <w:left w:val="none" w:sz="0" w:space="0" w:color="auto"/>
        <w:bottom w:val="none" w:sz="0" w:space="0" w:color="auto"/>
        <w:right w:val="none" w:sz="0" w:space="0" w:color="auto"/>
      </w:divBdr>
    </w:div>
    <w:div w:id="291593116">
      <w:bodyDiv w:val="1"/>
      <w:marLeft w:val="0"/>
      <w:marRight w:val="0"/>
      <w:marTop w:val="0"/>
      <w:marBottom w:val="0"/>
      <w:divBdr>
        <w:top w:val="none" w:sz="0" w:space="0" w:color="auto"/>
        <w:left w:val="none" w:sz="0" w:space="0" w:color="auto"/>
        <w:bottom w:val="none" w:sz="0" w:space="0" w:color="auto"/>
        <w:right w:val="none" w:sz="0" w:space="0" w:color="auto"/>
      </w:divBdr>
    </w:div>
    <w:div w:id="293489961">
      <w:bodyDiv w:val="1"/>
      <w:marLeft w:val="0"/>
      <w:marRight w:val="0"/>
      <w:marTop w:val="0"/>
      <w:marBottom w:val="0"/>
      <w:divBdr>
        <w:top w:val="none" w:sz="0" w:space="0" w:color="auto"/>
        <w:left w:val="none" w:sz="0" w:space="0" w:color="auto"/>
        <w:bottom w:val="none" w:sz="0" w:space="0" w:color="auto"/>
        <w:right w:val="none" w:sz="0" w:space="0" w:color="auto"/>
      </w:divBdr>
    </w:div>
    <w:div w:id="295181198">
      <w:bodyDiv w:val="1"/>
      <w:marLeft w:val="0"/>
      <w:marRight w:val="0"/>
      <w:marTop w:val="0"/>
      <w:marBottom w:val="0"/>
      <w:divBdr>
        <w:top w:val="none" w:sz="0" w:space="0" w:color="auto"/>
        <w:left w:val="none" w:sz="0" w:space="0" w:color="auto"/>
        <w:bottom w:val="none" w:sz="0" w:space="0" w:color="auto"/>
        <w:right w:val="none" w:sz="0" w:space="0" w:color="auto"/>
      </w:divBdr>
    </w:div>
    <w:div w:id="297534510">
      <w:bodyDiv w:val="1"/>
      <w:marLeft w:val="0"/>
      <w:marRight w:val="0"/>
      <w:marTop w:val="0"/>
      <w:marBottom w:val="0"/>
      <w:divBdr>
        <w:top w:val="none" w:sz="0" w:space="0" w:color="auto"/>
        <w:left w:val="none" w:sz="0" w:space="0" w:color="auto"/>
        <w:bottom w:val="none" w:sz="0" w:space="0" w:color="auto"/>
        <w:right w:val="none" w:sz="0" w:space="0" w:color="auto"/>
      </w:divBdr>
    </w:div>
    <w:div w:id="301427443">
      <w:bodyDiv w:val="1"/>
      <w:marLeft w:val="0"/>
      <w:marRight w:val="0"/>
      <w:marTop w:val="0"/>
      <w:marBottom w:val="0"/>
      <w:divBdr>
        <w:top w:val="none" w:sz="0" w:space="0" w:color="auto"/>
        <w:left w:val="none" w:sz="0" w:space="0" w:color="auto"/>
        <w:bottom w:val="none" w:sz="0" w:space="0" w:color="auto"/>
        <w:right w:val="none" w:sz="0" w:space="0" w:color="auto"/>
      </w:divBdr>
    </w:div>
    <w:div w:id="307517895">
      <w:bodyDiv w:val="1"/>
      <w:marLeft w:val="0"/>
      <w:marRight w:val="0"/>
      <w:marTop w:val="0"/>
      <w:marBottom w:val="0"/>
      <w:divBdr>
        <w:top w:val="none" w:sz="0" w:space="0" w:color="auto"/>
        <w:left w:val="none" w:sz="0" w:space="0" w:color="auto"/>
        <w:bottom w:val="none" w:sz="0" w:space="0" w:color="auto"/>
        <w:right w:val="none" w:sz="0" w:space="0" w:color="auto"/>
      </w:divBdr>
    </w:div>
    <w:div w:id="310524394">
      <w:bodyDiv w:val="1"/>
      <w:marLeft w:val="0"/>
      <w:marRight w:val="0"/>
      <w:marTop w:val="0"/>
      <w:marBottom w:val="0"/>
      <w:divBdr>
        <w:top w:val="none" w:sz="0" w:space="0" w:color="auto"/>
        <w:left w:val="none" w:sz="0" w:space="0" w:color="auto"/>
        <w:bottom w:val="none" w:sz="0" w:space="0" w:color="auto"/>
        <w:right w:val="none" w:sz="0" w:space="0" w:color="auto"/>
      </w:divBdr>
    </w:div>
    <w:div w:id="310793651">
      <w:bodyDiv w:val="1"/>
      <w:marLeft w:val="0"/>
      <w:marRight w:val="0"/>
      <w:marTop w:val="0"/>
      <w:marBottom w:val="0"/>
      <w:divBdr>
        <w:top w:val="none" w:sz="0" w:space="0" w:color="auto"/>
        <w:left w:val="none" w:sz="0" w:space="0" w:color="auto"/>
        <w:bottom w:val="none" w:sz="0" w:space="0" w:color="auto"/>
        <w:right w:val="none" w:sz="0" w:space="0" w:color="auto"/>
      </w:divBdr>
    </w:div>
    <w:div w:id="312412629">
      <w:bodyDiv w:val="1"/>
      <w:marLeft w:val="0"/>
      <w:marRight w:val="0"/>
      <w:marTop w:val="0"/>
      <w:marBottom w:val="0"/>
      <w:divBdr>
        <w:top w:val="none" w:sz="0" w:space="0" w:color="auto"/>
        <w:left w:val="none" w:sz="0" w:space="0" w:color="auto"/>
        <w:bottom w:val="none" w:sz="0" w:space="0" w:color="auto"/>
        <w:right w:val="none" w:sz="0" w:space="0" w:color="auto"/>
      </w:divBdr>
    </w:div>
    <w:div w:id="312635809">
      <w:bodyDiv w:val="1"/>
      <w:marLeft w:val="0"/>
      <w:marRight w:val="0"/>
      <w:marTop w:val="0"/>
      <w:marBottom w:val="0"/>
      <w:divBdr>
        <w:top w:val="none" w:sz="0" w:space="0" w:color="auto"/>
        <w:left w:val="none" w:sz="0" w:space="0" w:color="auto"/>
        <w:bottom w:val="none" w:sz="0" w:space="0" w:color="auto"/>
        <w:right w:val="none" w:sz="0" w:space="0" w:color="auto"/>
      </w:divBdr>
    </w:div>
    <w:div w:id="315300039">
      <w:bodyDiv w:val="1"/>
      <w:marLeft w:val="0"/>
      <w:marRight w:val="0"/>
      <w:marTop w:val="0"/>
      <w:marBottom w:val="0"/>
      <w:divBdr>
        <w:top w:val="none" w:sz="0" w:space="0" w:color="auto"/>
        <w:left w:val="none" w:sz="0" w:space="0" w:color="auto"/>
        <w:bottom w:val="none" w:sz="0" w:space="0" w:color="auto"/>
        <w:right w:val="none" w:sz="0" w:space="0" w:color="auto"/>
      </w:divBdr>
    </w:div>
    <w:div w:id="321278612">
      <w:bodyDiv w:val="1"/>
      <w:marLeft w:val="0"/>
      <w:marRight w:val="0"/>
      <w:marTop w:val="0"/>
      <w:marBottom w:val="0"/>
      <w:divBdr>
        <w:top w:val="none" w:sz="0" w:space="0" w:color="auto"/>
        <w:left w:val="none" w:sz="0" w:space="0" w:color="auto"/>
        <w:bottom w:val="none" w:sz="0" w:space="0" w:color="auto"/>
        <w:right w:val="none" w:sz="0" w:space="0" w:color="auto"/>
      </w:divBdr>
    </w:div>
    <w:div w:id="326708519">
      <w:bodyDiv w:val="1"/>
      <w:marLeft w:val="0"/>
      <w:marRight w:val="0"/>
      <w:marTop w:val="0"/>
      <w:marBottom w:val="0"/>
      <w:divBdr>
        <w:top w:val="none" w:sz="0" w:space="0" w:color="auto"/>
        <w:left w:val="none" w:sz="0" w:space="0" w:color="auto"/>
        <w:bottom w:val="none" w:sz="0" w:space="0" w:color="auto"/>
        <w:right w:val="none" w:sz="0" w:space="0" w:color="auto"/>
      </w:divBdr>
    </w:div>
    <w:div w:id="327832472">
      <w:bodyDiv w:val="1"/>
      <w:marLeft w:val="0"/>
      <w:marRight w:val="0"/>
      <w:marTop w:val="0"/>
      <w:marBottom w:val="0"/>
      <w:divBdr>
        <w:top w:val="none" w:sz="0" w:space="0" w:color="auto"/>
        <w:left w:val="none" w:sz="0" w:space="0" w:color="auto"/>
        <w:bottom w:val="none" w:sz="0" w:space="0" w:color="auto"/>
        <w:right w:val="none" w:sz="0" w:space="0" w:color="auto"/>
      </w:divBdr>
    </w:div>
    <w:div w:id="331834704">
      <w:bodyDiv w:val="1"/>
      <w:marLeft w:val="0"/>
      <w:marRight w:val="0"/>
      <w:marTop w:val="0"/>
      <w:marBottom w:val="0"/>
      <w:divBdr>
        <w:top w:val="none" w:sz="0" w:space="0" w:color="auto"/>
        <w:left w:val="none" w:sz="0" w:space="0" w:color="auto"/>
        <w:bottom w:val="none" w:sz="0" w:space="0" w:color="auto"/>
        <w:right w:val="none" w:sz="0" w:space="0" w:color="auto"/>
      </w:divBdr>
    </w:div>
    <w:div w:id="332686974">
      <w:bodyDiv w:val="1"/>
      <w:marLeft w:val="0"/>
      <w:marRight w:val="0"/>
      <w:marTop w:val="0"/>
      <w:marBottom w:val="0"/>
      <w:divBdr>
        <w:top w:val="none" w:sz="0" w:space="0" w:color="auto"/>
        <w:left w:val="none" w:sz="0" w:space="0" w:color="auto"/>
        <w:bottom w:val="none" w:sz="0" w:space="0" w:color="auto"/>
        <w:right w:val="none" w:sz="0" w:space="0" w:color="auto"/>
      </w:divBdr>
    </w:div>
    <w:div w:id="334192242">
      <w:bodyDiv w:val="1"/>
      <w:marLeft w:val="0"/>
      <w:marRight w:val="0"/>
      <w:marTop w:val="0"/>
      <w:marBottom w:val="0"/>
      <w:divBdr>
        <w:top w:val="none" w:sz="0" w:space="0" w:color="auto"/>
        <w:left w:val="none" w:sz="0" w:space="0" w:color="auto"/>
        <w:bottom w:val="none" w:sz="0" w:space="0" w:color="auto"/>
        <w:right w:val="none" w:sz="0" w:space="0" w:color="auto"/>
      </w:divBdr>
    </w:div>
    <w:div w:id="338123212">
      <w:bodyDiv w:val="1"/>
      <w:marLeft w:val="0"/>
      <w:marRight w:val="0"/>
      <w:marTop w:val="0"/>
      <w:marBottom w:val="0"/>
      <w:divBdr>
        <w:top w:val="none" w:sz="0" w:space="0" w:color="auto"/>
        <w:left w:val="none" w:sz="0" w:space="0" w:color="auto"/>
        <w:bottom w:val="none" w:sz="0" w:space="0" w:color="auto"/>
        <w:right w:val="none" w:sz="0" w:space="0" w:color="auto"/>
      </w:divBdr>
    </w:div>
    <w:div w:id="338509369">
      <w:bodyDiv w:val="1"/>
      <w:marLeft w:val="0"/>
      <w:marRight w:val="0"/>
      <w:marTop w:val="0"/>
      <w:marBottom w:val="0"/>
      <w:divBdr>
        <w:top w:val="none" w:sz="0" w:space="0" w:color="auto"/>
        <w:left w:val="none" w:sz="0" w:space="0" w:color="auto"/>
        <w:bottom w:val="none" w:sz="0" w:space="0" w:color="auto"/>
        <w:right w:val="none" w:sz="0" w:space="0" w:color="auto"/>
      </w:divBdr>
    </w:div>
    <w:div w:id="343365838">
      <w:bodyDiv w:val="1"/>
      <w:marLeft w:val="0"/>
      <w:marRight w:val="0"/>
      <w:marTop w:val="0"/>
      <w:marBottom w:val="0"/>
      <w:divBdr>
        <w:top w:val="none" w:sz="0" w:space="0" w:color="auto"/>
        <w:left w:val="none" w:sz="0" w:space="0" w:color="auto"/>
        <w:bottom w:val="none" w:sz="0" w:space="0" w:color="auto"/>
        <w:right w:val="none" w:sz="0" w:space="0" w:color="auto"/>
      </w:divBdr>
    </w:div>
    <w:div w:id="351683292">
      <w:bodyDiv w:val="1"/>
      <w:marLeft w:val="0"/>
      <w:marRight w:val="0"/>
      <w:marTop w:val="0"/>
      <w:marBottom w:val="0"/>
      <w:divBdr>
        <w:top w:val="none" w:sz="0" w:space="0" w:color="auto"/>
        <w:left w:val="none" w:sz="0" w:space="0" w:color="auto"/>
        <w:bottom w:val="none" w:sz="0" w:space="0" w:color="auto"/>
        <w:right w:val="none" w:sz="0" w:space="0" w:color="auto"/>
      </w:divBdr>
    </w:div>
    <w:div w:id="354042221">
      <w:bodyDiv w:val="1"/>
      <w:marLeft w:val="0"/>
      <w:marRight w:val="0"/>
      <w:marTop w:val="0"/>
      <w:marBottom w:val="0"/>
      <w:divBdr>
        <w:top w:val="none" w:sz="0" w:space="0" w:color="auto"/>
        <w:left w:val="none" w:sz="0" w:space="0" w:color="auto"/>
        <w:bottom w:val="none" w:sz="0" w:space="0" w:color="auto"/>
        <w:right w:val="none" w:sz="0" w:space="0" w:color="auto"/>
      </w:divBdr>
    </w:div>
    <w:div w:id="357394336">
      <w:bodyDiv w:val="1"/>
      <w:marLeft w:val="0"/>
      <w:marRight w:val="0"/>
      <w:marTop w:val="0"/>
      <w:marBottom w:val="0"/>
      <w:divBdr>
        <w:top w:val="none" w:sz="0" w:space="0" w:color="auto"/>
        <w:left w:val="none" w:sz="0" w:space="0" w:color="auto"/>
        <w:bottom w:val="none" w:sz="0" w:space="0" w:color="auto"/>
        <w:right w:val="none" w:sz="0" w:space="0" w:color="auto"/>
      </w:divBdr>
    </w:div>
    <w:div w:id="364913330">
      <w:bodyDiv w:val="1"/>
      <w:marLeft w:val="0"/>
      <w:marRight w:val="0"/>
      <w:marTop w:val="0"/>
      <w:marBottom w:val="0"/>
      <w:divBdr>
        <w:top w:val="none" w:sz="0" w:space="0" w:color="auto"/>
        <w:left w:val="none" w:sz="0" w:space="0" w:color="auto"/>
        <w:bottom w:val="none" w:sz="0" w:space="0" w:color="auto"/>
        <w:right w:val="none" w:sz="0" w:space="0" w:color="auto"/>
      </w:divBdr>
    </w:div>
    <w:div w:id="374425931">
      <w:bodyDiv w:val="1"/>
      <w:marLeft w:val="0"/>
      <w:marRight w:val="0"/>
      <w:marTop w:val="0"/>
      <w:marBottom w:val="0"/>
      <w:divBdr>
        <w:top w:val="none" w:sz="0" w:space="0" w:color="auto"/>
        <w:left w:val="none" w:sz="0" w:space="0" w:color="auto"/>
        <w:bottom w:val="none" w:sz="0" w:space="0" w:color="auto"/>
        <w:right w:val="none" w:sz="0" w:space="0" w:color="auto"/>
      </w:divBdr>
    </w:div>
    <w:div w:id="375007082">
      <w:bodyDiv w:val="1"/>
      <w:marLeft w:val="0"/>
      <w:marRight w:val="0"/>
      <w:marTop w:val="0"/>
      <w:marBottom w:val="0"/>
      <w:divBdr>
        <w:top w:val="none" w:sz="0" w:space="0" w:color="auto"/>
        <w:left w:val="none" w:sz="0" w:space="0" w:color="auto"/>
        <w:bottom w:val="none" w:sz="0" w:space="0" w:color="auto"/>
        <w:right w:val="none" w:sz="0" w:space="0" w:color="auto"/>
      </w:divBdr>
    </w:div>
    <w:div w:id="375860644">
      <w:bodyDiv w:val="1"/>
      <w:marLeft w:val="0"/>
      <w:marRight w:val="0"/>
      <w:marTop w:val="0"/>
      <w:marBottom w:val="0"/>
      <w:divBdr>
        <w:top w:val="none" w:sz="0" w:space="0" w:color="auto"/>
        <w:left w:val="none" w:sz="0" w:space="0" w:color="auto"/>
        <w:bottom w:val="none" w:sz="0" w:space="0" w:color="auto"/>
        <w:right w:val="none" w:sz="0" w:space="0" w:color="auto"/>
      </w:divBdr>
    </w:div>
    <w:div w:id="382409805">
      <w:bodyDiv w:val="1"/>
      <w:marLeft w:val="0"/>
      <w:marRight w:val="0"/>
      <w:marTop w:val="0"/>
      <w:marBottom w:val="0"/>
      <w:divBdr>
        <w:top w:val="none" w:sz="0" w:space="0" w:color="auto"/>
        <w:left w:val="none" w:sz="0" w:space="0" w:color="auto"/>
        <w:bottom w:val="none" w:sz="0" w:space="0" w:color="auto"/>
        <w:right w:val="none" w:sz="0" w:space="0" w:color="auto"/>
      </w:divBdr>
    </w:div>
    <w:div w:id="391848847">
      <w:bodyDiv w:val="1"/>
      <w:marLeft w:val="0"/>
      <w:marRight w:val="0"/>
      <w:marTop w:val="0"/>
      <w:marBottom w:val="0"/>
      <w:divBdr>
        <w:top w:val="none" w:sz="0" w:space="0" w:color="auto"/>
        <w:left w:val="none" w:sz="0" w:space="0" w:color="auto"/>
        <w:bottom w:val="none" w:sz="0" w:space="0" w:color="auto"/>
        <w:right w:val="none" w:sz="0" w:space="0" w:color="auto"/>
      </w:divBdr>
    </w:div>
    <w:div w:id="393892434">
      <w:bodyDiv w:val="1"/>
      <w:marLeft w:val="0"/>
      <w:marRight w:val="0"/>
      <w:marTop w:val="0"/>
      <w:marBottom w:val="0"/>
      <w:divBdr>
        <w:top w:val="none" w:sz="0" w:space="0" w:color="auto"/>
        <w:left w:val="none" w:sz="0" w:space="0" w:color="auto"/>
        <w:bottom w:val="none" w:sz="0" w:space="0" w:color="auto"/>
        <w:right w:val="none" w:sz="0" w:space="0" w:color="auto"/>
      </w:divBdr>
    </w:div>
    <w:div w:id="394938704">
      <w:bodyDiv w:val="1"/>
      <w:marLeft w:val="0"/>
      <w:marRight w:val="0"/>
      <w:marTop w:val="0"/>
      <w:marBottom w:val="0"/>
      <w:divBdr>
        <w:top w:val="none" w:sz="0" w:space="0" w:color="auto"/>
        <w:left w:val="none" w:sz="0" w:space="0" w:color="auto"/>
        <w:bottom w:val="none" w:sz="0" w:space="0" w:color="auto"/>
        <w:right w:val="none" w:sz="0" w:space="0" w:color="auto"/>
      </w:divBdr>
    </w:div>
    <w:div w:id="410280584">
      <w:bodyDiv w:val="1"/>
      <w:marLeft w:val="0"/>
      <w:marRight w:val="0"/>
      <w:marTop w:val="0"/>
      <w:marBottom w:val="0"/>
      <w:divBdr>
        <w:top w:val="none" w:sz="0" w:space="0" w:color="auto"/>
        <w:left w:val="none" w:sz="0" w:space="0" w:color="auto"/>
        <w:bottom w:val="none" w:sz="0" w:space="0" w:color="auto"/>
        <w:right w:val="none" w:sz="0" w:space="0" w:color="auto"/>
      </w:divBdr>
    </w:div>
    <w:div w:id="414521087">
      <w:bodyDiv w:val="1"/>
      <w:marLeft w:val="0"/>
      <w:marRight w:val="0"/>
      <w:marTop w:val="0"/>
      <w:marBottom w:val="0"/>
      <w:divBdr>
        <w:top w:val="none" w:sz="0" w:space="0" w:color="auto"/>
        <w:left w:val="none" w:sz="0" w:space="0" w:color="auto"/>
        <w:bottom w:val="none" w:sz="0" w:space="0" w:color="auto"/>
        <w:right w:val="none" w:sz="0" w:space="0" w:color="auto"/>
      </w:divBdr>
    </w:div>
    <w:div w:id="425543081">
      <w:bodyDiv w:val="1"/>
      <w:marLeft w:val="0"/>
      <w:marRight w:val="0"/>
      <w:marTop w:val="0"/>
      <w:marBottom w:val="0"/>
      <w:divBdr>
        <w:top w:val="none" w:sz="0" w:space="0" w:color="auto"/>
        <w:left w:val="none" w:sz="0" w:space="0" w:color="auto"/>
        <w:bottom w:val="none" w:sz="0" w:space="0" w:color="auto"/>
        <w:right w:val="none" w:sz="0" w:space="0" w:color="auto"/>
      </w:divBdr>
    </w:div>
    <w:div w:id="431122827">
      <w:bodyDiv w:val="1"/>
      <w:marLeft w:val="0"/>
      <w:marRight w:val="0"/>
      <w:marTop w:val="0"/>
      <w:marBottom w:val="0"/>
      <w:divBdr>
        <w:top w:val="none" w:sz="0" w:space="0" w:color="auto"/>
        <w:left w:val="none" w:sz="0" w:space="0" w:color="auto"/>
        <w:bottom w:val="none" w:sz="0" w:space="0" w:color="auto"/>
        <w:right w:val="none" w:sz="0" w:space="0" w:color="auto"/>
      </w:divBdr>
    </w:div>
    <w:div w:id="434138088">
      <w:bodyDiv w:val="1"/>
      <w:marLeft w:val="0"/>
      <w:marRight w:val="0"/>
      <w:marTop w:val="0"/>
      <w:marBottom w:val="0"/>
      <w:divBdr>
        <w:top w:val="none" w:sz="0" w:space="0" w:color="auto"/>
        <w:left w:val="none" w:sz="0" w:space="0" w:color="auto"/>
        <w:bottom w:val="none" w:sz="0" w:space="0" w:color="auto"/>
        <w:right w:val="none" w:sz="0" w:space="0" w:color="auto"/>
      </w:divBdr>
    </w:div>
    <w:div w:id="442961412">
      <w:bodyDiv w:val="1"/>
      <w:marLeft w:val="0"/>
      <w:marRight w:val="0"/>
      <w:marTop w:val="0"/>
      <w:marBottom w:val="0"/>
      <w:divBdr>
        <w:top w:val="none" w:sz="0" w:space="0" w:color="auto"/>
        <w:left w:val="none" w:sz="0" w:space="0" w:color="auto"/>
        <w:bottom w:val="none" w:sz="0" w:space="0" w:color="auto"/>
        <w:right w:val="none" w:sz="0" w:space="0" w:color="auto"/>
      </w:divBdr>
    </w:div>
    <w:div w:id="445390043">
      <w:bodyDiv w:val="1"/>
      <w:marLeft w:val="0"/>
      <w:marRight w:val="0"/>
      <w:marTop w:val="0"/>
      <w:marBottom w:val="0"/>
      <w:divBdr>
        <w:top w:val="none" w:sz="0" w:space="0" w:color="auto"/>
        <w:left w:val="none" w:sz="0" w:space="0" w:color="auto"/>
        <w:bottom w:val="none" w:sz="0" w:space="0" w:color="auto"/>
        <w:right w:val="none" w:sz="0" w:space="0" w:color="auto"/>
      </w:divBdr>
    </w:div>
    <w:div w:id="456149229">
      <w:bodyDiv w:val="1"/>
      <w:marLeft w:val="0"/>
      <w:marRight w:val="0"/>
      <w:marTop w:val="0"/>
      <w:marBottom w:val="0"/>
      <w:divBdr>
        <w:top w:val="none" w:sz="0" w:space="0" w:color="auto"/>
        <w:left w:val="none" w:sz="0" w:space="0" w:color="auto"/>
        <w:bottom w:val="none" w:sz="0" w:space="0" w:color="auto"/>
        <w:right w:val="none" w:sz="0" w:space="0" w:color="auto"/>
      </w:divBdr>
    </w:div>
    <w:div w:id="467281629">
      <w:bodyDiv w:val="1"/>
      <w:marLeft w:val="0"/>
      <w:marRight w:val="0"/>
      <w:marTop w:val="0"/>
      <w:marBottom w:val="0"/>
      <w:divBdr>
        <w:top w:val="none" w:sz="0" w:space="0" w:color="auto"/>
        <w:left w:val="none" w:sz="0" w:space="0" w:color="auto"/>
        <w:bottom w:val="none" w:sz="0" w:space="0" w:color="auto"/>
        <w:right w:val="none" w:sz="0" w:space="0" w:color="auto"/>
      </w:divBdr>
    </w:div>
    <w:div w:id="471824084">
      <w:bodyDiv w:val="1"/>
      <w:marLeft w:val="0"/>
      <w:marRight w:val="0"/>
      <w:marTop w:val="0"/>
      <w:marBottom w:val="0"/>
      <w:divBdr>
        <w:top w:val="none" w:sz="0" w:space="0" w:color="auto"/>
        <w:left w:val="none" w:sz="0" w:space="0" w:color="auto"/>
        <w:bottom w:val="none" w:sz="0" w:space="0" w:color="auto"/>
        <w:right w:val="none" w:sz="0" w:space="0" w:color="auto"/>
      </w:divBdr>
    </w:div>
    <w:div w:id="476067077">
      <w:bodyDiv w:val="1"/>
      <w:marLeft w:val="0"/>
      <w:marRight w:val="0"/>
      <w:marTop w:val="0"/>
      <w:marBottom w:val="0"/>
      <w:divBdr>
        <w:top w:val="none" w:sz="0" w:space="0" w:color="auto"/>
        <w:left w:val="none" w:sz="0" w:space="0" w:color="auto"/>
        <w:bottom w:val="none" w:sz="0" w:space="0" w:color="auto"/>
        <w:right w:val="none" w:sz="0" w:space="0" w:color="auto"/>
      </w:divBdr>
    </w:div>
    <w:div w:id="480511910">
      <w:bodyDiv w:val="1"/>
      <w:marLeft w:val="0"/>
      <w:marRight w:val="0"/>
      <w:marTop w:val="0"/>
      <w:marBottom w:val="0"/>
      <w:divBdr>
        <w:top w:val="none" w:sz="0" w:space="0" w:color="auto"/>
        <w:left w:val="none" w:sz="0" w:space="0" w:color="auto"/>
        <w:bottom w:val="none" w:sz="0" w:space="0" w:color="auto"/>
        <w:right w:val="none" w:sz="0" w:space="0" w:color="auto"/>
      </w:divBdr>
    </w:div>
    <w:div w:id="481583636">
      <w:bodyDiv w:val="1"/>
      <w:marLeft w:val="0"/>
      <w:marRight w:val="0"/>
      <w:marTop w:val="0"/>
      <w:marBottom w:val="0"/>
      <w:divBdr>
        <w:top w:val="none" w:sz="0" w:space="0" w:color="auto"/>
        <w:left w:val="none" w:sz="0" w:space="0" w:color="auto"/>
        <w:bottom w:val="none" w:sz="0" w:space="0" w:color="auto"/>
        <w:right w:val="none" w:sz="0" w:space="0" w:color="auto"/>
      </w:divBdr>
    </w:div>
    <w:div w:id="494876774">
      <w:bodyDiv w:val="1"/>
      <w:marLeft w:val="0"/>
      <w:marRight w:val="0"/>
      <w:marTop w:val="0"/>
      <w:marBottom w:val="0"/>
      <w:divBdr>
        <w:top w:val="none" w:sz="0" w:space="0" w:color="auto"/>
        <w:left w:val="none" w:sz="0" w:space="0" w:color="auto"/>
        <w:bottom w:val="none" w:sz="0" w:space="0" w:color="auto"/>
        <w:right w:val="none" w:sz="0" w:space="0" w:color="auto"/>
      </w:divBdr>
    </w:div>
    <w:div w:id="495583431">
      <w:bodyDiv w:val="1"/>
      <w:marLeft w:val="0"/>
      <w:marRight w:val="0"/>
      <w:marTop w:val="0"/>
      <w:marBottom w:val="0"/>
      <w:divBdr>
        <w:top w:val="none" w:sz="0" w:space="0" w:color="auto"/>
        <w:left w:val="none" w:sz="0" w:space="0" w:color="auto"/>
        <w:bottom w:val="none" w:sz="0" w:space="0" w:color="auto"/>
        <w:right w:val="none" w:sz="0" w:space="0" w:color="auto"/>
      </w:divBdr>
    </w:div>
    <w:div w:id="503324423">
      <w:bodyDiv w:val="1"/>
      <w:marLeft w:val="0"/>
      <w:marRight w:val="0"/>
      <w:marTop w:val="0"/>
      <w:marBottom w:val="0"/>
      <w:divBdr>
        <w:top w:val="none" w:sz="0" w:space="0" w:color="auto"/>
        <w:left w:val="none" w:sz="0" w:space="0" w:color="auto"/>
        <w:bottom w:val="none" w:sz="0" w:space="0" w:color="auto"/>
        <w:right w:val="none" w:sz="0" w:space="0" w:color="auto"/>
      </w:divBdr>
    </w:div>
    <w:div w:id="506602355">
      <w:bodyDiv w:val="1"/>
      <w:marLeft w:val="0"/>
      <w:marRight w:val="0"/>
      <w:marTop w:val="0"/>
      <w:marBottom w:val="0"/>
      <w:divBdr>
        <w:top w:val="none" w:sz="0" w:space="0" w:color="auto"/>
        <w:left w:val="none" w:sz="0" w:space="0" w:color="auto"/>
        <w:bottom w:val="none" w:sz="0" w:space="0" w:color="auto"/>
        <w:right w:val="none" w:sz="0" w:space="0" w:color="auto"/>
      </w:divBdr>
    </w:div>
    <w:div w:id="506749861">
      <w:bodyDiv w:val="1"/>
      <w:marLeft w:val="0"/>
      <w:marRight w:val="0"/>
      <w:marTop w:val="0"/>
      <w:marBottom w:val="0"/>
      <w:divBdr>
        <w:top w:val="none" w:sz="0" w:space="0" w:color="auto"/>
        <w:left w:val="none" w:sz="0" w:space="0" w:color="auto"/>
        <w:bottom w:val="none" w:sz="0" w:space="0" w:color="auto"/>
        <w:right w:val="none" w:sz="0" w:space="0" w:color="auto"/>
      </w:divBdr>
    </w:div>
    <w:div w:id="515575924">
      <w:bodyDiv w:val="1"/>
      <w:marLeft w:val="0"/>
      <w:marRight w:val="0"/>
      <w:marTop w:val="0"/>
      <w:marBottom w:val="0"/>
      <w:divBdr>
        <w:top w:val="none" w:sz="0" w:space="0" w:color="auto"/>
        <w:left w:val="none" w:sz="0" w:space="0" w:color="auto"/>
        <w:bottom w:val="none" w:sz="0" w:space="0" w:color="auto"/>
        <w:right w:val="none" w:sz="0" w:space="0" w:color="auto"/>
      </w:divBdr>
    </w:div>
    <w:div w:id="521864948">
      <w:bodyDiv w:val="1"/>
      <w:marLeft w:val="0"/>
      <w:marRight w:val="0"/>
      <w:marTop w:val="0"/>
      <w:marBottom w:val="0"/>
      <w:divBdr>
        <w:top w:val="none" w:sz="0" w:space="0" w:color="auto"/>
        <w:left w:val="none" w:sz="0" w:space="0" w:color="auto"/>
        <w:bottom w:val="none" w:sz="0" w:space="0" w:color="auto"/>
        <w:right w:val="none" w:sz="0" w:space="0" w:color="auto"/>
      </w:divBdr>
    </w:div>
    <w:div w:id="526526406">
      <w:bodyDiv w:val="1"/>
      <w:marLeft w:val="0"/>
      <w:marRight w:val="0"/>
      <w:marTop w:val="0"/>
      <w:marBottom w:val="0"/>
      <w:divBdr>
        <w:top w:val="none" w:sz="0" w:space="0" w:color="auto"/>
        <w:left w:val="none" w:sz="0" w:space="0" w:color="auto"/>
        <w:bottom w:val="none" w:sz="0" w:space="0" w:color="auto"/>
        <w:right w:val="none" w:sz="0" w:space="0" w:color="auto"/>
      </w:divBdr>
    </w:div>
    <w:div w:id="531725063">
      <w:bodyDiv w:val="1"/>
      <w:marLeft w:val="0"/>
      <w:marRight w:val="0"/>
      <w:marTop w:val="0"/>
      <w:marBottom w:val="0"/>
      <w:divBdr>
        <w:top w:val="none" w:sz="0" w:space="0" w:color="auto"/>
        <w:left w:val="none" w:sz="0" w:space="0" w:color="auto"/>
        <w:bottom w:val="none" w:sz="0" w:space="0" w:color="auto"/>
        <w:right w:val="none" w:sz="0" w:space="0" w:color="auto"/>
      </w:divBdr>
    </w:div>
    <w:div w:id="532614010">
      <w:bodyDiv w:val="1"/>
      <w:marLeft w:val="0"/>
      <w:marRight w:val="0"/>
      <w:marTop w:val="0"/>
      <w:marBottom w:val="0"/>
      <w:divBdr>
        <w:top w:val="none" w:sz="0" w:space="0" w:color="auto"/>
        <w:left w:val="none" w:sz="0" w:space="0" w:color="auto"/>
        <w:bottom w:val="none" w:sz="0" w:space="0" w:color="auto"/>
        <w:right w:val="none" w:sz="0" w:space="0" w:color="auto"/>
      </w:divBdr>
    </w:div>
    <w:div w:id="542060146">
      <w:bodyDiv w:val="1"/>
      <w:marLeft w:val="0"/>
      <w:marRight w:val="0"/>
      <w:marTop w:val="0"/>
      <w:marBottom w:val="0"/>
      <w:divBdr>
        <w:top w:val="none" w:sz="0" w:space="0" w:color="auto"/>
        <w:left w:val="none" w:sz="0" w:space="0" w:color="auto"/>
        <w:bottom w:val="none" w:sz="0" w:space="0" w:color="auto"/>
        <w:right w:val="none" w:sz="0" w:space="0" w:color="auto"/>
      </w:divBdr>
    </w:div>
    <w:div w:id="555043413">
      <w:bodyDiv w:val="1"/>
      <w:marLeft w:val="0"/>
      <w:marRight w:val="0"/>
      <w:marTop w:val="0"/>
      <w:marBottom w:val="0"/>
      <w:divBdr>
        <w:top w:val="none" w:sz="0" w:space="0" w:color="auto"/>
        <w:left w:val="none" w:sz="0" w:space="0" w:color="auto"/>
        <w:bottom w:val="none" w:sz="0" w:space="0" w:color="auto"/>
        <w:right w:val="none" w:sz="0" w:space="0" w:color="auto"/>
      </w:divBdr>
    </w:div>
    <w:div w:id="555430525">
      <w:bodyDiv w:val="1"/>
      <w:marLeft w:val="0"/>
      <w:marRight w:val="0"/>
      <w:marTop w:val="0"/>
      <w:marBottom w:val="0"/>
      <w:divBdr>
        <w:top w:val="none" w:sz="0" w:space="0" w:color="auto"/>
        <w:left w:val="none" w:sz="0" w:space="0" w:color="auto"/>
        <w:bottom w:val="none" w:sz="0" w:space="0" w:color="auto"/>
        <w:right w:val="none" w:sz="0" w:space="0" w:color="auto"/>
      </w:divBdr>
    </w:div>
    <w:div w:id="562107843">
      <w:bodyDiv w:val="1"/>
      <w:marLeft w:val="0"/>
      <w:marRight w:val="0"/>
      <w:marTop w:val="0"/>
      <w:marBottom w:val="0"/>
      <w:divBdr>
        <w:top w:val="none" w:sz="0" w:space="0" w:color="auto"/>
        <w:left w:val="none" w:sz="0" w:space="0" w:color="auto"/>
        <w:bottom w:val="none" w:sz="0" w:space="0" w:color="auto"/>
        <w:right w:val="none" w:sz="0" w:space="0" w:color="auto"/>
      </w:divBdr>
    </w:div>
    <w:div w:id="563491221">
      <w:bodyDiv w:val="1"/>
      <w:marLeft w:val="0"/>
      <w:marRight w:val="0"/>
      <w:marTop w:val="0"/>
      <w:marBottom w:val="0"/>
      <w:divBdr>
        <w:top w:val="none" w:sz="0" w:space="0" w:color="auto"/>
        <w:left w:val="none" w:sz="0" w:space="0" w:color="auto"/>
        <w:bottom w:val="none" w:sz="0" w:space="0" w:color="auto"/>
        <w:right w:val="none" w:sz="0" w:space="0" w:color="auto"/>
      </w:divBdr>
    </w:div>
    <w:div w:id="568006663">
      <w:bodyDiv w:val="1"/>
      <w:marLeft w:val="0"/>
      <w:marRight w:val="0"/>
      <w:marTop w:val="0"/>
      <w:marBottom w:val="0"/>
      <w:divBdr>
        <w:top w:val="none" w:sz="0" w:space="0" w:color="auto"/>
        <w:left w:val="none" w:sz="0" w:space="0" w:color="auto"/>
        <w:bottom w:val="none" w:sz="0" w:space="0" w:color="auto"/>
        <w:right w:val="none" w:sz="0" w:space="0" w:color="auto"/>
      </w:divBdr>
    </w:div>
    <w:div w:id="573050680">
      <w:bodyDiv w:val="1"/>
      <w:marLeft w:val="0"/>
      <w:marRight w:val="0"/>
      <w:marTop w:val="0"/>
      <w:marBottom w:val="0"/>
      <w:divBdr>
        <w:top w:val="none" w:sz="0" w:space="0" w:color="auto"/>
        <w:left w:val="none" w:sz="0" w:space="0" w:color="auto"/>
        <w:bottom w:val="none" w:sz="0" w:space="0" w:color="auto"/>
        <w:right w:val="none" w:sz="0" w:space="0" w:color="auto"/>
      </w:divBdr>
    </w:div>
    <w:div w:id="573199700">
      <w:bodyDiv w:val="1"/>
      <w:marLeft w:val="0"/>
      <w:marRight w:val="0"/>
      <w:marTop w:val="0"/>
      <w:marBottom w:val="0"/>
      <w:divBdr>
        <w:top w:val="none" w:sz="0" w:space="0" w:color="auto"/>
        <w:left w:val="none" w:sz="0" w:space="0" w:color="auto"/>
        <w:bottom w:val="none" w:sz="0" w:space="0" w:color="auto"/>
        <w:right w:val="none" w:sz="0" w:space="0" w:color="auto"/>
      </w:divBdr>
    </w:div>
    <w:div w:id="573661694">
      <w:bodyDiv w:val="1"/>
      <w:marLeft w:val="0"/>
      <w:marRight w:val="0"/>
      <w:marTop w:val="0"/>
      <w:marBottom w:val="0"/>
      <w:divBdr>
        <w:top w:val="none" w:sz="0" w:space="0" w:color="auto"/>
        <w:left w:val="none" w:sz="0" w:space="0" w:color="auto"/>
        <w:bottom w:val="none" w:sz="0" w:space="0" w:color="auto"/>
        <w:right w:val="none" w:sz="0" w:space="0" w:color="auto"/>
      </w:divBdr>
    </w:div>
    <w:div w:id="574165625">
      <w:bodyDiv w:val="1"/>
      <w:marLeft w:val="0"/>
      <w:marRight w:val="0"/>
      <w:marTop w:val="0"/>
      <w:marBottom w:val="0"/>
      <w:divBdr>
        <w:top w:val="none" w:sz="0" w:space="0" w:color="auto"/>
        <w:left w:val="none" w:sz="0" w:space="0" w:color="auto"/>
        <w:bottom w:val="none" w:sz="0" w:space="0" w:color="auto"/>
        <w:right w:val="none" w:sz="0" w:space="0" w:color="auto"/>
      </w:divBdr>
    </w:div>
    <w:div w:id="587931606">
      <w:bodyDiv w:val="1"/>
      <w:marLeft w:val="0"/>
      <w:marRight w:val="0"/>
      <w:marTop w:val="0"/>
      <w:marBottom w:val="0"/>
      <w:divBdr>
        <w:top w:val="none" w:sz="0" w:space="0" w:color="auto"/>
        <w:left w:val="none" w:sz="0" w:space="0" w:color="auto"/>
        <w:bottom w:val="none" w:sz="0" w:space="0" w:color="auto"/>
        <w:right w:val="none" w:sz="0" w:space="0" w:color="auto"/>
      </w:divBdr>
    </w:div>
    <w:div w:id="590358669">
      <w:bodyDiv w:val="1"/>
      <w:marLeft w:val="0"/>
      <w:marRight w:val="0"/>
      <w:marTop w:val="0"/>
      <w:marBottom w:val="0"/>
      <w:divBdr>
        <w:top w:val="none" w:sz="0" w:space="0" w:color="auto"/>
        <w:left w:val="none" w:sz="0" w:space="0" w:color="auto"/>
        <w:bottom w:val="none" w:sz="0" w:space="0" w:color="auto"/>
        <w:right w:val="none" w:sz="0" w:space="0" w:color="auto"/>
      </w:divBdr>
    </w:div>
    <w:div w:id="594438833">
      <w:bodyDiv w:val="1"/>
      <w:marLeft w:val="0"/>
      <w:marRight w:val="0"/>
      <w:marTop w:val="0"/>
      <w:marBottom w:val="0"/>
      <w:divBdr>
        <w:top w:val="none" w:sz="0" w:space="0" w:color="auto"/>
        <w:left w:val="none" w:sz="0" w:space="0" w:color="auto"/>
        <w:bottom w:val="none" w:sz="0" w:space="0" w:color="auto"/>
        <w:right w:val="none" w:sz="0" w:space="0" w:color="auto"/>
      </w:divBdr>
    </w:div>
    <w:div w:id="597760627">
      <w:bodyDiv w:val="1"/>
      <w:marLeft w:val="0"/>
      <w:marRight w:val="0"/>
      <w:marTop w:val="0"/>
      <w:marBottom w:val="0"/>
      <w:divBdr>
        <w:top w:val="none" w:sz="0" w:space="0" w:color="auto"/>
        <w:left w:val="none" w:sz="0" w:space="0" w:color="auto"/>
        <w:bottom w:val="none" w:sz="0" w:space="0" w:color="auto"/>
        <w:right w:val="none" w:sz="0" w:space="0" w:color="auto"/>
      </w:divBdr>
    </w:div>
    <w:div w:id="610212428">
      <w:bodyDiv w:val="1"/>
      <w:marLeft w:val="0"/>
      <w:marRight w:val="0"/>
      <w:marTop w:val="0"/>
      <w:marBottom w:val="0"/>
      <w:divBdr>
        <w:top w:val="none" w:sz="0" w:space="0" w:color="auto"/>
        <w:left w:val="none" w:sz="0" w:space="0" w:color="auto"/>
        <w:bottom w:val="none" w:sz="0" w:space="0" w:color="auto"/>
        <w:right w:val="none" w:sz="0" w:space="0" w:color="auto"/>
      </w:divBdr>
    </w:div>
    <w:div w:id="612518693">
      <w:bodyDiv w:val="1"/>
      <w:marLeft w:val="0"/>
      <w:marRight w:val="0"/>
      <w:marTop w:val="0"/>
      <w:marBottom w:val="0"/>
      <w:divBdr>
        <w:top w:val="none" w:sz="0" w:space="0" w:color="auto"/>
        <w:left w:val="none" w:sz="0" w:space="0" w:color="auto"/>
        <w:bottom w:val="none" w:sz="0" w:space="0" w:color="auto"/>
        <w:right w:val="none" w:sz="0" w:space="0" w:color="auto"/>
      </w:divBdr>
    </w:div>
    <w:div w:id="613635604">
      <w:bodyDiv w:val="1"/>
      <w:marLeft w:val="0"/>
      <w:marRight w:val="0"/>
      <w:marTop w:val="0"/>
      <w:marBottom w:val="0"/>
      <w:divBdr>
        <w:top w:val="none" w:sz="0" w:space="0" w:color="auto"/>
        <w:left w:val="none" w:sz="0" w:space="0" w:color="auto"/>
        <w:bottom w:val="none" w:sz="0" w:space="0" w:color="auto"/>
        <w:right w:val="none" w:sz="0" w:space="0" w:color="auto"/>
      </w:divBdr>
    </w:div>
    <w:div w:id="614365159">
      <w:bodyDiv w:val="1"/>
      <w:marLeft w:val="0"/>
      <w:marRight w:val="0"/>
      <w:marTop w:val="0"/>
      <w:marBottom w:val="0"/>
      <w:divBdr>
        <w:top w:val="none" w:sz="0" w:space="0" w:color="auto"/>
        <w:left w:val="none" w:sz="0" w:space="0" w:color="auto"/>
        <w:bottom w:val="none" w:sz="0" w:space="0" w:color="auto"/>
        <w:right w:val="none" w:sz="0" w:space="0" w:color="auto"/>
      </w:divBdr>
    </w:div>
    <w:div w:id="630599844">
      <w:bodyDiv w:val="1"/>
      <w:marLeft w:val="0"/>
      <w:marRight w:val="0"/>
      <w:marTop w:val="0"/>
      <w:marBottom w:val="0"/>
      <w:divBdr>
        <w:top w:val="none" w:sz="0" w:space="0" w:color="auto"/>
        <w:left w:val="none" w:sz="0" w:space="0" w:color="auto"/>
        <w:bottom w:val="none" w:sz="0" w:space="0" w:color="auto"/>
        <w:right w:val="none" w:sz="0" w:space="0" w:color="auto"/>
      </w:divBdr>
    </w:div>
    <w:div w:id="633295379">
      <w:bodyDiv w:val="1"/>
      <w:marLeft w:val="0"/>
      <w:marRight w:val="0"/>
      <w:marTop w:val="0"/>
      <w:marBottom w:val="0"/>
      <w:divBdr>
        <w:top w:val="none" w:sz="0" w:space="0" w:color="auto"/>
        <w:left w:val="none" w:sz="0" w:space="0" w:color="auto"/>
        <w:bottom w:val="none" w:sz="0" w:space="0" w:color="auto"/>
        <w:right w:val="none" w:sz="0" w:space="0" w:color="auto"/>
      </w:divBdr>
    </w:div>
    <w:div w:id="638801433">
      <w:bodyDiv w:val="1"/>
      <w:marLeft w:val="0"/>
      <w:marRight w:val="0"/>
      <w:marTop w:val="0"/>
      <w:marBottom w:val="0"/>
      <w:divBdr>
        <w:top w:val="none" w:sz="0" w:space="0" w:color="auto"/>
        <w:left w:val="none" w:sz="0" w:space="0" w:color="auto"/>
        <w:bottom w:val="none" w:sz="0" w:space="0" w:color="auto"/>
        <w:right w:val="none" w:sz="0" w:space="0" w:color="auto"/>
      </w:divBdr>
    </w:div>
    <w:div w:id="640034591">
      <w:bodyDiv w:val="1"/>
      <w:marLeft w:val="0"/>
      <w:marRight w:val="0"/>
      <w:marTop w:val="0"/>
      <w:marBottom w:val="0"/>
      <w:divBdr>
        <w:top w:val="none" w:sz="0" w:space="0" w:color="auto"/>
        <w:left w:val="none" w:sz="0" w:space="0" w:color="auto"/>
        <w:bottom w:val="none" w:sz="0" w:space="0" w:color="auto"/>
        <w:right w:val="none" w:sz="0" w:space="0" w:color="auto"/>
      </w:divBdr>
    </w:div>
    <w:div w:id="641928839">
      <w:bodyDiv w:val="1"/>
      <w:marLeft w:val="0"/>
      <w:marRight w:val="0"/>
      <w:marTop w:val="0"/>
      <w:marBottom w:val="0"/>
      <w:divBdr>
        <w:top w:val="none" w:sz="0" w:space="0" w:color="auto"/>
        <w:left w:val="none" w:sz="0" w:space="0" w:color="auto"/>
        <w:bottom w:val="none" w:sz="0" w:space="0" w:color="auto"/>
        <w:right w:val="none" w:sz="0" w:space="0" w:color="auto"/>
      </w:divBdr>
    </w:div>
    <w:div w:id="644942245">
      <w:bodyDiv w:val="1"/>
      <w:marLeft w:val="0"/>
      <w:marRight w:val="0"/>
      <w:marTop w:val="0"/>
      <w:marBottom w:val="0"/>
      <w:divBdr>
        <w:top w:val="none" w:sz="0" w:space="0" w:color="auto"/>
        <w:left w:val="none" w:sz="0" w:space="0" w:color="auto"/>
        <w:bottom w:val="none" w:sz="0" w:space="0" w:color="auto"/>
        <w:right w:val="none" w:sz="0" w:space="0" w:color="auto"/>
      </w:divBdr>
    </w:div>
    <w:div w:id="648248049">
      <w:bodyDiv w:val="1"/>
      <w:marLeft w:val="0"/>
      <w:marRight w:val="0"/>
      <w:marTop w:val="0"/>
      <w:marBottom w:val="0"/>
      <w:divBdr>
        <w:top w:val="none" w:sz="0" w:space="0" w:color="auto"/>
        <w:left w:val="none" w:sz="0" w:space="0" w:color="auto"/>
        <w:bottom w:val="none" w:sz="0" w:space="0" w:color="auto"/>
        <w:right w:val="none" w:sz="0" w:space="0" w:color="auto"/>
      </w:divBdr>
      <w:divsChild>
        <w:div w:id="1349328749">
          <w:marLeft w:val="0"/>
          <w:marRight w:val="0"/>
          <w:marTop w:val="0"/>
          <w:marBottom w:val="0"/>
          <w:divBdr>
            <w:top w:val="none" w:sz="0" w:space="0" w:color="auto"/>
            <w:left w:val="none" w:sz="0" w:space="0" w:color="auto"/>
            <w:bottom w:val="none" w:sz="0" w:space="0" w:color="auto"/>
            <w:right w:val="none" w:sz="0" w:space="0" w:color="auto"/>
          </w:divBdr>
          <w:divsChild>
            <w:div w:id="213170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601978">
      <w:bodyDiv w:val="1"/>
      <w:marLeft w:val="0"/>
      <w:marRight w:val="0"/>
      <w:marTop w:val="0"/>
      <w:marBottom w:val="0"/>
      <w:divBdr>
        <w:top w:val="none" w:sz="0" w:space="0" w:color="auto"/>
        <w:left w:val="none" w:sz="0" w:space="0" w:color="auto"/>
        <w:bottom w:val="none" w:sz="0" w:space="0" w:color="auto"/>
        <w:right w:val="none" w:sz="0" w:space="0" w:color="auto"/>
      </w:divBdr>
    </w:div>
    <w:div w:id="650715462">
      <w:bodyDiv w:val="1"/>
      <w:marLeft w:val="0"/>
      <w:marRight w:val="0"/>
      <w:marTop w:val="0"/>
      <w:marBottom w:val="0"/>
      <w:divBdr>
        <w:top w:val="none" w:sz="0" w:space="0" w:color="auto"/>
        <w:left w:val="none" w:sz="0" w:space="0" w:color="auto"/>
        <w:bottom w:val="none" w:sz="0" w:space="0" w:color="auto"/>
        <w:right w:val="none" w:sz="0" w:space="0" w:color="auto"/>
      </w:divBdr>
    </w:div>
    <w:div w:id="652489911">
      <w:bodyDiv w:val="1"/>
      <w:marLeft w:val="0"/>
      <w:marRight w:val="0"/>
      <w:marTop w:val="0"/>
      <w:marBottom w:val="0"/>
      <w:divBdr>
        <w:top w:val="none" w:sz="0" w:space="0" w:color="auto"/>
        <w:left w:val="none" w:sz="0" w:space="0" w:color="auto"/>
        <w:bottom w:val="none" w:sz="0" w:space="0" w:color="auto"/>
        <w:right w:val="none" w:sz="0" w:space="0" w:color="auto"/>
      </w:divBdr>
    </w:div>
    <w:div w:id="653216908">
      <w:bodyDiv w:val="1"/>
      <w:marLeft w:val="0"/>
      <w:marRight w:val="0"/>
      <w:marTop w:val="0"/>
      <w:marBottom w:val="0"/>
      <w:divBdr>
        <w:top w:val="none" w:sz="0" w:space="0" w:color="auto"/>
        <w:left w:val="none" w:sz="0" w:space="0" w:color="auto"/>
        <w:bottom w:val="none" w:sz="0" w:space="0" w:color="auto"/>
        <w:right w:val="none" w:sz="0" w:space="0" w:color="auto"/>
      </w:divBdr>
    </w:div>
    <w:div w:id="656689013">
      <w:bodyDiv w:val="1"/>
      <w:marLeft w:val="0"/>
      <w:marRight w:val="0"/>
      <w:marTop w:val="0"/>
      <w:marBottom w:val="0"/>
      <w:divBdr>
        <w:top w:val="none" w:sz="0" w:space="0" w:color="auto"/>
        <w:left w:val="none" w:sz="0" w:space="0" w:color="auto"/>
        <w:bottom w:val="none" w:sz="0" w:space="0" w:color="auto"/>
        <w:right w:val="none" w:sz="0" w:space="0" w:color="auto"/>
      </w:divBdr>
    </w:div>
    <w:div w:id="660158366">
      <w:bodyDiv w:val="1"/>
      <w:marLeft w:val="0"/>
      <w:marRight w:val="0"/>
      <w:marTop w:val="0"/>
      <w:marBottom w:val="0"/>
      <w:divBdr>
        <w:top w:val="none" w:sz="0" w:space="0" w:color="auto"/>
        <w:left w:val="none" w:sz="0" w:space="0" w:color="auto"/>
        <w:bottom w:val="none" w:sz="0" w:space="0" w:color="auto"/>
        <w:right w:val="none" w:sz="0" w:space="0" w:color="auto"/>
      </w:divBdr>
    </w:div>
    <w:div w:id="668872076">
      <w:bodyDiv w:val="1"/>
      <w:marLeft w:val="0"/>
      <w:marRight w:val="0"/>
      <w:marTop w:val="0"/>
      <w:marBottom w:val="0"/>
      <w:divBdr>
        <w:top w:val="none" w:sz="0" w:space="0" w:color="auto"/>
        <w:left w:val="none" w:sz="0" w:space="0" w:color="auto"/>
        <w:bottom w:val="none" w:sz="0" w:space="0" w:color="auto"/>
        <w:right w:val="none" w:sz="0" w:space="0" w:color="auto"/>
      </w:divBdr>
    </w:div>
    <w:div w:id="672420578">
      <w:bodyDiv w:val="1"/>
      <w:marLeft w:val="0"/>
      <w:marRight w:val="0"/>
      <w:marTop w:val="0"/>
      <w:marBottom w:val="0"/>
      <w:divBdr>
        <w:top w:val="none" w:sz="0" w:space="0" w:color="auto"/>
        <w:left w:val="none" w:sz="0" w:space="0" w:color="auto"/>
        <w:bottom w:val="none" w:sz="0" w:space="0" w:color="auto"/>
        <w:right w:val="none" w:sz="0" w:space="0" w:color="auto"/>
      </w:divBdr>
    </w:div>
    <w:div w:id="675352577">
      <w:bodyDiv w:val="1"/>
      <w:marLeft w:val="0"/>
      <w:marRight w:val="0"/>
      <w:marTop w:val="0"/>
      <w:marBottom w:val="0"/>
      <w:divBdr>
        <w:top w:val="none" w:sz="0" w:space="0" w:color="auto"/>
        <w:left w:val="none" w:sz="0" w:space="0" w:color="auto"/>
        <w:bottom w:val="none" w:sz="0" w:space="0" w:color="auto"/>
        <w:right w:val="none" w:sz="0" w:space="0" w:color="auto"/>
      </w:divBdr>
    </w:div>
    <w:div w:id="676930905">
      <w:bodyDiv w:val="1"/>
      <w:marLeft w:val="0"/>
      <w:marRight w:val="0"/>
      <w:marTop w:val="0"/>
      <w:marBottom w:val="0"/>
      <w:divBdr>
        <w:top w:val="none" w:sz="0" w:space="0" w:color="auto"/>
        <w:left w:val="none" w:sz="0" w:space="0" w:color="auto"/>
        <w:bottom w:val="none" w:sz="0" w:space="0" w:color="auto"/>
        <w:right w:val="none" w:sz="0" w:space="0" w:color="auto"/>
      </w:divBdr>
    </w:div>
    <w:div w:id="713579511">
      <w:bodyDiv w:val="1"/>
      <w:marLeft w:val="0"/>
      <w:marRight w:val="0"/>
      <w:marTop w:val="0"/>
      <w:marBottom w:val="0"/>
      <w:divBdr>
        <w:top w:val="none" w:sz="0" w:space="0" w:color="auto"/>
        <w:left w:val="none" w:sz="0" w:space="0" w:color="auto"/>
        <w:bottom w:val="none" w:sz="0" w:space="0" w:color="auto"/>
        <w:right w:val="none" w:sz="0" w:space="0" w:color="auto"/>
      </w:divBdr>
    </w:div>
    <w:div w:id="717974740">
      <w:bodyDiv w:val="1"/>
      <w:marLeft w:val="0"/>
      <w:marRight w:val="0"/>
      <w:marTop w:val="0"/>
      <w:marBottom w:val="0"/>
      <w:divBdr>
        <w:top w:val="none" w:sz="0" w:space="0" w:color="auto"/>
        <w:left w:val="none" w:sz="0" w:space="0" w:color="auto"/>
        <w:bottom w:val="none" w:sz="0" w:space="0" w:color="auto"/>
        <w:right w:val="none" w:sz="0" w:space="0" w:color="auto"/>
      </w:divBdr>
    </w:div>
    <w:div w:id="721900917">
      <w:bodyDiv w:val="1"/>
      <w:marLeft w:val="0"/>
      <w:marRight w:val="0"/>
      <w:marTop w:val="0"/>
      <w:marBottom w:val="0"/>
      <w:divBdr>
        <w:top w:val="none" w:sz="0" w:space="0" w:color="auto"/>
        <w:left w:val="none" w:sz="0" w:space="0" w:color="auto"/>
        <w:bottom w:val="none" w:sz="0" w:space="0" w:color="auto"/>
        <w:right w:val="none" w:sz="0" w:space="0" w:color="auto"/>
      </w:divBdr>
    </w:div>
    <w:div w:id="722213203">
      <w:bodyDiv w:val="1"/>
      <w:marLeft w:val="0"/>
      <w:marRight w:val="0"/>
      <w:marTop w:val="0"/>
      <w:marBottom w:val="0"/>
      <w:divBdr>
        <w:top w:val="none" w:sz="0" w:space="0" w:color="auto"/>
        <w:left w:val="none" w:sz="0" w:space="0" w:color="auto"/>
        <w:bottom w:val="none" w:sz="0" w:space="0" w:color="auto"/>
        <w:right w:val="none" w:sz="0" w:space="0" w:color="auto"/>
      </w:divBdr>
    </w:div>
    <w:div w:id="723482895">
      <w:bodyDiv w:val="1"/>
      <w:marLeft w:val="0"/>
      <w:marRight w:val="0"/>
      <w:marTop w:val="0"/>
      <w:marBottom w:val="0"/>
      <w:divBdr>
        <w:top w:val="none" w:sz="0" w:space="0" w:color="auto"/>
        <w:left w:val="none" w:sz="0" w:space="0" w:color="auto"/>
        <w:bottom w:val="none" w:sz="0" w:space="0" w:color="auto"/>
        <w:right w:val="none" w:sz="0" w:space="0" w:color="auto"/>
      </w:divBdr>
    </w:div>
    <w:div w:id="732236544">
      <w:bodyDiv w:val="1"/>
      <w:marLeft w:val="0"/>
      <w:marRight w:val="0"/>
      <w:marTop w:val="0"/>
      <w:marBottom w:val="0"/>
      <w:divBdr>
        <w:top w:val="none" w:sz="0" w:space="0" w:color="auto"/>
        <w:left w:val="none" w:sz="0" w:space="0" w:color="auto"/>
        <w:bottom w:val="none" w:sz="0" w:space="0" w:color="auto"/>
        <w:right w:val="none" w:sz="0" w:space="0" w:color="auto"/>
      </w:divBdr>
    </w:div>
    <w:div w:id="736318243">
      <w:bodyDiv w:val="1"/>
      <w:marLeft w:val="0"/>
      <w:marRight w:val="0"/>
      <w:marTop w:val="0"/>
      <w:marBottom w:val="0"/>
      <w:divBdr>
        <w:top w:val="none" w:sz="0" w:space="0" w:color="auto"/>
        <w:left w:val="none" w:sz="0" w:space="0" w:color="auto"/>
        <w:bottom w:val="none" w:sz="0" w:space="0" w:color="auto"/>
        <w:right w:val="none" w:sz="0" w:space="0" w:color="auto"/>
      </w:divBdr>
    </w:div>
    <w:div w:id="737552564">
      <w:bodyDiv w:val="1"/>
      <w:marLeft w:val="0"/>
      <w:marRight w:val="0"/>
      <w:marTop w:val="0"/>
      <w:marBottom w:val="0"/>
      <w:divBdr>
        <w:top w:val="none" w:sz="0" w:space="0" w:color="auto"/>
        <w:left w:val="none" w:sz="0" w:space="0" w:color="auto"/>
        <w:bottom w:val="none" w:sz="0" w:space="0" w:color="auto"/>
        <w:right w:val="none" w:sz="0" w:space="0" w:color="auto"/>
      </w:divBdr>
    </w:div>
    <w:div w:id="746070151">
      <w:bodyDiv w:val="1"/>
      <w:marLeft w:val="0"/>
      <w:marRight w:val="0"/>
      <w:marTop w:val="0"/>
      <w:marBottom w:val="0"/>
      <w:divBdr>
        <w:top w:val="none" w:sz="0" w:space="0" w:color="auto"/>
        <w:left w:val="none" w:sz="0" w:space="0" w:color="auto"/>
        <w:bottom w:val="none" w:sz="0" w:space="0" w:color="auto"/>
        <w:right w:val="none" w:sz="0" w:space="0" w:color="auto"/>
      </w:divBdr>
    </w:div>
    <w:div w:id="746220998">
      <w:bodyDiv w:val="1"/>
      <w:marLeft w:val="0"/>
      <w:marRight w:val="0"/>
      <w:marTop w:val="0"/>
      <w:marBottom w:val="0"/>
      <w:divBdr>
        <w:top w:val="none" w:sz="0" w:space="0" w:color="auto"/>
        <w:left w:val="none" w:sz="0" w:space="0" w:color="auto"/>
        <w:bottom w:val="none" w:sz="0" w:space="0" w:color="auto"/>
        <w:right w:val="none" w:sz="0" w:space="0" w:color="auto"/>
      </w:divBdr>
    </w:div>
    <w:div w:id="748045503">
      <w:bodyDiv w:val="1"/>
      <w:marLeft w:val="0"/>
      <w:marRight w:val="0"/>
      <w:marTop w:val="0"/>
      <w:marBottom w:val="0"/>
      <w:divBdr>
        <w:top w:val="none" w:sz="0" w:space="0" w:color="auto"/>
        <w:left w:val="none" w:sz="0" w:space="0" w:color="auto"/>
        <w:bottom w:val="none" w:sz="0" w:space="0" w:color="auto"/>
        <w:right w:val="none" w:sz="0" w:space="0" w:color="auto"/>
      </w:divBdr>
    </w:div>
    <w:div w:id="750347868">
      <w:bodyDiv w:val="1"/>
      <w:marLeft w:val="0"/>
      <w:marRight w:val="0"/>
      <w:marTop w:val="0"/>
      <w:marBottom w:val="0"/>
      <w:divBdr>
        <w:top w:val="none" w:sz="0" w:space="0" w:color="auto"/>
        <w:left w:val="none" w:sz="0" w:space="0" w:color="auto"/>
        <w:bottom w:val="none" w:sz="0" w:space="0" w:color="auto"/>
        <w:right w:val="none" w:sz="0" w:space="0" w:color="auto"/>
      </w:divBdr>
    </w:div>
    <w:div w:id="750389633">
      <w:bodyDiv w:val="1"/>
      <w:marLeft w:val="0"/>
      <w:marRight w:val="0"/>
      <w:marTop w:val="0"/>
      <w:marBottom w:val="0"/>
      <w:divBdr>
        <w:top w:val="none" w:sz="0" w:space="0" w:color="auto"/>
        <w:left w:val="none" w:sz="0" w:space="0" w:color="auto"/>
        <w:bottom w:val="none" w:sz="0" w:space="0" w:color="auto"/>
        <w:right w:val="none" w:sz="0" w:space="0" w:color="auto"/>
      </w:divBdr>
    </w:div>
    <w:div w:id="758140660">
      <w:bodyDiv w:val="1"/>
      <w:marLeft w:val="0"/>
      <w:marRight w:val="0"/>
      <w:marTop w:val="0"/>
      <w:marBottom w:val="0"/>
      <w:divBdr>
        <w:top w:val="none" w:sz="0" w:space="0" w:color="auto"/>
        <w:left w:val="none" w:sz="0" w:space="0" w:color="auto"/>
        <w:bottom w:val="none" w:sz="0" w:space="0" w:color="auto"/>
        <w:right w:val="none" w:sz="0" w:space="0" w:color="auto"/>
      </w:divBdr>
    </w:div>
    <w:div w:id="758872365">
      <w:bodyDiv w:val="1"/>
      <w:marLeft w:val="0"/>
      <w:marRight w:val="0"/>
      <w:marTop w:val="0"/>
      <w:marBottom w:val="0"/>
      <w:divBdr>
        <w:top w:val="none" w:sz="0" w:space="0" w:color="auto"/>
        <w:left w:val="none" w:sz="0" w:space="0" w:color="auto"/>
        <w:bottom w:val="none" w:sz="0" w:space="0" w:color="auto"/>
        <w:right w:val="none" w:sz="0" w:space="0" w:color="auto"/>
      </w:divBdr>
    </w:div>
    <w:div w:id="758985018">
      <w:bodyDiv w:val="1"/>
      <w:marLeft w:val="0"/>
      <w:marRight w:val="0"/>
      <w:marTop w:val="0"/>
      <w:marBottom w:val="0"/>
      <w:divBdr>
        <w:top w:val="none" w:sz="0" w:space="0" w:color="auto"/>
        <w:left w:val="none" w:sz="0" w:space="0" w:color="auto"/>
        <w:bottom w:val="none" w:sz="0" w:space="0" w:color="auto"/>
        <w:right w:val="none" w:sz="0" w:space="0" w:color="auto"/>
      </w:divBdr>
    </w:div>
    <w:div w:id="760415762">
      <w:bodyDiv w:val="1"/>
      <w:marLeft w:val="0"/>
      <w:marRight w:val="0"/>
      <w:marTop w:val="0"/>
      <w:marBottom w:val="0"/>
      <w:divBdr>
        <w:top w:val="none" w:sz="0" w:space="0" w:color="auto"/>
        <w:left w:val="none" w:sz="0" w:space="0" w:color="auto"/>
        <w:bottom w:val="none" w:sz="0" w:space="0" w:color="auto"/>
        <w:right w:val="none" w:sz="0" w:space="0" w:color="auto"/>
      </w:divBdr>
    </w:div>
    <w:div w:id="768819669">
      <w:bodyDiv w:val="1"/>
      <w:marLeft w:val="0"/>
      <w:marRight w:val="0"/>
      <w:marTop w:val="0"/>
      <w:marBottom w:val="0"/>
      <w:divBdr>
        <w:top w:val="none" w:sz="0" w:space="0" w:color="auto"/>
        <w:left w:val="none" w:sz="0" w:space="0" w:color="auto"/>
        <w:bottom w:val="none" w:sz="0" w:space="0" w:color="auto"/>
        <w:right w:val="none" w:sz="0" w:space="0" w:color="auto"/>
      </w:divBdr>
    </w:div>
    <w:div w:id="770130490">
      <w:bodyDiv w:val="1"/>
      <w:marLeft w:val="0"/>
      <w:marRight w:val="0"/>
      <w:marTop w:val="0"/>
      <w:marBottom w:val="0"/>
      <w:divBdr>
        <w:top w:val="none" w:sz="0" w:space="0" w:color="auto"/>
        <w:left w:val="none" w:sz="0" w:space="0" w:color="auto"/>
        <w:bottom w:val="none" w:sz="0" w:space="0" w:color="auto"/>
        <w:right w:val="none" w:sz="0" w:space="0" w:color="auto"/>
      </w:divBdr>
    </w:div>
    <w:div w:id="779648230">
      <w:bodyDiv w:val="1"/>
      <w:marLeft w:val="0"/>
      <w:marRight w:val="0"/>
      <w:marTop w:val="0"/>
      <w:marBottom w:val="0"/>
      <w:divBdr>
        <w:top w:val="none" w:sz="0" w:space="0" w:color="auto"/>
        <w:left w:val="none" w:sz="0" w:space="0" w:color="auto"/>
        <w:bottom w:val="none" w:sz="0" w:space="0" w:color="auto"/>
        <w:right w:val="none" w:sz="0" w:space="0" w:color="auto"/>
      </w:divBdr>
    </w:div>
    <w:div w:id="779764948">
      <w:bodyDiv w:val="1"/>
      <w:marLeft w:val="0"/>
      <w:marRight w:val="0"/>
      <w:marTop w:val="0"/>
      <w:marBottom w:val="0"/>
      <w:divBdr>
        <w:top w:val="none" w:sz="0" w:space="0" w:color="auto"/>
        <w:left w:val="none" w:sz="0" w:space="0" w:color="auto"/>
        <w:bottom w:val="none" w:sz="0" w:space="0" w:color="auto"/>
        <w:right w:val="none" w:sz="0" w:space="0" w:color="auto"/>
      </w:divBdr>
    </w:div>
    <w:div w:id="785739898">
      <w:bodyDiv w:val="1"/>
      <w:marLeft w:val="0"/>
      <w:marRight w:val="0"/>
      <w:marTop w:val="0"/>
      <w:marBottom w:val="0"/>
      <w:divBdr>
        <w:top w:val="none" w:sz="0" w:space="0" w:color="auto"/>
        <w:left w:val="none" w:sz="0" w:space="0" w:color="auto"/>
        <w:bottom w:val="none" w:sz="0" w:space="0" w:color="auto"/>
        <w:right w:val="none" w:sz="0" w:space="0" w:color="auto"/>
      </w:divBdr>
    </w:div>
    <w:div w:id="789515846">
      <w:bodyDiv w:val="1"/>
      <w:marLeft w:val="0"/>
      <w:marRight w:val="0"/>
      <w:marTop w:val="0"/>
      <w:marBottom w:val="0"/>
      <w:divBdr>
        <w:top w:val="none" w:sz="0" w:space="0" w:color="auto"/>
        <w:left w:val="none" w:sz="0" w:space="0" w:color="auto"/>
        <w:bottom w:val="none" w:sz="0" w:space="0" w:color="auto"/>
        <w:right w:val="none" w:sz="0" w:space="0" w:color="auto"/>
      </w:divBdr>
    </w:div>
    <w:div w:id="797992743">
      <w:bodyDiv w:val="1"/>
      <w:marLeft w:val="0"/>
      <w:marRight w:val="0"/>
      <w:marTop w:val="0"/>
      <w:marBottom w:val="0"/>
      <w:divBdr>
        <w:top w:val="none" w:sz="0" w:space="0" w:color="auto"/>
        <w:left w:val="none" w:sz="0" w:space="0" w:color="auto"/>
        <w:bottom w:val="none" w:sz="0" w:space="0" w:color="auto"/>
        <w:right w:val="none" w:sz="0" w:space="0" w:color="auto"/>
      </w:divBdr>
    </w:div>
    <w:div w:id="800028434">
      <w:bodyDiv w:val="1"/>
      <w:marLeft w:val="0"/>
      <w:marRight w:val="0"/>
      <w:marTop w:val="0"/>
      <w:marBottom w:val="0"/>
      <w:divBdr>
        <w:top w:val="none" w:sz="0" w:space="0" w:color="auto"/>
        <w:left w:val="none" w:sz="0" w:space="0" w:color="auto"/>
        <w:bottom w:val="none" w:sz="0" w:space="0" w:color="auto"/>
        <w:right w:val="none" w:sz="0" w:space="0" w:color="auto"/>
      </w:divBdr>
    </w:div>
    <w:div w:id="800729366">
      <w:bodyDiv w:val="1"/>
      <w:marLeft w:val="0"/>
      <w:marRight w:val="0"/>
      <w:marTop w:val="0"/>
      <w:marBottom w:val="0"/>
      <w:divBdr>
        <w:top w:val="none" w:sz="0" w:space="0" w:color="auto"/>
        <w:left w:val="none" w:sz="0" w:space="0" w:color="auto"/>
        <w:bottom w:val="none" w:sz="0" w:space="0" w:color="auto"/>
        <w:right w:val="none" w:sz="0" w:space="0" w:color="auto"/>
      </w:divBdr>
    </w:div>
    <w:div w:id="805584117">
      <w:bodyDiv w:val="1"/>
      <w:marLeft w:val="0"/>
      <w:marRight w:val="0"/>
      <w:marTop w:val="0"/>
      <w:marBottom w:val="0"/>
      <w:divBdr>
        <w:top w:val="none" w:sz="0" w:space="0" w:color="auto"/>
        <w:left w:val="none" w:sz="0" w:space="0" w:color="auto"/>
        <w:bottom w:val="none" w:sz="0" w:space="0" w:color="auto"/>
        <w:right w:val="none" w:sz="0" w:space="0" w:color="auto"/>
      </w:divBdr>
    </w:div>
    <w:div w:id="808593819">
      <w:bodyDiv w:val="1"/>
      <w:marLeft w:val="0"/>
      <w:marRight w:val="0"/>
      <w:marTop w:val="0"/>
      <w:marBottom w:val="0"/>
      <w:divBdr>
        <w:top w:val="none" w:sz="0" w:space="0" w:color="auto"/>
        <w:left w:val="none" w:sz="0" w:space="0" w:color="auto"/>
        <w:bottom w:val="none" w:sz="0" w:space="0" w:color="auto"/>
        <w:right w:val="none" w:sz="0" w:space="0" w:color="auto"/>
      </w:divBdr>
    </w:div>
    <w:div w:id="810907068">
      <w:bodyDiv w:val="1"/>
      <w:marLeft w:val="0"/>
      <w:marRight w:val="0"/>
      <w:marTop w:val="0"/>
      <w:marBottom w:val="0"/>
      <w:divBdr>
        <w:top w:val="none" w:sz="0" w:space="0" w:color="auto"/>
        <w:left w:val="none" w:sz="0" w:space="0" w:color="auto"/>
        <w:bottom w:val="none" w:sz="0" w:space="0" w:color="auto"/>
        <w:right w:val="none" w:sz="0" w:space="0" w:color="auto"/>
      </w:divBdr>
    </w:div>
    <w:div w:id="811141510">
      <w:bodyDiv w:val="1"/>
      <w:marLeft w:val="0"/>
      <w:marRight w:val="0"/>
      <w:marTop w:val="0"/>
      <w:marBottom w:val="0"/>
      <w:divBdr>
        <w:top w:val="none" w:sz="0" w:space="0" w:color="auto"/>
        <w:left w:val="none" w:sz="0" w:space="0" w:color="auto"/>
        <w:bottom w:val="none" w:sz="0" w:space="0" w:color="auto"/>
        <w:right w:val="none" w:sz="0" w:space="0" w:color="auto"/>
      </w:divBdr>
    </w:div>
    <w:div w:id="815950815">
      <w:bodyDiv w:val="1"/>
      <w:marLeft w:val="0"/>
      <w:marRight w:val="0"/>
      <w:marTop w:val="0"/>
      <w:marBottom w:val="0"/>
      <w:divBdr>
        <w:top w:val="none" w:sz="0" w:space="0" w:color="auto"/>
        <w:left w:val="none" w:sz="0" w:space="0" w:color="auto"/>
        <w:bottom w:val="none" w:sz="0" w:space="0" w:color="auto"/>
        <w:right w:val="none" w:sz="0" w:space="0" w:color="auto"/>
      </w:divBdr>
    </w:div>
    <w:div w:id="816651798">
      <w:bodyDiv w:val="1"/>
      <w:marLeft w:val="0"/>
      <w:marRight w:val="0"/>
      <w:marTop w:val="0"/>
      <w:marBottom w:val="0"/>
      <w:divBdr>
        <w:top w:val="none" w:sz="0" w:space="0" w:color="auto"/>
        <w:left w:val="none" w:sz="0" w:space="0" w:color="auto"/>
        <w:bottom w:val="none" w:sz="0" w:space="0" w:color="auto"/>
        <w:right w:val="none" w:sz="0" w:space="0" w:color="auto"/>
      </w:divBdr>
    </w:div>
    <w:div w:id="824321739">
      <w:bodyDiv w:val="1"/>
      <w:marLeft w:val="0"/>
      <w:marRight w:val="0"/>
      <w:marTop w:val="0"/>
      <w:marBottom w:val="0"/>
      <w:divBdr>
        <w:top w:val="none" w:sz="0" w:space="0" w:color="auto"/>
        <w:left w:val="none" w:sz="0" w:space="0" w:color="auto"/>
        <w:bottom w:val="none" w:sz="0" w:space="0" w:color="auto"/>
        <w:right w:val="none" w:sz="0" w:space="0" w:color="auto"/>
      </w:divBdr>
    </w:div>
    <w:div w:id="836503619">
      <w:bodyDiv w:val="1"/>
      <w:marLeft w:val="0"/>
      <w:marRight w:val="0"/>
      <w:marTop w:val="0"/>
      <w:marBottom w:val="0"/>
      <w:divBdr>
        <w:top w:val="none" w:sz="0" w:space="0" w:color="auto"/>
        <w:left w:val="none" w:sz="0" w:space="0" w:color="auto"/>
        <w:bottom w:val="none" w:sz="0" w:space="0" w:color="auto"/>
        <w:right w:val="none" w:sz="0" w:space="0" w:color="auto"/>
      </w:divBdr>
    </w:div>
    <w:div w:id="839809938">
      <w:bodyDiv w:val="1"/>
      <w:marLeft w:val="0"/>
      <w:marRight w:val="0"/>
      <w:marTop w:val="0"/>
      <w:marBottom w:val="0"/>
      <w:divBdr>
        <w:top w:val="none" w:sz="0" w:space="0" w:color="auto"/>
        <w:left w:val="none" w:sz="0" w:space="0" w:color="auto"/>
        <w:bottom w:val="none" w:sz="0" w:space="0" w:color="auto"/>
        <w:right w:val="none" w:sz="0" w:space="0" w:color="auto"/>
      </w:divBdr>
    </w:div>
    <w:div w:id="844443671">
      <w:bodyDiv w:val="1"/>
      <w:marLeft w:val="0"/>
      <w:marRight w:val="0"/>
      <w:marTop w:val="0"/>
      <w:marBottom w:val="0"/>
      <w:divBdr>
        <w:top w:val="none" w:sz="0" w:space="0" w:color="auto"/>
        <w:left w:val="none" w:sz="0" w:space="0" w:color="auto"/>
        <w:bottom w:val="none" w:sz="0" w:space="0" w:color="auto"/>
        <w:right w:val="none" w:sz="0" w:space="0" w:color="auto"/>
      </w:divBdr>
    </w:div>
    <w:div w:id="849609172">
      <w:bodyDiv w:val="1"/>
      <w:marLeft w:val="0"/>
      <w:marRight w:val="0"/>
      <w:marTop w:val="0"/>
      <w:marBottom w:val="0"/>
      <w:divBdr>
        <w:top w:val="none" w:sz="0" w:space="0" w:color="auto"/>
        <w:left w:val="none" w:sz="0" w:space="0" w:color="auto"/>
        <w:bottom w:val="none" w:sz="0" w:space="0" w:color="auto"/>
        <w:right w:val="none" w:sz="0" w:space="0" w:color="auto"/>
      </w:divBdr>
    </w:div>
    <w:div w:id="851840658">
      <w:bodyDiv w:val="1"/>
      <w:marLeft w:val="0"/>
      <w:marRight w:val="0"/>
      <w:marTop w:val="0"/>
      <w:marBottom w:val="0"/>
      <w:divBdr>
        <w:top w:val="none" w:sz="0" w:space="0" w:color="auto"/>
        <w:left w:val="none" w:sz="0" w:space="0" w:color="auto"/>
        <w:bottom w:val="none" w:sz="0" w:space="0" w:color="auto"/>
        <w:right w:val="none" w:sz="0" w:space="0" w:color="auto"/>
      </w:divBdr>
    </w:div>
    <w:div w:id="853767715">
      <w:bodyDiv w:val="1"/>
      <w:marLeft w:val="0"/>
      <w:marRight w:val="0"/>
      <w:marTop w:val="0"/>
      <w:marBottom w:val="0"/>
      <w:divBdr>
        <w:top w:val="none" w:sz="0" w:space="0" w:color="auto"/>
        <w:left w:val="none" w:sz="0" w:space="0" w:color="auto"/>
        <w:bottom w:val="none" w:sz="0" w:space="0" w:color="auto"/>
        <w:right w:val="none" w:sz="0" w:space="0" w:color="auto"/>
      </w:divBdr>
    </w:div>
    <w:div w:id="854808249">
      <w:bodyDiv w:val="1"/>
      <w:marLeft w:val="0"/>
      <w:marRight w:val="0"/>
      <w:marTop w:val="0"/>
      <w:marBottom w:val="0"/>
      <w:divBdr>
        <w:top w:val="none" w:sz="0" w:space="0" w:color="auto"/>
        <w:left w:val="none" w:sz="0" w:space="0" w:color="auto"/>
        <w:bottom w:val="none" w:sz="0" w:space="0" w:color="auto"/>
        <w:right w:val="none" w:sz="0" w:space="0" w:color="auto"/>
      </w:divBdr>
    </w:div>
    <w:div w:id="866135400">
      <w:bodyDiv w:val="1"/>
      <w:marLeft w:val="0"/>
      <w:marRight w:val="0"/>
      <w:marTop w:val="0"/>
      <w:marBottom w:val="0"/>
      <w:divBdr>
        <w:top w:val="none" w:sz="0" w:space="0" w:color="auto"/>
        <w:left w:val="none" w:sz="0" w:space="0" w:color="auto"/>
        <w:bottom w:val="none" w:sz="0" w:space="0" w:color="auto"/>
        <w:right w:val="none" w:sz="0" w:space="0" w:color="auto"/>
      </w:divBdr>
    </w:div>
    <w:div w:id="873932532">
      <w:bodyDiv w:val="1"/>
      <w:marLeft w:val="0"/>
      <w:marRight w:val="0"/>
      <w:marTop w:val="0"/>
      <w:marBottom w:val="0"/>
      <w:divBdr>
        <w:top w:val="none" w:sz="0" w:space="0" w:color="auto"/>
        <w:left w:val="none" w:sz="0" w:space="0" w:color="auto"/>
        <w:bottom w:val="none" w:sz="0" w:space="0" w:color="auto"/>
        <w:right w:val="none" w:sz="0" w:space="0" w:color="auto"/>
      </w:divBdr>
    </w:div>
    <w:div w:id="874925098">
      <w:bodyDiv w:val="1"/>
      <w:marLeft w:val="0"/>
      <w:marRight w:val="0"/>
      <w:marTop w:val="0"/>
      <w:marBottom w:val="0"/>
      <w:divBdr>
        <w:top w:val="none" w:sz="0" w:space="0" w:color="auto"/>
        <w:left w:val="none" w:sz="0" w:space="0" w:color="auto"/>
        <w:bottom w:val="none" w:sz="0" w:space="0" w:color="auto"/>
        <w:right w:val="none" w:sz="0" w:space="0" w:color="auto"/>
      </w:divBdr>
    </w:div>
    <w:div w:id="882794511">
      <w:bodyDiv w:val="1"/>
      <w:marLeft w:val="0"/>
      <w:marRight w:val="0"/>
      <w:marTop w:val="0"/>
      <w:marBottom w:val="0"/>
      <w:divBdr>
        <w:top w:val="none" w:sz="0" w:space="0" w:color="auto"/>
        <w:left w:val="none" w:sz="0" w:space="0" w:color="auto"/>
        <w:bottom w:val="none" w:sz="0" w:space="0" w:color="auto"/>
        <w:right w:val="none" w:sz="0" w:space="0" w:color="auto"/>
      </w:divBdr>
    </w:div>
    <w:div w:id="885601380">
      <w:bodyDiv w:val="1"/>
      <w:marLeft w:val="0"/>
      <w:marRight w:val="0"/>
      <w:marTop w:val="0"/>
      <w:marBottom w:val="0"/>
      <w:divBdr>
        <w:top w:val="none" w:sz="0" w:space="0" w:color="auto"/>
        <w:left w:val="none" w:sz="0" w:space="0" w:color="auto"/>
        <w:bottom w:val="none" w:sz="0" w:space="0" w:color="auto"/>
        <w:right w:val="none" w:sz="0" w:space="0" w:color="auto"/>
      </w:divBdr>
    </w:div>
    <w:div w:id="887448741">
      <w:bodyDiv w:val="1"/>
      <w:marLeft w:val="0"/>
      <w:marRight w:val="0"/>
      <w:marTop w:val="0"/>
      <w:marBottom w:val="0"/>
      <w:divBdr>
        <w:top w:val="none" w:sz="0" w:space="0" w:color="auto"/>
        <w:left w:val="none" w:sz="0" w:space="0" w:color="auto"/>
        <w:bottom w:val="none" w:sz="0" w:space="0" w:color="auto"/>
        <w:right w:val="none" w:sz="0" w:space="0" w:color="auto"/>
      </w:divBdr>
    </w:div>
    <w:div w:id="896622971">
      <w:bodyDiv w:val="1"/>
      <w:marLeft w:val="0"/>
      <w:marRight w:val="0"/>
      <w:marTop w:val="0"/>
      <w:marBottom w:val="0"/>
      <w:divBdr>
        <w:top w:val="none" w:sz="0" w:space="0" w:color="auto"/>
        <w:left w:val="none" w:sz="0" w:space="0" w:color="auto"/>
        <w:bottom w:val="none" w:sz="0" w:space="0" w:color="auto"/>
        <w:right w:val="none" w:sz="0" w:space="0" w:color="auto"/>
      </w:divBdr>
    </w:div>
    <w:div w:id="907149931">
      <w:bodyDiv w:val="1"/>
      <w:marLeft w:val="0"/>
      <w:marRight w:val="0"/>
      <w:marTop w:val="0"/>
      <w:marBottom w:val="0"/>
      <w:divBdr>
        <w:top w:val="none" w:sz="0" w:space="0" w:color="auto"/>
        <w:left w:val="none" w:sz="0" w:space="0" w:color="auto"/>
        <w:bottom w:val="none" w:sz="0" w:space="0" w:color="auto"/>
        <w:right w:val="none" w:sz="0" w:space="0" w:color="auto"/>
      </w:divBdr>
    </w:div>
    <w:div w:id="928195113">
      <w:bodyDiv w:val="1"/>
      <w:marLeft w:val="0"/>
      <w:marRight w:val="0"/>
      <w:marTop w:val="0"/>
      <w:marBottom w:val="0"/>
      <w:divBdr>
        <w:top w:val="none" w:sz="0" w:space="0" w:color="auto"/>
        <w:left w:val="none" w:sz="0" w:space="0" w:color="auto"/>
        <w:bottom w:val="none" w:sz="0" w:space="0" w:color="auto"/>
        <w:right w:val="none" w:sz="0" w:space="0" w:color="auto"/>
      </w:divBdr>
    </w:div>
    <w:div w:id="929236838">
      <w:bodyDiv w:val="1"/>
      <w:marLeft w:val="0"/>
      <w:marRight w:val="0"/>
      <w:marTop w:val="0"/>
      <w:marBottom w:val="0"/>
      <w:divBdr>
        <w:top w:val="none" w:sz="0" w:space="0" w:color="auto"/>
        <w:left w:val="none" w:sz="0" w:space="0" w:color="auto"/>
        <w:bottom w:val="none" w:sz="0" w:space="0" w:color="auto"/>
        <w:right w:val="none" w:sz="0" w:space="0" w:color="auto"/>
      </w:divBdr>
    </w:div>
    <w:div w:id="931283222">
      <w:bodyDiv w:val="1"/>
      <w:marLeft w:val="0"/>
      <w:marRight w:val="0"/>
      <w:marTop w:val="0"/>
      <w:marBottom w:val="0"/>
      <w:divBdr>
        <w:top w:val="none" w:sz="0" w:space="0" w:color="auto"/>
        <w:left w:val="none" w:sz="0" w:space="0" w:color="auto"/>
        <w:bottom w:val="none" w:sz="0" w:space="0" w:color="auto"/>
        <w:right w:val="none" w:sz="0" w:space="0" w:color="auto"/>
      </w:divBdr>
    </w:div>
    <w:div w:id="933630137">
      <w:bodyDiv w:val="1"/>
      <w:marLeft w:val="0"/>
      <w:marRight w:val="0"/>
      <w:marTop w:val="0"/>
      <w:marBottom w:val="0"/>
      <w:divBdr>
        <w:top w:val="none" w:sz="0" w:space="0" w:color="auto"/>
        <w:left w:val="none" w:sz="0" w:space="0" w:color="auto"/>
        <w:bottom w:val="none" w:sz="0" w:space="0" w:color="auto"/>
        <w:right w:val="none" w:sz="0" w:space="0" w:color="auto"/>
      </w:divBdr>
    </w:div>
    <w:div w:id="938952839">
      <w:bodyDiv w:val="1"/>
      <w:marLeft w:val="0"/>
      <w:marRight w:val="0"/>
      <w:marTop w:val="0"/>
      <w:marBottom w:val="0"/>
      <w:divBdr>
        <w:top w:val="none" w:sz="0" w:space="0" w:color="auto"/>
        <w:left w:val="none" w:sz="0" w:space="0" w:color="auto"/>
        <w:bottom w:val="none" w:sz="0" w:space="0" w:color="auto"/>
        <w:right w:val="none" w:sz="0" w:space="0" w:color="auto"/>
      </w:divBdr>
    </w:div>
    <w:div w:id="939338896">
      <w:bodyDiv w:val="1"/>
      <w:marLeft w:val="0"/>
      <w:marRight w:val="0"/>
      <w:marTop w:val="0"/>
      <w:marBottom w:val="0"/>
      <w:divBdr>
        <w:top w:val="none" w:sz="0" w:space="0" w:color="auto"/>
        <w:left w:val="none" w:sz="0" w:space="0" w:color="auto"/>
        <w:bottom w:val="none" w:sz="0" w:space="0" w:color="auto"/>
        <w:right w:val="none" w:sz="0" w:space="0" w:color="auto"/>
      </w:divBdr>
    </w:div>
    <w:div w:id="939602534">
      <w:bodyDiv w:val="1"/>
      <w:marLeft w:val="0"/>
      <w:marRight w:val="0"/>
      <w:marTop w:val="0"/>
      <w:marBottom w:val="0"/>
      <w:divBdr>
        <w:top w:val="none" w:sz="0" w:space="0" w:color="auto"/>
        <w:left w:val="none" w:sz="0" w:space="0" w:color="auto"/>
        <w:bottom w:val="none" w:sz="0" w:space="0" w:color="auto"/>
        <w:right w:val="none" w:sz="0" w:space="0" w:color="auto"/>
      </w:divBdr>
    </w:div>
    <w:div w:id="942104944">
      <w:bodyDiv w:val="1"/>
      <w:marLeft w:val="0"/>
      <w:marRight w:val="0"/>
      <w:marTop w:val="0"/>
      <w:marBottom w:val="0"/>
      <w:divBdr>
        <w:top w:val="none" w:sz="0" w:space="0" w:color="auto"/>
        <w:left w:val="none" w:sz="0" w:space="0" w:color="auto"/>
        <w:bottom w:val="none" w:sz="0" w:space="0" w:color="auto"/>
        <w:right w:val="none" w:sz="0" w:space="0" w:color="auto"/>
      </w:divBdr>
    </w:div>
    <w:div w:id="942566439">
      <w:bodyDiv w:val="1"/>
      <w:marLeft w:val="0"/>
      <w:marRight w:val="0"/>
      <w:marTop w:val="0"/>
      <w:marBottom w:val="0"/>
      <w:divBdr>
        <w:top w:val="none" w:sz="0" w:space="0" w:color="auto"/>
        <w:left w:val="none" w:sz="0" w:space="0" w:color="auto"/>
        <w:bottom w:val="none" w:sz="0" w:space="0" w:color="auto"/>
        <w:right w:val="none" w:sz="0" w:space="0" w:color="auto"/>
      </w:divBdr>
    </w:div>
    <w:div w:id="944192022">
      <w:bodyDiv w:val="1"/>
      <w:marLeft w:val="0"/>
      <w:marRight w:val="0"/>
      <w:marTop w:val="0"/>
      <w:marBottom w:val="0"/>
      <w:divBdr>
        <w:top w:val="none" w:sz="0" w:space="0" w:color="auto"/>
        <w:left w:val="none" w:sz="0" w:space="0" w:color="auto"/>
        <w:bottom w:val="none" w:sz="0" w:space="0" w:color="auto"/>
        <w:right w:val="none" w:sz="0" w:space="0" w:color="auto"/>
      </w:divBdr>
    </w:div>
    <w:div w:id="949974809">
      <w:bodyDiv w:val="1"/>
      <w:marLeft w:val="0"/>
      <w:marRight w:val="0"/>
      <w:marTop w:val="0"/>
      <w:marBottom w:val="0"/>
      <w:divBdr>
        <w:top w:val="none" w:sz="0" w:space="0" w:color="auto"/>
        <w:left w:val="none" w:sz="0" w:space="0" w:color="auto"/>
        <w:bottom w:val="none" w:sz="0" w:space="0" w:color="auto"/>
        <w:right w:val="none" w:sz="0" w:space="0" w:color="auto"/>
      </w:divBdr>
    </w:div>
    <w:div w:id="956065097">
      <w:bodyDiv w:val="1"/>
      <w:marLeft w:val="0"/>
      <w:marRight w:val="0"/>
      <w:marTop w:val="0"/>
      <w:marBottom w:val="0"/>
      <w:divBdr>
        <w:top w:val="none" w:sz="0" w:space="0" w:color="auto"/>
        <w:left w:val="none" w:sz="0" w:space="0" w:color="auto"/>
        <w:bottom w:val="none" w:sz="0" w:space="0" w:color="auto"/>
        <w:right w:val="none" w:sz="0" w:space="0" w:color="auto"/>
      </w:divBdr>
    </w:div>
    <w:div w:id="958680259">
      <w:bodyDiv w:val="1"/>
      <w:marLeft w:val="0"/>
      <w:marRight w:val="0"/>
      <w:marTop w:val="0"/>
      <w:marBottom w:val="0"/>
      <w:divBdr>
        <w:top w:val="none" w:sz="0" w:space="0" w:color="auto"/>
        <w:left w:val="none" w:sz="0" w:space="0" w:color="auto"/>
        <w:bottom w:val="none" w:sz="0" w:space="0" w:color="auto"/>
        <w:right w:val="none" w:sz="0" w:space="0" w:color="auto"/>
      </w:divBdr>
    </w:div>
    <w:div w:id="960383368">
      <w:bodyDiv w:val="1"/>
      <w:marLeft w:val="0"/>
      <w:marRight w:val="0"/>
      <w:marTop w:val="0"/>
      <w:marBottom w:val="0"/>
      <w:divBdr>
        <w:top w:val="none" w:sz="0" w:space="0" w:color="auto"/>
        <w:left w:val="none" w:sz="0" w:space="0" w:color="auto"/>
        <w:bottom w:val="none" w:sz="0" w:space="0" w:color="auto"/>
        <w:right w:val="none" w:sz="0" w:space="0" w:color="auto"/>
      </w:divBdr>
    </w:div>
    <w:div w:id="961112602">
      <w:bodyDiv w:val="1"/>
      <w:marLeft w:val="0"/>
      <w:marRight w:val="0"/>
      <w:marTop w:val="0"/>
      <w:marBottom w:val="0"/>
      <w:divBdr>
        <w:top w:val="none" w:sz="0" w:space="0" w:color="auto"/>
        <w:left w:val="none" w:sz="0" w:space="0" w:color="auto"/>
        <w:bottom w:val="none" w:sz="0" w:space="0" w:color="auto"/>
        <w:right w:val="none" w:sz="0" w:space="0" w:color="auto"/>
      </w:divBdr>
    </w:div>
    <w:div w:id="964577637">
      <w:bodyDiv w:val="1"/>
      <w:marLeft w:val="0"/>
      <w:marRight w:val="0"/>
      <w:marTop w:val="0"/>
      <w:marBottom w:val="0"/>
      <w:divBdr>
        <w:top w:val="none" w:sz="0" w:space="0" w:color="auto"/>
        <w:left w:val="none" w:sz="0" w:space="0" w:color="auto"/>
        <w:bottom w:val="none" w:sz="0" w:space="0" w:color="auto"/>
        <w:right w:val="none" w:sz="0" w:space="0" w:color="auto"/>
      </w:divBdr>
    </w:div>
    <w:div w:id="967054181">
      <w:bodyDiv w:val="1"/>
      <w:marLeft w:val="0"/>
      <w:marRight w:val="0"/>
      <w:marTop w:val="0"/>
      <w:marBottom w:val="0"/>
      <w:divBdr>
        <w:top w:val="none" w:sz="0" w:space="0" w:color="auto"/>
        <w:left w:val="none" w:sz="0" w:space="0" w:color="auto"/>
        <w:bottom w:val="none" w:sz="0" w:space="0" w:color="auto"/>
        <w:right w:val="none" w:sz="0" w:space="0" w:color="auto"/>
      </w:divBdr>
    </w:div>
    <w:div w:id="968894909">
      <w:bodyDiv w:val="1"/>
      <w:marLeft w:val="0"/>
      <w:marRight w:val="0"/>
      <w:marTop w:val="0"/>
      <w:marBottom w:val="0"/>
      <w:divBdr>
        <w:top w:val="none" w:sz="0" w:space="0" w:color="auto"/>
        <w:left w:val="none" w:sz="0" w:space="0" w:color="auto"/>
        <w:bottom w:val="none" w:sz="0" w:space="0" w:color="auto"/>
        <w:right w:val="none" w:sz="0" w:space="0" w:color="auto"/>
      </w:divBdr>
    </w:div>
    <w:div w:id="976371509">
      <w:bodyDiv w:val="1"/>
      <w:marLeft w:val="0"/>
      <w:marRight w:val="0"/>
      <w:marTop w:val="0"/>
      <w:marBottom w:val="0"/>
      <w:divBdr>
        <w:top w:val="none" w:sz="0" w:space="0" w:color="auto"/>
        <w:left w:val="none" w:sz="0" w:space="0" w:color="auto"/>
        <w:bottom w:val="none" w:sz="0" w:space="0" w:color="auto"/>
        <w:right w:val="none" w:sz="0" w:space="0" w:color="auto"/>
      </w:divBdr>
    </w:div>
    <w:div w:id="980616120">
      <w:bodyDiv w:val="1"/>
      <w:marLeft w:val="0"/>
      <w:marRight w:val="0"/>
      <w:marTop w:val="0"/>
      <w:marBottom w:val="0"/>
      <w:divBdr>
        <w:top w:val="none" w:sz="0" w:space="0" w:color="auto"/>
        <w:left w:val="none" w:sz="0" w:space="0" w:color="auto"/>
        <w:bottom w:val="none" w:sz="0" w:space="0" w:color="auto"/>
        <w:right w:val="none" w:sz="0" w:space="0" w:color="auto"/>
      </w:divBdr>
    </w:div>
    <w:div w:id="980622441">
      <w:bodyDiv w:val="1"/>
      <w:marLeft w:val="0"/>
      <w:marRight w:val="0"/>
      <w:marTop w:val="0"/>
      <w:marBottom w:val="0"/>
      <w:divBdr>
        <w:top w:val="none" w:sz="0" w:space="0" w:color="auto"/>
        <w:left w:val="none" w:sz="0" w:space="0" w:color="auto"/>
        <w:bottom w:val="none" w:sz="0" w:space="0" w:color="auto"/>
        <w:right w:val="none" w:sz="0" w:space="0" w:color="auto"/>
      </w:divBdr>
    </w:div>
    <w:div w:id="987320992">
      <w:bodyDiv w:val="1"/>
      <w:marLeft w:val="0"/>
      <w:marRight w:val="0"/>
      <w:marTop w:val="0"/>
      <w:marBottom w:val="0"/>
      <w:divBdr>
        <w:top w:val="none" w:sz="0" w:space="0" w:color="auto"/>
        <w:left w:val="none" w:sz="0" w:space="0" w:color="auto"/>
        <w:bottom w:val="none" w:sz="0" w:space="0" w:color="auto"/>
        <w:right w:val="none" w:sz="0" w:space="0" w:color="auto"/>
      </w:divBdr>
    </w:div>
    <w:div w:id="990791491">
      <w:bodyDiv w:val="1"/>
      <w:marLeft w:val="0"/>
      <w:marRight w:val="0"/>
      <w:marTop w:val="0"/>
      <w:marBottom w:val="0"/>
      <w:divBdr>
        <w:top w:val="none" w:sz="0" w:space="0" w:color="auto"/>
        <w:left w:val="none" w:sz="0" w:space="0" w:color="auto"/>
        <w:bottom w:val="none" w:sz="0" w:space="0" w:color="auto"/>
        <w:right w:val="none" w:sz="0" w:space="0" w:color="auto"/>
      </w:divBdr>
    </w:div>
    <w:div w:id="999314776">
      <w:bodyDiv w:val="1"/>
      <w:marLeft w:val="0"/>
      <w:marRight w:val="0"/>
      <w:marTop w:val="0"/>
      <w:marBottom w:val="0"/>
      <w:divBdr>
        <w:top w:val="none" w:sz="0" w:space="0" w:color="auto"/>
        <w:left w:val="none" w:sz="0" w:space="0" w:color="auto"/>
        <w:bottom w:val="none" w:sz="0" w:space="0" w:color="auto"/>
        <w:right w:val="none" w:sz="0" w:space="0" w:color="auto"/>
      </w:divBdr>
    </w:div>
    <w:div w:id="1003245784">
      <w:bodyDiv w:val="1"/>
      <w:marLeft w:val="0"/>
      <w:marRight w:val="0"/>
      <w:marTop w:val="0"/>
      <w:marBottom w:val="0"/>
      <w:divBdr>
        <w:top w:val="none" w:sz="0" w:space="0" w:color="auto"/>
        <w:left w:val="none" w:sz="0" w:space="0" w:color="auto"/>
        <w:bottom w:val="none" w:sz="0" w:space="0" w:color="auto"/>
        <w:right w:val="none" w:sz="0" w:space="0" w:color="auto"/>
      </w:divBdr>
    </w:div>
    <w:div w:id="1007173651">
      <w:bodyDiv w:val="1"/>
      <w:marLeft w:val="0"/>
      <w:marRight w:val="0"/>
      <w:marTop w:val="0"/>
      <w:marBottom w:val="0"/>
      <w:divBdr>
        <w:top w:val="none" w:sz="0" w:space="0" w:color="auto"/>
        <w:left w:val="none" w:sz="0" w:space="0" w:color="auto"/>
        <w:bottom w:val="none" w:sz="0" w:space="0" w:color="auto"/>
        <w:right w:val="none" w:sz="0" w:space="0" w:color="auto"/>
      </w:divBdr>
    </w:div>
    <w:div w:id="1032651488">
      <w:bodyDiv w:val="1"/>
      <w:marLeft w:val="0"/>
      <w:marRight w:val="0"/>
      <w:marTop w:val="0"/>
      <w:marBottom w:val="0"/>
      <w:divBdr>
        <w:top w:val="none" w:sz="0" w:space="0" w:color="auto"/>
        <w:left w:val="none" w:sz="0" w:space="0" w:color="auto"/>
        <w:bottom w:val="none" w:sz="0" w:space="0" w:color="auto"/>
        <w:right w:val="none" w:sz="0" w:space="0" w:color="auto"/>
      </w:divBdr>
    </w:div>
    <w:div w:id="1037463046">
      <w:bodyDiv w:val="1"/>
      <w:marLeft w:val="0"/>
      <w:marRight w:val="0"/>
      <w:marTop w:val="0"/>
      <w:marBottom w:val="0"/>
      <w:divBdr>
        <w:top w:val="none" w:sz="0" w:space="0" w:color="auto"/>
        <w:left w:val="none" w:sz="0" w:space="0" w:color="auto"/>
        <w:bottom w:val="none" w:sz="0" w:space="0" w:color="auto"/>
        <w:right w:val="none" w:sz="0" w:space="0" w:color="auto"/>
      </w:divBdr>
    </w:div>
    <w:div w:id="1040323035">
      <w:bodyDiv w:val="1"/>
      <w:marLeft w:val="0"/>
      <w:marRight w:val="0"/>
      <w:marTop w:val="0"/>
      <w:marBottom w:val="0"/>
      <w:divBdr>
        <w:top w:val="none" w:sz="0" w:space="0" w:color="auto"/>
        <w:left w:val="none" w:sz="0" w:space="0" w:color="auto"/>
        <w:bottom w:val="none" w:sz="0" w:space="0" w:color="auto"/>
        <w:right w:val="none" w:sz="0" w:space="0" w:color="auto"/>
      </w:divBdr>
    </w:div>
    <w:div w:id="1042634963">
      <w:bodyDiv w:val="1"/>
      <w:marLeft w:val="0"/>
      <w:marRight w:val="0"/>
      <w:marTop w:val="0"/>
      <w:marBottom w:val="0"/>
      <w:divBdr>
        <w:top w:val="none" w:sz="0" w:space="0" w:color="auto"/>
        <w:left w:val="none" w:sz="0" w:space="0" w:color="auto"/>
        <w:bottom w:val="none" w:sz="0" w:space="0" w:color="auto"/>
        <w:right w:val="none" w:sz="0" w:space="0" w:color="auto"/>
      </w:divBdr>
    </w:div>
    <w:div w:id="1045636667">
      <w:bodyDiv w:val="1"/>
      <w:marLeft w:val="0"/>
      <w:marRight w:val="0"/>
      <w:marTop w:val="0"/>
      <w:marBottom w:val="0"/>
      <w:divBdr>
        <w:top w:val="none" w:sz="0" w:space="0" w:color="auto"/>
        <w:left w:val="none" w:sz="0" w:space="0" w:color="auto"/>
        <w:bottom w:val="none" w:sz="0" w:space="0" w:color="auto"/>
        <w:right w:val="none" w:sz="0" w:space="0" w:color="auto"/>
      </w:divBdr>
    </w:div>
    <w:div w:id="1046678616">
      <w:bodyDiv w:val="1"/>
      <w:marLeft w:val="0"/>
      <w:marRight w:val="0"/>
      <w:marTop w:val="0"/>
      <w:marBottom w:val="0"/>
      <w:divBdr>
        <w:top w:val="none" w:sz="0" w:space="0" w:color="auto"/>
        <w:left w:val="none" w:sz="0" w:space="0" w:color="auto"/>
        <w:bottom w:val="none" w:sz="0" w:space="0" w:color="auto"/>
        <w:right w:val="none" w:sz="0" w:space="0" w:color="auto"/>
      </w:divBdr>
    </w:div>
    <w:div w:id="1053427733">
      <w:bodyDiv w:val="1"/>
      <w:marLeft w:val="0"/>
      <w:marRight w:val="0"/>
      <w:marTop w:val="0"/>
      <w:marBottom w:val="0"/>
      <w:divBdr>
        <w:top w:val="none" w:sz="0" w:space="0" w:color="auto"/>
        <w:left w:val="none" w:sz="0" w:space="0" w:color="auto"/>
        <w:bottom w:val="none" w:sz="0" w:space="0" w:color="auto"/>
        <w:right w:val="none" w:sz="0" w:space="0" w:color="auto"/>
      </w:divBdr>
    </w:div>
    <w:div w:id="1053654526">
      <w:bodyDiv w:val="1"/>
      <w:marLeft w:val="0"/>
      <w:marRight w:val="0"/>
      <w:marTop w:val="0"/>
      <w:marBottom w:val="0"/>
      <w:divBdr>
        <w:top w:val="none" w:sz="0" w:space="0" w:color="auto"/>
        <w:left w:val="none" w:sz="0" w:space="0" w:color="auto"/>
        <w:bottom w:val="none" w:sz="0" w:space="0" w:color="auto"/>
        <w:right w:val="none" w:sz="0" w:space="0" w:color="auto"/>
      </w:divBdr>
    </w:div>
    <w:div w:id="1058355548">
      <w:bodyDiv w:val="1"/>
      <w:marLeft w:val="0"/>
      <w:marRight w:val="0"/>
      <w:marTop w:val="0"/>
      <w:marBottom w:val="0"/>
      <w:divBdr>
        <w:top w:val="none" w:sz="0" w:space="0" w:color="auto"/>
        <w:left w:val="none" w:sz="0" w:space="0" w:color="auto"/>
        <w:bottom w:val="none" w:sz="0" w:space="0" w:color="auto"/>
        <w:right w:val="none" w:sz="0" w:space="0" w:color="auto"/>
      </w:divBdr>
    </w:div>
    <w:div w:id="1058940967">
      <w:bodyDiv w:val="1"/>
      <w:marLeft w:val="0"/>
      <w:marRight w:val="0"/>
      <w:marTop w:val="0"/>
      <w:marBottom w:val="0"/>
      <w:divBdr>
        <w:top w:val="none" w:sz="0" w:space="0" w:color="auto"/>
        <w:left w:val="none" w:sz="0" w:space="0" w:color="auto"/>
        <w:bottom w:val="none" w:sz="0" w:space="0" w:color="auto"/>
        <w:right w:val="none" w:sz="0" w:space="0" w:color="auto"/>
      </w:divBdr>
    </w:div>
    <w:div w:id="1059128343">
      <w:bodyDiv w:val="1"/>
      <w:marLeft w:val="0"/>
      <w:marRight w:val="0"/>
      <w:marTop w:val="0"/>
      <w:marBottom w:val="0"/>
      <w:divBdr>
        <w:top w:val="none" w:sz="0" w:space="0" w:color="auto"/>
        <w:left w:val="none" w:sz="0" w:space="0" w:color="auto"/>
        <w:bottom w:val="none" w:sz="0" w:space="0" w:color="auto"/>
        <w:right w:val="none" w:sz="0" w:space="0" w:color="auto"/>
      </w:divBdr>
    </w:div>
    <w:div w:id="1059864877">
      <w:bodyDiv w:val="1"/>
      <w:marLeft w:val="0"/>
      <w:marRight w:val="0"/>
      <w:marTop w:val="0"/>
      <w:marBottom w:val="0"/>
      <w:divBdr>
        <w:top w:val="none" w:sz="0" w:space="0" w:color="auto"/>
        <w:left w:val="none" w:sz="0" w:space="0" w:color="auto"/>
        <w:bottom w:val="none" w:sz="0" w:space="0" w:color="auto"/>
        <w:right w:val="none" w:sz="0" w:space="0" w:color="auto"/>
      </w:divBdr>
    </w:div>
    <w:div w:id="1060907705">
      <w:bodyDiv w:val="1"/>
      <w:marLeft w:val="0"/>
      <w:marRight w:val="0"/>
      <w:marTop w:val="0"/>
      <w:marBottom w:val="0"/>
      <w:divBdr>
        <w:top w:val="none" w:sz="0" w:space="0" w:color="auto"/>
        <w:left w:val="none" w:sz="0" w:space="0" w:color="auto"/>
        <w:bottom w:val="none" w:sz="0" w:space="0" w:color="auto"/>
        <w:right w:val="none" w:sz="0" w:space="0" w:color="auto"/>
      </w:divBdr>
    </w:div>
    <w:div w:id="1065102656">
      <w:bodyDiv w:val="1"/>
      <w:marLeft w:val="0"/>
      <w:marRight w:val="0"/>
      <w:marTop w:val="0"/>
      <w:marBottom w:val="0"/>
      <w:divBdr>
        <w:top w:val="none" w:sz="0" w:space="0" w:color="auto"/>
        <w:left w:val="none" w:sz="0" w:space="0" w:color="auto"/>
        <w:bottom w:val="none" w:sz="0" w:space="0" w:color="auto"/>
        <w:right w:val="none" w:sz="0" w:space="0" w:color="auto"/>
      </w:divBdr>
    </w:div>
    <w:div w:id="1070930201">
      <w:bodyDiv w:val="1"/>
      <w:marLeft w:val="0"/>
      <w:marRight w:val="0"/>
      <w:marTop w:val="0"/>
      <w:marBottom w:val="0"/>
      <w:divBdr>
        <w:top w:val="none" w:sz="0" w:space="0" w:color="auto"/>
        <w:left w:val="none" w:sz="0" w:space="0" w:color="auto"/>
        <w:bottom w:val="none" w:sz="0" w:space="0" w:color="auto"/>
        <w:right w:val="none" w:sz="0" w:space="0" w:color="auto"/>
      </w:divBdr>
    </w:div>
    <w:div w:id="1088038834">
      <w:bodyDiv w:val="1"/>
      <w:marLeft w:val="0"/>
      <w:marRight w:val="0"/>
      <w:marTop w:val="0"/>
      <w:marBottom w:val="0"/>
      <w:divBdr>
        <w:top w:val="none" w:sz="0" w:space="0" w:color="auto"/>
        <w:left w:val="none" w:sz="0" w:space="0" w:color="auto"/>
        <w:bottom w:val="none" w:sz="0" w:space="0" w:color="auto"/>
        <w:right w:val="none" w:sz="0" w:space="0" w:color="auto"/>
      </w:divBdr>
    </w:div>
    <w:div w:id="1092239703">
      <w:bodyDiv w:val="1"/>
      <w:marLeft w:val="0"/>
      <w:marRight w:val="0"/>
      <w:marTop w:val="0"/>
      <w:marBottom w:val="0"/>
      <w:divBdr>
        <w:top w:val="none" w:sz="0" w:space="0" w:color="auto"/>
        <w:left w:val="none" w:sz="0" w:space="0" w:color="auto"/>
        <w:bottom w:val="none" w:sz="0" w:space="0" w:color="auto"/>
        <w:right w:val="none" w:sz="0" w:space="0" w:color="auto"/>
      </w:divBdr>
    </w:div>
    <w:div w:id="1097678011">
      <w:bodyDiv w:val="1"/>
      <w:marLeft w:val="0"/>
      <w:marRight w:val="0"/>
      <w:marTop w:val="0"/>
      <w:marBottom w:val="0"/>
      <w:divBdr>
        <w:top w:val="none" w:sz="0" w:space="0" w:color="auto"/>
        <w:left w:val="none" w:sz="0" w:space="0" w:color="auto"/>
        <w:bottom w:val="none" w:sz="0" w:space="0" w:color="auto"/>
        <w:right w:val="none" w:sz="0" w:space="0" w:color="auto"/>
      </w:divBdr>
    </w:div>
    <w:div w:id="1100174632">
      <w:bodyDiv w:val="1"/>
      <w:marLeft w:val="0"/>
      <w:marRight w:val="0"/>
      <w:marTop w:val="0"/>
      <w:marBottom w:val="0"/>
      <w:divBdr>
        <w:top w:val="none" w:sz="0" w:space="0" w:color="auto"/>
        <w:left w:val="none" w:sz="0" w:space="0" w:color="auto"/>
        <w:bottom w:val="none" w:sz="0" w:space="0" w:color="auto"/>
        <w:right w:val="none" w:sz="0" w:space="0" w:color="auto"/>
      </w:divBdr>
    </w:div>
    <w:div w:id="1102653483">
      <w:bodyDiv w:val="1"/>
      <w:marLeft w:val="0"/>
      <w:marRight w:val="0"/>
      <w:marTop w:val="0"/>
      <w:marBottom w:val="0"/>
      <w:divBdr>
        <w:top w:val="none" w:sz="0" w:space="0" w:color="auto"/>
        <w:left w:val="none" w:sz="0" w:space="0" w:color="auto"/>
        <w:bottom w:val="none" w:sz="0" w:space="0" w:color="auto"/>
        <w:right w:val="none" w:sz="0" w:space="0" w:color="auto"/>
      </w:divBdr>
    </w:div>
    <w:div w:id="1113937538">
      <w:bodyDiv w:val="1"/>
      <w:marLeft w:val="0"/>
      <w:marRight w:val="0"/>
      <w:marTop w:val="0"/>
      <w:marBottom w:val="0"/>
      <w:divBdr>
        <w:top w:val="none" w:sz="0" w:space="0" w:color="auto"/>
        <w:left w:val="none" w:sz="0" w:space="0" w:color="auto"/>
        <w:bottom w:val="none" w:sz="0" w:space="0" w:color="auto"/>
        <w:right w:val="none" w:sz="0" w:space="0" w:color="auto"/>
      </w:divBdr>
    </w:div>
    <w:div w:id="1115442132">
      <w:bodyDiv w:val="1"/>
      <w:marLeft w:val="0"/>
      <w:marRight w:val="0"/>
      <w:marTop w:val="0"/>
      <w:marBottom w:val="0"/>
      <w:divBdr>
        <w:top w:val="none" w:sz="0" w:space="0" w:color="auto"/>
        <w:left w:val="none" w:sz="0" w:space="0" w:color="auto"/>
        <w:bottom w:val="none" w:sz="0" w:space="0" w:color="auto"/>
        <w:right w:val="none" w:sz="0" w:space="0" w:color="auto"/>
      </w:divBdr>
    </w:div>
    <w:div w:id="1121071868">
      <w:bodyDiv w:val="1"/>
      <w:marLeft w:val="0"/>
      <w:marRight w:val="0"/>
      <w:marTop w:val="0"/>
      <w:marBottom w:val="0"/>
      <w:divBdr>
        <w:top w:val="none" w:sz="0" w:space="0" w:color="auto"/>
        <w:left w:val="none" w:sz="0" w:space="0" w:color="auto"/>
        <w:bottom w:val="none" w:sz="0" w:space="0" w:color="auto"/>
        <w:right w:val="none" w:sz="0" w:space="0" w:color="auto"/>
      </w:divBdr>
    </w:div>
    <w:div w:id="1123236096">
      <w:bodyDiv w:val="1"/>
      <w:marLeft w:val="0"/>
      <w:marRight w:val="0"/>
      <w:marTop w:val="0"/>
      <w:marBottom w:val="0"/>
      <w:divBdr>
        <w:top w:val="none" w:sz="0" w:space="0" w:color="auto"/>
        <w:left w:val="none" w:sz="0" w:space="0" w:color="auto"/>
        <w:bottom w:val="none" w:sz="0" w:space="0" w:color="auto"/>
        <w:right w:val="none" w:sz="0" w:space="0" w:color="auto"/>
      </w:divBdr>
    </w:div>
    <w:div w:id="1134375263">
      <w:bodyDiv w:val="1"/>
      <w:marLeft w:val="0"/>
      <w:marRight w:val="0"/>
      <w:marTop w:val="0"/>
      <w:marBottom w:val="0"/>
      <w:divBdr>
        <w:top w:val="none" w:sz="0" w:space="0" w:color="auto"/>
        <w:left w:val="none" w:sz="0" w:space="0" w:color="auto"/>
        <w:bottom w:val="none" w:sz="0" w:space="0" w:color="auto"/>
        <w:right w:val="none" w:sz="0" w:space="0" w:color="auto"/>
      </w:divBdr>
    </w:div>
    <w:div w:id="1145704315">
      <w:bodyDiv w:val="1"/>
      <w:marLeft w:val="0"/>
      <w:marRight w:val="0"/>
      <w:marTop w:val="0"/>
      <w:marBottom w:val="0"/>
      <w:divBdr>
        <w:top w:val="none" w:sz="0" w:space="0" w:color="auto"/>
        <w:left w:val="none" w:sz="0" w:space="0" w:color="auto"/>
        <w:bottom w:val="none" w:sz="0" w:space="0" w:color="auto"/>
        <w:right w:val="none" w:sz="0" w:space="0" w:color="auto"/>
      </w:divBdr>
    </w:div>
    <w:div w:id="1164126140">
      <w:bodyDiv w:val="1"/>
      <w:marLeft w:val="0"/>
      <w:marRight w:val="0"/>
      <w:marTop w:val="0"/>
      <w:marBottom w:val="0"/>
      <w:divBdr>
        <w:top w:val="none" w:sz="0" w:space="0" w:color="auto"/>
        <w:left w:val="none" w:sz="0" w:space="0" w:color="auto"/>
        <w:bottom w:val="none" w:sz="0" w:space="0" w:color="auto"/>
        <w:right w:val="none" w:sz="0" w:space="0" w:color="auto"/>
      </w:divBdr>
    </w:div>
    <w:div w:id="1166095458">
      <w:bodyDiv w:val="1"/>
      <w:marLeft w:val="0"/>
      <w:marRight w:val="0"/>
      <w:marTop w:val="0"/>
      <w:marBottom w:val="0"/>
      <w:divBdr>
        <w:top w:val="none" w:sz="0" w:space="0" w:color="auto"/>
        <w:left w:val="none" w:sz="0" w:space="0" w:color="auto"/>
        <w:bottom w:val="none" w:sz="0" w:space="0" w:color="auto"/>
        <w:right w:val="none" w:sz="0" w:space="0" w:color="auto"/>
      </w:divBdr>
    </w:div>
    <w:div w:id="1172985677">
      <w:bodyDiv w:val="1"/>
      <w:marLeft w:val="0"/>
      <w:marRight w:val="0"/>
      <w:marTop w:val="0"/>
      <w:marBottom w:val="0"/>
      <w:divBdr>
        <w:top w:val="none" w:sz="0" w:space="0" w:color="auto"/>
        <w:left w:val="none" w:sz="0" w:space="0" w:color="auto"/>
        <w:bottom w:val="none" w:sz="0" w:space="0" w:color="auto"/>
        <w:right w:val="none" w:sz="0" w:space="0" w:color="auto"/>
      </w:divBdr>
    </w:div>
    <w:div w:id="1173107698">
      <w:bodyDiv w:val="1"/>
      <w:marLeft w:val="0"/>
      <w:marRight w:val="0"/>
      <w:marTop w:val="0"/>
      <w:marBottom w:val="0"/>
      <w:divBdr>
        <w:top w:val="none" w:sz="0" w:space="0" w:color="auto"/>
        <w:left w:val="none" w:sz="0" w:space="0" w:color="auto"/>
        <w:bottom w:val="none" w:sz="0" w:space="0" w:color="auto"/>
        <w:right w:val="none" w:sz="0" w:space="0" w:color="auto"/>
      </w:divBdr>
    </w:div>
    <w:div w:id="1177310845">
      <w:bodyDiv w:val="1"/>
      <w:marLeft w:val="0"/>
      <w:marRight w:val="0"/>
      <w:marTop w:val="0"/>
      <w:marBottom w:val="0"/>
      <w:divBdr>
        <w:top w:val="none" w:sz="0" w:space="0" w:color="auto"/>
        <w:left w:val="none" w:sz="0" w:space="0" w:color="auto"/>
        <w:bottom w:val="none" w:sz="0" w:space="0" w:color="auto"/>
        <w:right w:val="none" w:sz="0" w:space="0" w:color="auto"/>
      </w:divBdr>
    </w:div>
    <w:div w:id="1180852396">
      <w:bodyDiv w:val="1"/>
      <w:marLeft w:val="0"/>
      <w:marRight w:val="0"/>
      <w:marTop w:val="0"/>
      <w:marBottom w:val="0"/>
      <w:divBdr>
        <w:top w:val="none" w:sz="0" w:space="0" w:color="auto"/>
        <w:left w:val="none" w:sz="0" w:space="0" w:color="auto"/>
        <w:bottom w:val="none" w:sz="0" w:space="0" w:color="auto"/>
        <w:right w:val="none" w:sz="0" w:space="0" w:color="auto"/>
      </w:divBdr>
    </w:div>
    <w:div w:id="1183590007">
      <w:bodyDiv w:val="1"/>
      <w:marLeft w:val="0"/>
      <w:marRight w:val="0"/>
      <w:marTop w:val="0"/>
      <w:marBottom w:val="0"/>
      <w:divBdr>
        <w:top w:val="none" w:sz="0" w:space="0" w:color="auto"/>
        <w:left w:val="none" w:sz="0" w:space="0" w:color="auto"/>
        <w:bottom w:val="none" w:sz="0" w:space="0" w:color="auto"/>
        <w:right w:val="none" w:sz="0" w:space="0" w:color="auto"/>
      </w:divBdr>
    </w:div>
    <w:div w:id="1196583224">
      <w:bodyDiv w:val="1"/>
      <w:marLeft w:val="0"/>
      <w:marRight w:val="0"/>
      <w:marTop w:val="0"/>
      <w:marBottom w:val="0"/>
      <w:divBdr>
        <w:top w:val="none" w:sz="0" w:space="0" w:color="auto"/>
        <w:left w:val="none" w:sz="0" w:space="0" w:color="auto"/>
        <w:bottom w:val="none" w:sz="0" w:space="0" w:color="auto"/>
        <w:right w:val="none" w:sz="0" w:space="0" w:color="auto"/>
      </w:divBdr>
    </w:div>
    <w:div w:id="1212575233">
      <w:bodyDiv w:val="1"/>
      <w:marLeft w:val="0"/>
      <w:marRight w:val="0"/>
      <w:marTop w:val="0"/>
      <w:marBottom w:val="0"/>
      <w:divBdr>
        <w:top w:val="none" w:sz="0" w:space="0" w:color="auto"/>
        <w:left w:val="none" w:sz="0" w:space="0" w:color="auto"/>
        <w:bottom w:val="none" w:sz="0" w:space="0" w:color="auto"/>
        <w:right w:val="none" w:sz="0" w:space="0" w:color="auto"/>
      </w:divBdr>
    </w:div>
    <w:div w:id="1225407617">
      <w:bodyDiv w:val="1"/>
      <w:marLeft w:val="0"/>
      <w:marRight w:val="0"/>
      <w:marTop w:val="0"/>
      <w:marBottom w:val="0"/>
      <w:divBdr>
        <w:top w:val="none" w:sz="0" w:space="0" w:color="auto"/>
        <w:left w:val="none" w:sz="0" w:space="0" w:color="auto"/>
        <w:bottom w:val="none" w:sz="0" w:space="0" w:color="auto"/>
        <w:right w:val="none" w:sz="0" w:space="0" w:color="auto"/>
      </w:divBdr>
    </w:div>
    <w:div w:id="1225679082">
      <w:bodyDiv w:val="1"/>
      <w:marLeft w:val="0"/>
      <w:marRight w:val="0"/>
      <w:marTop w:val="0"/>
      <w:marBottom w:val="0"/>
      <w:divBdr>
        <w:top w:val="none" w:sz="0" w:space="0" w:color="auto"/>
        <w:left w:val="none" w:sz="0" w:space="0" w:color="auto"/>
        <w:bottom w:val="none" w:sz="0" w:space="0" w:color="auto"/>
        <w:right w:val="none" w:sz="0" w:space="0" w:color="auto"/>
      </w:divBdr>
    </w:div>
    <w:div w:id="1226718645">
      <w:bodyDiv w:val="1"/>
      <w:marLeft w:val="0"/>
      <w:marRight w:val="0"/>
      <w:marTop w:val="0"/>
      <w:marBottom w:val="0"/>
      <w:divBdr>
        <w:top w:val="none" w:sz="0" w:space="0" w:color="auto"/>
        <w:left w:val="none" w:sz="0" w:space="0" w:color="auto"/>
        <w:bottom w:val="none" w:sz="0" w:space="0" w:color="auto"/>
        <w:right w:val="none" w:sz="0" w:space="0" w:color="auto"/>
      </w:divBdr>
    </w:div>
    <w:div w:id="1232813921">
      <w:bodyDiv w:val="1"/>
      <w:marLeft w:val="0"/>
      <w:marRight w:val="0"/>
      <w:marTop w:val="0"/>
      <w:marBottom w:val="0"/>
      <w:divBdr>
        <w:top w:val="none" w:sz="0" w:space="0" w:color="auto"/>
        <w:left w:val="none" w:sz="0" w:space="0" w:color="auto"/>
        <w:bottom w:val="none" w:sz="0" w:space="0" w:color="auto"/>
        <w:right w:val="none" w:sz="0" w:space="0" w:color="auto"/>
      </w:divBdr>
    </w:div>
    <w:div w:id="1233614473">
      <w:bodyDiv w:val="1"/>
      <w:marLeft w:val="0"/>
      <w:marRight w:val="0"/>
      <w:marTop w:val="0"/>
      <w:marBottom w:val="0"/>
      <w:divBdr>
        <w:top w:val="none" w:sz="0" w:space="0" w:color="auto"/>
        <w:left w:val="none" w:sz="0" w:space="0" w:color="auto"/>
        <w:bottom w:val="none" w:sz="0" w:space="0" w:color="auto"/>
        <w:right w:val="none" w:sz="0" w:space="0" w:color="auto"/>
      </w:divBdr>
    </w:div>
    <w:div w:id="1242064487">
      <w:bodyDiv w:val="1"/>
      <w:marLeft w:val="0"/>
      <w:marRight w:val="0"/>
      <w:marTop w:val="0"/>
      <w:marBottom w:val="0"/>
      <w:divBdr>
        <w:top w:val="none" w:sz="0" w:space="0" w:color="auto"/>
        <w:left w:val="none" w:sz="0" w:space="0" w:color="auto"/>
        <w:bottom w:val="none" w:sz="0" w:space="0" w:color="auto"/>
        <w:right w:val="none" w:sz="0" w:space="0" w:color="auto"/>
      </w:divBdr>
    </w:div>
    <w:div w:id="1243028889">
      <w:bodyDiv w:val="1"/>
      <w:marLeft w:val="0"/>
      <w:marRight w:val="0"/>
      <w:marTop w:val="0"/>
      <w:marBottom w:val="0"/>
      <w:divBdr>
        <w:top w:val="none" w:sz="0" w:space="0" w:color="auto"/>
        <w:left w:val="none" w:sz="0" w:space="0" w:color="auto"/>
        <w:bottom w:val="none" w:sz="0" w:space="0" w:color="auto"/>
        <w:right w:val="none" w:sz="0" w:space="0" w:color="auto"/>
      </w:divBdr>
    </w:div>
    <w:div w:id="1255626487">
      <w:bodyDiv w:val="1"/>
      <w:marLeft w:val="0"/>
      <w:marRight w:val="0"/>
      <w:marTop w:val="0"/>
      <w:marBottom w:val="0"/>
      <w:divBdr>
        <w:top w:val="none" w:sz="0" w:space="0" w:color="auto"/>
        <w:left w:val="none" w:sz="0" w:space="0" w:color="auto"/>
        <w:bottom w:val="none" w:sz="0" w:space="0" w:color="auto"/>
        <w:right w:val="none" w:sz="0" w:space="0" w:color="auto"/>
      </w:divBdr>
    </w:div>
    <w:div w:id="1265531876">
      <w:bodyDiv w:val="1"/>
      <w:marLeft w:val="0"/>
      <w:marRight w:val="0"/>
      <w:marTop w:val="0"/>
      <w:marBottom w:val="0"/>
      <w:divBdr>
        <w:top w:val="none" w:sz="0" w:space="0" w:color="auto"/>
        <w:left w:val="none" w:sz="0" w:space="0" w:color="auto"/>
        <w:bottom w:val="none" w:sz="0" w:space="0" w:color="auto"/>
        <w:right w:val="none" w:sz="0" w:space="0" w:color="auto"/>
      </w:divBdr>
    </w:div>
    <w:div w:id="1267274253">
      <w:bodyDiv w:val="1"/>
      <w:marLeft w:val="0"/>
      <w:marRight w:val="0"/>
      <w:marTop w:val="0"/>
      <w:marBottom w:val="0"/>
      <w:divBdr>
        <w:top w:val="none" w:sz="0" w:space="0" w:color="auto"/>
        <w:left w:val="none" w:sz="0" w:space="0" w:color="auto"/>
        <w:bottom w:val="none" w:sz="0" w:space="0" w:color="auto"/>
        <w:right w:val="none" w:sz="0" w:space="0" w:color="auto"/>
      </w:divBdr>
    </w:div>
    <w:div w:id="1272321086">
      <w:bodyDiv w:val="1"/>
      <w:marLeft w:val="0"/>
      <w:marRight w:val="0"/>
      <w:marTop w:val="0"/>
      <w:marBottom w:val="0"/>
      <w:divBdr>
        <w:top w:val="none" w:sz="0" w:space="0" w:color="auto"/>
        <w:left w:val="none" w:sz="0" w:space="0" w:color="auto"/>
        <w:bottom w:val="none" w:sz="0" w:space="0" w:color="auto"/>
        <w:right w:val="none" w:sz="0" w:space="0" w:color="auto"/>
      </w:divBdr>
    </w:div>
    <w:div w:id="1272400195">
      <w:bodyDiv w:val="1"/>
      <w:marLeft w:val="0"/>
      <w:marRight w:val="0"/>
      <w:marTop w:val="0"/>
      <w:marBottom w:val="0"/>
      <w:divBdr>
        <w:top w:val="none" w:sz="0" w:space="0" w:color="auto"/>
        <w:left w:val="none" w:sz="0" w:space="0" w:color="auto"/>
        <w:bottom w:val="none" w:sz="0" w:space="0" w:color="auto"/>
        <w:right w:val="none" w:sz="0" w:space="0" w:color="auto"/>
      </w:divBdr>
    </w:div>
    <w:div w:id="1279681632">
      <w:bodyDiv w:val="1"/>
      <w:marLeft w:val="0"/>
      <w:marRight w:val="0"/>
      <w:marTop w:val="0"/>
      <w:marBottom w:val="0"/>
      <w:divBdr>
        <w:top w:val="none" w:sz="0" w:space="0" w:color="auto"/>
        <w:left w:val="none" w:sz="0" w:space="0" w:color="auto"/>
        <w:bottom w:val="none" w:sz="0" w:space="0" w:color="auto"/>
        <w:right w:val="none" w:sz="0" w:space="0" w:color="auto"/>
      </w:divBdr>
    </w:div>
    <w:div w:id="1282885802">
      <w:bodyDiv w:val="1"/>
      <w:marLeft w:val="0"/>
      <w:marRight w:val="0"/>
      <w:marTop w:val="0"/>
      <w:marBottom w:val="0"/>
      <w:divBdr>
        <w:top w:val="none" w:sz="0" w:space="0" w:color="auto"/>
        <w:left w:val="none" w:sz="0" w:space="0" w:color="auto"/>
        <w:bottom w:val="none" w:sz="0" w:space="0" w:color="auto"/>
        <w:right w:val="none" w:sz="0" w:space="0" w:color="auto"/>
      </w:divBdr>
    </w:div>
    <w:div w:id="1286883366">
      <w:bodyDiv w:val="1"/>
      <w:marLeft w:val="0"/>
      <w:marRight w:val="0"/>
      <w:marTop w:val="0"/>
      <w:marBottom w:val="0"/>
      <w:divBdr>
        <w:top w:val="none" w:sz="0" w:space="0" w:color="auto"/>
        <w:left w:val="none" w:sz="0" w:space="0" w:color="auto"/>
        <w:bottom w:val="none" w:sz="0" w:space="0" w:color="auto"/>
        <w:right w:val="none" w:sz="0" w:space="0" w:color="auto"/>
      </w:divBdr>
    </w:div>
    <w:div w:id="1298952146">
      <w:bodyDiv w:val="1"/>
      <w:marLeft w:val="0"/>
      <w:marRight w:val="0"/>
      <w:marTop w:val="0"/>
      <w:marBottom w:val="0"/>
      <w:divBdr>
        <w:top w:val="none" w:sz="0" w:space="0" w:color="auto"/>
        <w:left w:val="none" w:sz="0" w:space="0" w:color="auto"/>
        <w:bottom w:val="none" w:sz="0" w:space="0" w:color="auto"/>
        <w:right w:val="none" w:sz="0" w:space="0" w:color="auto"/>
      </w:divBdr>
    </w:div>
    <w:div w:id="1299143118">
      <w:bodyDiv w:val="1"/>
      <w:marLeft w:val="0"/>
      <w:marRight w:val="0"/>
      <w:marTop w:val="0"/>
      <w:marBottom w:val="0"/>
      <w:divBdr>
        <w:top w:val="none" w:sz="0" w:space="0" w:color="auto"/>
        <w:left w:val="none" w:sz="0" w:space="0" w:color="auto"/>
        <w:bottom w:val="none" w:sz="0" w:space="0" w:color="auto"/>
        <w:right w:val="none" w:sz="0" w:space="0" w:color="auto"/>
      </w:divBdr>
    </w:div>
    <w:div w:id="1299342546">
      <w:bodyDiv w:val="1"/>
      <w:marLeft w:val="0"/>
      <w:marRight w:val="0"/>
      <w:marTop w:val="0"/>
      <w:marBottom w:val="0"/>
      <w:divBdr>
        <w:top w:val="none" w:sz="0" w:space="0" w:color="auto"/>
        <w:left w:val="none" w:sz="0" w:space="0" w:color="auto"/>
        <w:bottom w:val="none" w:sz="0" w:space="0" w:color="auto"/>
        <w:right w:val="none" w:sz="0" w:space="0" w:color="auto"/>
      </w:divBdr>
    </w:div>
    <w:div w:id="1301305250">
      <w:bodyDiv w:val="1"/>
      <w:marLeft w:val="0"/>
      <w:marRight w:val="0"/>
      <w:marTop w:val="0"/>
      <w:marBottom w:val="0"/>
      <w:divBdr>
        <w:top w:val="none" w:sz="0" w:space="0" w:color="auto"/>
        <w:left w:val="none" w:sz="0" w:space="0" w:color="auto"/>
        <w:bottom w:val="none" w:sz="0" w:space="0" w:color="auto"/>
        <w:right w:val="none" w:sz="0" w:space="0" w:color="auto"/>
      </w:divBdr>
    </w:div>
    <w:div w:id="1311717121">
      <w:bodyDiv w:val="1"/>
      <w:marLeft w:val="0"/>
      <w:marRight w:val="0"/>
      <w:marTop w:val="0"/>
      <w:marBottom w:val="0"/>
      <w:divBdr>
        <w:top w:val="none" w:sz="0" w:space="0" w:color="auto"/>
        <w:left w:val="none" w:sz="0" w:space="0" w:color="auto"/>
        <w:bottom w:val="none" w:sz="0" w:space="0" w:color="auto"/>
        <w:right w:val="none" w:sz="0" w:space="0" w:color="auto"/>
      </w:divBdr>
    </w:div>
    <w:div w:id="1316372580">
      <w:bodyDiv w:val="1"/>
      <w:marLeft w:val="0"/>
      <w:marRight w:val="0"/>
      <w:marTop w:val="0"/>
      <w:marBottom w:val="0"/>
      <w:divBdr>
        <w:top w:val="none" w:sz="0" w:space="0" w:color="auto"/>
        <w:left w:val="none" w:sz="0" w:space="0" w:color="auto"/>
        <w:bottom w:val="none" w:sz="0" w:space="0" w:color="auto"/>
        <w:right w:val="none" w:sz="0" w:space="0" w:color="auto"/>
      </w:divBdr>
    </w:div>
    <w:div w:id="1322197759">
      <w:bodyDiv w:val="1"/>
      <w:marLeft w:val="0"/>
      <w:marRight w:val="0"/>
      <w:marTop w:val="0"/>
      <w:marBottom w:val="0"/>
      <w:divBdr>
        <w:top w:val="none" w:sz="0" w:space="0" w:color="auto"/>
        <w:left w:val="none" w:sz="0" w:space="0" w:color="auto"/>
        <w:bottom w:val="none" w:sz="0" w:space="0" w:color="auto"/>
        <w:right w:val="none" w:sz="0" w:space="0" w:color="auto"/>
      </w:divBdr>
    </w:div>
    <w:div w:id="1326712318">
      <w:bodyDiv w:val="1"/>
      <w:marLeft w:val="0"/>
      <w:marRight w:val="0"/>
      <w:marTop w:val="0"/>
      <w:marBottom w:val="0"/>
      <w:divBdr>
        <w:top w:val="none" w:sz="0" w:space="0" w:color="auto"/>
        <w:left w:val="none" w:sz="0" w:space="0" w:color="auto"/>
        <w:bottom w:val="none" w:sz="0" w:space="0" w:color="auto"/>
        <w:right w:val="none" w:sz="0" w:space="0" w:color="auto"/>
      </w:divBdr>
    </w:div>
    <w:div w:id="1329015141">
      <w:bodyDiv w:val="1"/>
      <w:marLeft w:val="0"/>
      <w:marRight w:val="0"/>
      <w:marTop w:val="0"/>
      <w:marBottom w:val="0"/>
      <w:divBdr>
        <w:top w:val="none" w:sz="0" w:space="0" w:color="auto"/>
        <w:left w:val="none" w:sz="0" w:space="0" w:color="auto"/>
        <w:bottom w:val="none" w:sz="0" w:space="0" w:color="auto"/>
        <w:right w:val="none" w:sz="0" w:space="0" w:color="auto"/>
      </w:divBdr>
    </w:div>
    <w:div w:id="1330643213">
      <w:bodyDiv w:val="1"/>
      <w:marLeft w:val="0"/>
      <w:marRight w:val="0"/>
      <w:marTop w:val="0"/>
      <w:marBottom w:val="0"/>
      <w:divBdr>
        <w:top w:val="none" w:sz="0" w:space="0" w:color="auto"/>
        <w:left w:val="none" w:sz="0" w:space="0" w:color="auto"/>
        <w:bottom w:val="none" w:sz="0" w:space="0" w:color="auto"/>
        <w:right w:val="none" w:sz="0" w:space="0" w:color="auto"/>
      </w:divBdr>
    </w:div>
    <w:div w:id="1338461326">
      <w:bodyDiv w:val="1"/>
      <w:marLeft w:val="0"/>
      <w:marRight w:val="0"/>
      <w:marTop w:val="0"/>
      <w:marBottom w:val="0"/>
      <w:divBdr>
        <w:top w:val="none" w:sz="0" w:space="0" w:color="auto"/>
        <w:left w:val="none" w:sz="0" w:space="0" w:color="auto"/>
        <w:bottom w:val="none" w:sz="0" w:space="0" w:color="auto"/>
        <w:right w:val="none" w:sz="0" w:space="0" w:color="auto"/>
      </w:divBdr>
    </w:div>
    <w:div w:id="1344891964">
      <w:bodyDiv w:val="1"/>
      <w:marLeft w:val="0"/>
      <w:marRight w:val="0"/>
      <w:marTop w:val="0"/>
      <w:marBottom w:val="0"/>
      <w:divBdr>
        <w:top w:val="none" w:sz="0" w:space="0" w:color="auto"/>
        <w:left w:val="none" w:sz="0" w:space="0" w:color="auto"/>
        <w:bottom w:val="none" w:sz="0" w:space="0" w:color="auto"/>
        <w:right w:val="none" w:sz="0" w:space="0" w:color="auto"/>
      </w:divBdr>
    </w:div>
    <w:div w:id="1345126984">
      <w:bodyDiv w:val="1"/>
      <w:marLeft w:val="0"/>
      <w:marRight w:val="0"/>
      <w:marTop w:val="0"/>
      <w:marBottom w:val="0"/>
      <w:divBdr>
        <w:top w:val="none" w:sz="0" w:space="0" w:color="auto"/>
        <w:left w:val="none" w:sz="0" w:space="0" w:color="auto"/>
        <w:bottom w:val="none" w:sz="0" w:space="0" w:color="auto"/>
        <w:right w:val="none" w:sz="0" w:space="0" w:color="auto"/>
      </w:divBdr>
    </w:div>
    <w:div w:id="1349218331">
      <w:bodyDiv w:val="1"/>
      <w:marLeft w:val="0"/>
      <w:marRight w:val="0"/>
      <w:marTop w:val="0"/>
      <w:marBottom w:val="0"/>
      <w:divBdr>
        <w:top w:val="none" w:sz="0" w:space="0" w:color="auto"/>
        <w:left w:val="none" w:sz="0" w:space="0" w:color="auto"/>
        <w:bottom w:val="none" w:sz="0" w:space="0" w:color="auto"/>
        <w:right w:val="none" w:sz="0" w:space="0" w:color="auto"/>
      </w:divBdr>
    </w:div>
    <w:div w:id="1350643842">
      <w:bodyDiv w:val="1"/>
      <w:marLeft w:val="0"/>
      <w:marRight w:val="0"/>
      <w:marTop w:val="0"/>
      <w:marBottom w:val="0"/>
      <w:divBdr>
        <w:top w:val="none" w:sz="0" w:space="0" w:color="auto"/>
        <w:left w:val="none" w:sz="0" w:space="0" w:color="auto"/>
        <w:bottom w:val="none" w:sz="0" w:space="0" w:color="auto"/>
        <w:right w:val="none" w:sz="0" w:space="0" w:color="auto"/>
      </w:divBdr>
    </w:div>
    <w:div w:id="1350839791">
      <w:bodyDiv w:val="1"/>
      <w:marLeft w:val="0"/>
      <w:marRight w:val="0"/>
      <w:marTop w:val="0"/>
      <w:marBottom w:val="0"/>
      <w:divBdr>
        <w:top w:val="none" w:sz="0" w:space="0" w:color="auto"/>
        <w:left w:val="none" w:sz="0" w:space="0" w:color="auto"/>
        <w:bottom w:val="none" w:sz="0" w:space="0" w:color="auto"/>
        <w:right w:val="none" w:sz="0" w:space="0" w:color="auto"/>
      </w:divBdr>
    </w:div>
    <w:div w:id="1356612074">
      <w:bodyDiv w:val="1"/>
      <w:marLeft w:val="0"/>
      <w:marRight w:val="0"/>
      <w:marTop w:val="0"/>
      <w:marBottom w:val="0"/>
      <w:divBdr>
        <w:top w:val="none" w:sz="0" w:space="0" w:color="auto"/>
        <w:left w:val="none" w:sz="0" w:space="0" w:color="auto"/>
        <w:bottom w:val="none" w:sz="0" w:space="0" w:color="auto"/>
        <w:right w:val="none" w:sz="0" w:space="0" w:color="auto"/>
      </w:divBdr>
    </w:div>
    <w:div w:id="1366177371">
      <w:bodyDiv w:val="1"/>
      <w:marLeft w:val="0"/>
      <w:marRight w:val="0"/>
      <w:marTop w:val="0"/>
      <w:marBottom w:val="0"/>
      <w:divBdr>
        <w:top w:val="none" w:sz="0" w:space="0" w:color="auto"/>
        <w:left w:val="none" w:sz="0" w:space="0" w:color="auto"/>
        <w:bottom w:val="none" w:sz="0" w:space="0" w:color="auto"/>
        <w:right w:val="none" w:sz="0" w:space="0" w:color="auto"/>
      </w:divBdr>
    </w:div>
    <w:div w:id="1368064197">
      <w:bodyDiv w:val="1"/>
      <w:marLeft w:val="0"/>
      <w:marRight w:val="0"/>
      <w:marTop w:val="0"/>
      <w:marBottom w:val="0"/>
      <w:divBdr>
        <w:top w:val="none" w:sz="0" w:space="0" w:color="auto"/>
        <w:left w:val="none" w:sz="0" w:space="0" w:color="auto"/>
        <w:bottom w:val="none" w:sz="0" w:space="0" w:color="auto"/>
        <w:right w:val="none" w:sz="0" w:space="0" w:color="auto"/>
      </w:divBdr>
    </w:div>
    <w:div w:id="1375884489">
      <w:bodyDiv w:val="1"/>
      <w:marLeft w:val="0"/>
      <w:marRight w:val="0"/>
      <w:marTop w:val="0"/>
      <w:marBottom w:val="0"/>
      <w:divBdr>
        <w:top w:val="none" w:sz="0" w:space="0" w:color="auto"/>
        <w:left w:val="none" w:sz="0" w:space="0" w:color="auto"/>
        <w:bottom w:val="none" w:sz="0" w:space="0" w:color="auto"/>
        <w:right w:val="none" w:sz="0" w:space="0" w:color="auto"/>
      </w:divBdr>
    </w:div>
    <w:div w:id="1376546110">
      <w:bodyDiv w:val="1"/>
      <w:marLeft w:val="0"/>
      <w:marRight w:val="0"/>
      <w:marTop w:val="0"/>
      <w:marBottom w:val="0"/>
      <w:divBdr>
        <w:top w:val="none" w:sz="0" w:space="0" w:color="auto"/>
        <w:left w:val="none" w:sz="0" w:space="0" w:color="auto"/>
        <w:bottom w:val="none" w:sz="0" w:space="0" w:color="auto"/>
        <w:right w:val="none" w:sz="0" w:space="0" w:color="auto"/>
      </w:divBdr>
    </w:div>
    <w:div w:id="1377698866">
      <w:bodyDiv w:val="1"/>
      <w:marLeft w:val="0"/>
      <w:marRight w:val="0"/>
      <w:marTop w:val="0"/>
      <w:marBottom w:val="0"/>
      <w:divBdr>
        <w:top w:val="none" w:sz="0" w:space="0" w:color="auto"/>
        <w:left w:val="none" w:sz="0" w:space="0" w:color="auto"/>
        <w:bottom w:val="none" w:sz="0" w:space="0" w:color="auto"/>
        <w:right w:val="none" w:sz="0" w:space="0" w:color="auto"/>
      </w:divBdr>
    </w:div>
    <w:div w:id="1382289987">
      <w:bodyDiv w:val="1"/>
      <w:marLeft w:val="0"/>
      <w:marRight w:val="0"/>
      <w:marTop w:val="0"/>
      <w:marBottom w:val="0"/>
      <w:divBdr>
        <w:top w:val="none" w:sz="0" w:space="0" w:color="auto"/>
        <w:left w:val="none" w:sz="0" w:space="0" w:color="auto"/>
        <w:bottom w:val="none" w:sz="0" w:space="0" w:color="auto"/>
        <w:right w:val="none" w:sz="0" w:space="0" w:color="auto"/>
      </w:divBdr>
    </w:div>
    <w:div w:id="1390034908">
      <w:bodyDiv w:val="1"/>
      <w:marLeft w:val="0"/>
      <w:marRight w:val="0"/>
      <w:marTop w:val="0"/>
      <w:marBottom w:val="0"/>
      <w:divBdr>
        <w:top w:val="none" w:sz="0" w:space="0" w:color="auto"/>
        <w:left w:val="none" w:sz="0" w:space="0" w:color="auto"/>
        <w:bottom w:val="none" w:sz="0" w:space="0" w:color="auto"/>
        <w:right w:val="none" w:sz="0" w:space="0" w:color="auto"/>
      </w:divBdr>
    </w:div>
    <w:div w:id="1393844405">
      <w:bodyDiv w:val="1"/>
      <w:marLeft w:val="0"/>
      <w:marRight w:val="0"/>
      <w:marTop w:val="0"/>
      <w:marBottom w:val="0"/>
      <w:divBdr>
        <w:top w:val="none" w:sz="0" w:space="0" w:color="auto"/>
        <w:left w:val="none" w:sz="0" w:space="0" w:color="auto"/>
        <w:bottom w:val="none" w:sz="0" w:space="0" w:color="auto"/>
        <w:right w:val="none" w:sz="0" w:space="0" w:color="auto"/>
      </w:divBdr>
    </w:div>
    <w:div w:id="1395392878">
      <w:bodyDiv w:val="1"/>
      <w:marLeft w:val="0"/>
      <w:marRight w:val="0"/>
      <w:marTop w:val="0"/>
      <w:marBottom w:val="0"/>
      <w:divBdr>
        <w:top w:val="none" w:sz="0" w:space="0" w:color="auto"/>
        <w:left w:val="none" w:sz="0" w:space="0" w:color="auto"/>
        <w:bottom w:val="none" w:sz="0" w:space="0" w:color="auto"/>
        <w:right w:val="none" w:sz="0" w:space="0" w:color="auto"/>
      </w:divBdr>
    </w:div>
    <w:div w:id="1403331601">
      <w:bodyDiv w:val="1"/>
      <w:marLeft w:val="0"/>
      <w:marRight w:val="0"/>
      <w:marTop w:val="0"/>
      <w:marBottom w:val="0"/>
      <w:divBdr>
        <w:top w:val="none" w:sz="0" w:space="0" w:color="auto"/>
        <w:left w:val="none" w:sz="0" w:space="0" w:color="auto"/>
        <w:bottom w:val="none" w:sz="0" w:space="0" w:color="auto"/>
        <w:right w:val="none" w:sz="0" w:space="0" w:color="auto"/>
      </w:divBdr>
    </w:div>
    <w:div w:id="1408265814">
      <w:bodyDiv w:val="1"/>
      <w:marLeft w:val="0"/>
      <w:marRight w:val="0"/>
      <w:marTop w:val="0"/>
      <w:marBottom w:val="0"/>
      <w:divBdr>
        <w:top w:val="none" w:sz="0" w:space="0" w:color="auto"/>
        <w:left w:val="none" w:sz="0" w:space="0" w:color="auto"/>
        <w:bottom w:val="none" w:sz="0" w:space="0" w:color="auto"/>
        <w:right w:val="none" w:sz="0" w:space="0" w:color="auto"/>
      </w:divBdr>
    </w:div>
    <w:div w:id="1435174492">
      <w:bodyDiv w:val="1"/>
      <w:marLeft w:val="0"/>
      <w:marRight w:val="0"/>
      <w:marTop w:val="0"/>
      <w:marBottom w:val="0"/>
      <w:divBdr>
        <w:top w:val="none" w:sz="0" w:space="0" w:color="auto"/>
        <w:left w:val="none" w:sz="0" w:space="0" w:color="auto"/>
        <w:bottom w:val="none" w:sz="0" w:space="0" w:color="auto"/>
        <w:right w:val="none" w:sz="0" w:space="0" w:color="auto"/>
      </w:divBdr>
    </w:div>
    <w:div w:id="1435587886">
      <w:bodyDiv w:val="1"/>
      <w:marLeft w:val="0"/>
      <w:marRight w:val="0"/>
      <w:marTop w:val="0"/>
      <w:marBottom w:val="0"/>
      <w:divBdr>
        <w:top w:val="none" w:sz="0" w:space="0" w:color="auto"/>
        <w:left w:val="none" w:sz="0" w:space="0" w:color="auto"/>
        <w:bottom w:val="none" w:sz="0" w:space="0" w:color="auto"/>
        <w:right w:val="none" w:sz="0" w:space="0" w:color="auto"/>
      </w:divBdr>
    </w:div>
    <w:div w:id="1447459957">
      <w:bodyDiv w:val="1"/>
      <w:marLeft w:val="0"/>
      <w:marRight w:val="0"/>
      <w:marTop w:val="0"/>
      <w:marBottom w:val="0"/>
      <w:divBdr>
        <w:top w:val="none" w:sz="0" w:space="0" w:color="auto"/>
        <w:left w:val="none" w:sz="0" w:space="0" w:color="auto"/>
        <w:bottom w:val="none" w:sz="0" w:space="0" w:color="auto"/>
        <w:right w:val="none" w:sz="0" w:space="0" w:color="auto"/>
      </w:divBdr>
    </w:div>
    <w:div w:id="1453549753">
      <w:bodyDiv w:val="1"/>
      <w:marLeft w:val="0"/>
      <w:marRight w:val="0"/>
      <w:marTop w:val="0"/>
      <w:marBottom w:val="0"/>
      <w:divBdr>
        <w:top w:val="none" w:sz="0" w:space="0" w:color="auto"/>
        <w:left w:val="none" w:sz="0" w:space="0" w:color="auto"/>
        <w:bottom w:val="none" w:sz="0" w:space="0" w:color="auto"/>
        <w:right w:val="none" w:sz="0" w:space="0" w:color="auto"/>
      </w:divBdr>
    </w:div>
    <w:div w:id="1460339065">
      <w:bodyDiv w:val="1"/>
      <w:marLeft w:val="0"/>
      <w:marRight w:val="0"/>
      <w:marTop w:val="0"/>
      <w:marBottom w:val="0"/>
      <w:divBdr>
        <w:top w:val="none" w:sz="0" w:space="0" w:color="auto"/>
        <w:left w:val="none" w:sz="0" w:space="0" w:color="auto"/>
        <w:bottom w:val="none" w:sz="0" w:space="0" w:color="auto"/>
        <w:right w:val="none" w:sz="0" w:space="0" w:color="auto"/>
      </w:divBdr>
    </w:div>
    <w:div w:id="1471748673">
      <w:bodyDiv w:val="1"/>
      <w:marLeft w:val="0"/>
      <w:marRight w:val="0"/>
      <w:marTop w:val="0"/>
      <w:marBottom w:val="0"/>
      <w:divBdr>
        <w:top w:val="none" w:sz="0" w:space="0" w:color="auto"/>
        <w:left w:val="none" w:sz="0" w:space="0" w:color="auto"/>
        <w:bottom w:val="none" w:sz="0" w:space="0" w:color="auto"/>
        <w:right w:val="none" w:sz="0" w:space="0" w:color="auto"/>
      </w:divBdr>
    </w:div>
    <w:div w:id="1481657699">
      <w:bodyDiv w:val="1"/>
      <w:marLeft w:val="0"/>
      <w:marRight w:val="0"/>
      <w:marTop w:val="0"/>
      <w:marBottom w:val="0"/>
      <w:divBdr>
        <w:top w:val="none" w:sz="0" w:space="0" w:color="auto"/>
        <w:left w:val="none" w:sz="0" w:space="0" w:color="auto"/>
        <w:bottom w:val="none" w:sz="0" w:space="0" w:color="auto"/>
        <w:right w:val="none" w:sz="0" w:space="0" w:color="auto"/>
      </w:divBdr>
    </w:div>
    <w:div w:id="1491405002">
      <w:bodyDiv w:val="1"/>
      <w:marLeft w:val="0"/>
      <w:marRight w:val="0"/>
      <w:marTop w:val="0"/>
      <w:marBottom w:val="0"/>
      <w:divBdr>
        <w:top w:val="none" w:sz="0" w:space="0" w:color="auto"/>
        <w:left w:val="none" w:sz="0" w:space="0" w:color="auto"/>
        <w:bottom w:val="none" w:sz="0" w:space="0" w:color="auto"/>
        <w:right w:val="none" w:sz="0" w:space="0" w:color="auto"/>
      </w:divBdr>
    </w:div>
    <w:div w:id="1492326510">
      <w:bodyDiv w:val="1"/>
      <w:marLeft w:val="0"/>
      <w:marRight w:val="0"/>
      <w:marTop w:val="0"/>
      <w:marBottom w:val="0"/>
      <w:divBdr>
        <w:top w:val="none" w:sz="0" w:space="0" w:color="auto"/>
        <w:left w:val="none" w:sz="0" w:space="0" w:color="auto"/>
        <w:bottom w:val="none" w:sz="0" w:space="0" w:color="auto"/>
        <w:right w:val="none" w:sz="0" w:space="0" w:color="auto"/>
      </w:divBdr>
    </w:div>
    <w:div w:id="1495029476">
      <w:bodyDiv w:val="1"/>
      <w:marLeft w:val="0"/>
      <w:marRight w:val="0"/>
      <w:marTop w:val="0"/>
      <w:marBottom w:val="0"/>
      <w:divBdr>
        <w:top w:val="none" w:sz="0" w:space="0" w:color="auto"/>
        <w:left w:val="none" w:sz="0" w:space="0" w:color="auto"/>
        <w:bottom w:val="none" w:sz="0" w:space="0" w:color="auto"/>
        <w:right w:val="none" w:sz="0" w:space="0" w:color="auto"/>
      </w:divBdr>
    </w:div>
    <w:div w:id="1495220639">
      <w:bodyDiv w:val="1"/>
      <w:marLeft w:val="0"/>
      <w:marRight w:val="0"/>
      <w:marTop w:val="0"/>
      <w:marBottom w:val="0"/>
      <w:divBdr>
        <w:top w:val="none" w:sz="0" w:space="0" w:color="auto"/>
        <w:left w:val="none" w:sz="0" w:space="0" w:color="auto"/>
        <w:bottom w:val="none" w:sz="0" w:space="0" w:color="auto"/>
        <w:right w:val="none" w:sz="0" w:space="0" w:color="auto"/>
      </w:divBdr>
    </w:div>
    <w:div w:id="1510753101">
      <w:bodyDiv w:val="1"/>
      <w:marLeft w:val="0"/>
      <w:marRight w:val="0"/>
      <w:marTop w:val="0"/>
      <w:marBottom w:val="0"/>
      <w:divBdr>
        <w:top w:val="none" w:sz="0" w:space="0" w:color="auto"/>
        <w:left w:val="none" w:sz="0" w:space="0" w:color="auto"/>
        <w:bottom w:val="none" w:sz="0" w:space="0" w:color="auto"/>
        <w:right w:val="none" w:sz="0" w:space="0" w:color="auto"/>
      </w:divBdr>
    </w:div>
    <w:div w:id="1515068681">
      <w:bodyDiv w:val="1"/>
      <w:marLeft w:val="0"/>
      <w:marRight w:val="0"/>
      <w:marTop w:val="0"/>
      <w:marBottom w:val="0"/>
      <w:divBdr>
        <w:top w:val="none" w:sz="0" w:space="0" w:color="auto"/>
        <w:left w:val="none" w:sz="0" w:space="0" w:color="auto"/>
        <w:bottom w:val="none" w:sz="0" w:space="0" w:color="auto"/>
        <w:right w:val="none" w:sz="0" w:space="0" w:color="auto"/>
      </w:divBdr>
    </w:div>
    <w:div w:id="1532760932">
      <w:bodyDiv w:val="1"/>
      <w:marLeft w:val="0"/>
      <w:marRight w:val="0"/>
      <w:marTop w:val="0"/>
      <w:marBottom w:val="0"/>
      <w:divBdr>
        <w:top w:val="none" w:sz="0" w:space="0" w:color="auto"/>
        <w:left w:val="none" w:sz="0" w:space="0" w:color="auto"/>
        <w:bottom w:val="none" w:sz="0" w:space="0" w:color="auto"/>
        <w:right w:val="none" w:sz="0" w:space="0" w:color="auto"/>
      </w:divBdr>
    </w:div>
    <w:div w:id="1533037435">
      <w:bodyDiv w:val="1"/>
      <w:marLeft w:val="0"/>
      <w:marRight w:val="0"/>
      <w:marTop w:val="0"/>
      <w:marBottom w:val="0"/>
      <w:divBdr>
        <w:top w:val="none" w:sz="0" w:space="0" w:color="auto"/>
        <w:left w:val="none" w:sz="0" w:space="0" w:color="auto"/>
        <w:bottom w:val="none" w:sz="0" w:space="0" w:color="auto"/>
        <w:right w:val="none" w:sz="0" w:space="0" w:color="auto"/>
      </w:divBdr>
      <w:divsChild>
        <w:div w:id="44185245">
          <w:marLeft w:val="0"/>
          <w:marRight w:val="0"/>
          <w:marTop w:val="0"/>
          <w:marBottom w:val="0"/>
          <w:divBdr>
            <w:top w:val="none" w:sz="0" w:space="0" w:color="auto"/>
            <w:left w:val="none" w:sz="0" w:space="0" w:color="auto"/>
            <w:bottom w:val="none" w:sz="0" w:space="0" w:color="auto"/>
            <w:right w:val="none" w:sz="0" w:space="0" w:color="auto"/>
          </w:divBdr>
        </w:div>
        <w:div w:id="1067144761">
          <w:marLeft w:val="0"/>
          <w:marRight w:val="0"/>
          <w:marTop w:val="0"/>
          <w:marBottom w:val="0"/>
          <w:divBdr>
            <w:top w:val="none" w:sz="0" w:space="0" w:color="auto"/>
            <w:left w:val="none" w:sz="0" w:space="0" w:color="auto"/>
            <w:bottom w:val="none" w:sz="0" w:space="0" w:color="auto"/>
            <w:right w:val="none" w:sz="0" w:space="0" w:color="auto"/>
          </w:divBdr>
        </w:div>
      </w:divsChild>
    </w:div>
    <w:div w:id="1536772954">
      <w:bodyDiv w:val="1"/>
      <w:marLeft w:val="0"/>
      <w:marRight w:val="0"/>
      <w:marTop w:val="0"/>
      <w:marBottom w:val="0"/>
      <w:divBdr>
        <w:top w:val="none" w:sz="0" w:space="0" w:color="auto"/>
        <w:left w:val="none" w:sz="0" w:space="0" w:color="auto"/>
        <w:bottom w:val="none" w:sz="0" w:space="0" w:color="auto"/>
        <w:right w:val="none" w:sz="0" w:space="0" w:color="auto"/>
      </w:divBdr>
    </w:div>
    <w:div w:id="1550996528">
      <w:bodyDiv w:val="1"/>
      <w:marLeft w:val="0"/>
      <w:marRight w:val="0"/>
      <w:marTop w:val="0"/>
      <w:marBottom w:val="0"/>
      <w:divBdr>
        <w:top w:val="none" w:sz="0" w:space="0" w:color="auto"/>
        <w:left w:val="none" w:sz="0" w:space="0" w:color="auto"/>
        <w:bottom w:val="none" w:sz="0" w:space="0" w:color="auto"/>
        <w:right w:val="none" w:sz="0" w:space="0" w:color="auto"/>
      </w:divBdr>
    </w:div>
    <w:div w:id="1551503202">
      <w:bodyDiv w:val="1"/>
      <w:marLeft w:val="0"/>
      <w:marRight w:val="0"/>
      <w:marTop w:val="0"/>
      <w:marBottom w:val="0"/>
      <w:divBdr>
        <w:top w:val="none" w:sz="0" w:space="0" w:color="auto"/>
        <w:left w:val="none" w:sz="0" w:space="0" w:color="auto"/>
        <w:bottom w:val="none" w:sz="0" w:space="0" w:color="auto"/>
        <w:right w:val="none" w:sz="0" w:space="0" w:color="auto"/>
      </w:divBdr>
    </w:div>
    <w:div w:id="1560937934">
      <w:bodyDiv w:val="1"/>
      <w:marLeft w:val="0"/>
      <w:marRight w:val="0"/>
      <w:marTop w:val="0"/>
      <w:marBottom w:val="0"/>
      <w:divBdr>
        <w:top w:val="none" w:sz="0" w:space="0" w:color="auto"/>
        <w:left w:val="none" w:sz="0" w:space="0" w:color="auto"/>
        <w:bottom w:val="none" w:sz="0" w:space="0" w:color="auto"/>
        <w:right w:val="none" w:sz="0" w:space="0" w:color="auto"/>
      </w:divBdr>
    </w:div>
    <w:div w:id="1564828941">
      <w:bodyDiv w:val="1"/>
      <w:marLeft w:val="0"/>
      <w:marRight w:val="0"/>
      <w:marTop w:val="0"/>
      <w:marBottom w:val="0"/>
      <w:divBdr>
        <w:top w:val="none" w:sz="0" w:space="0" w:color="auto"/>
        <w:left w:val="none" w:sz="0" w:space="0" w:color="auto"/>
        <w:bottom w:val="none" w:sz="0" w:space="0" w:color="auto"/>
        <w:right w:val="none" w:sz="0" w:space="0" w:color="auto"/>
      </w:divBdr>
    </w:div>
    <w:div w:id="1567259336">
      <w:bodyDiv w:val="1"/>
      <w:marLeft w:val="0"/>
      <w:marRight w:val="0"/>
      <w:marTop w:val="0"/>
      <w:marBottom w:val="0"/>
      <w:divBdr>
        <w:top w:val="none" w:sz="0" w:space="0" w:color="auto"/>
        <w:left w:val="none" w:sz="0" w:space="0" w:color="auto"/>
        <w:bottom w:val="none" w:sz="0" w:space="0" w:color="auto"/>
        <w:right w:val="none" w:sz="0" w:space="0" w:color="auto"/>
      </w:divBdr>
    </w:div>
    <w:div w:id="1569418501">
      <w:bodyDiv w:val="1"/>
      <w:marLeft w:val="0"/>
      <w:marRight w:val="0"/>
      <w:marTop w:val="0"/>
      <w:marBottom w:val="0"/>
      <w:divBdr>
        <w:top w:val="none" w:sz="0" w:space="0" w:color="auto"/>
        <w:left w:val="none" w:sz="0" w:space="0" w:color="auto"/>
        <w:bottom w:val="none" w:sz="0" w:space="0" w:color="auto"/>
        <w:right w:val="none" w:sz="0" w:space="0" w:color="auto"/>
      </w:divBdr>
    </w:div>
    <w:div w:id="1574043880">
      <w:bodyDiv w:val="1"/>
      <w:marLeft w:val="0"/>
      <w:marRight w:val="0"/>
      <w:marTop w:val="0"/>
      <w:marBottom w:val="0"/>
      <w:divBdr>
        <w:top w:val="none" w:sz="0" w:space="0" w:color="auto"/>
        <w:left w:val="none" w:sz="0" w:space="0" w:color="auto"/>
        <w:bottom w:val="none" w:sz="0" w:space="0" w:color="auto"/>
        <w:right w:val="none" w:sz="0" w:space="0" w:color="auto"/>
      </w:divBdr>
    </w:div>
    <w:div w:id="1575360145">
      <w:bodyDiv w:val="1"/>
      <w:marLeft w:val="0"/>
      <w:marRight w:val="0"/>
      <w:marTop w:val="0"/>
      <w:marBottom w:val="0"/>
      <w:divBdr>
        <w:top w:val="none" w:sz="0" w:space="0" w:color="auto"/>
        <w:left w:val="none" w:sz="0" w:space="0" w:color="auto"/>
        <w:bottom w:val="none" w:sz="0" w:space="0" w:color="auto"/>
        <w:right w:val="none" w:sz="0" w:space="0" w:color="auto"/>
      </w:divBdr>
    </w:div>
    <w:div w:id="1586112888">
      <w:bodyDiv w:val="1"/>
      <w:marLeft w:val="0"/>
      <w:marRight w:val="0"/>
      <w:marTop w:val="0"/>
      <w:marBottom w:val="0"/>
      <w:divBdr>
        <w:top w:val="none" w:sz="0" w:space="0" w:color="auto"/>
        <w:left w:val="none" w:sz="0" w:space="0" w:color="auto"/>
        <w:bottom w:val="none" w:sz="0" w:space="0" w:color="auto"/>
        <w:right w:val="none" w:sz="0" w:space="0" w:color="auto"/>
      </w:divBdr>
    </w:div>
    <w:div w:id="1590626048">
      <w:bodyDiv w:val="1"/>
      <w:marLeft w:val="0"/>
      <w:marRight w:val="0"/>
      <w:marTop w:val="0"/>
      <w:marBottom w:val="0"/>
      <w:divBdr>
        <w:top w:val="none" w:sz="0" w:space="0" w:color="auto"/>
        <w:left w:val="none" w:sz="0" w:space="0" w:color="auto"/>
        <w:bottom w:val="none" w:sz="0" w:space="0" w:color="auto"/>
        <w:right w:val="none" w:sz="0" w:space="0" w:color="auto"/>
      </w:divBdr>
    </w:div>
    <w:div w:id="1602299346">
      <w:bodyDiv w:val="1"/>
      <w:marLeft w:val="0"/>
      <w:marRight w:val="0"/>
      <w:marTop w:val="0"/>
      <w:marBottom w:val="0"/>
      <w:divBdr>
        <w:top w:val="none" w:sz="0" w:space="0" w:color="auto"/>
        <w:left w:val="none" w:sz="0" w:space="0" w:color="auto"/>
        <w:bottom w:val="none" w:sz="0" w:space="0" w:color="auto"/>
        <w:right w:val="none" w:sz="0" w:space="0" w:color="auto"/>
      </w:divBdr>
    </w:div>
    <w:div w:id="1608001259">
      <w:bodyDiv w:val="1"/>
      <w:marLeft w:val="0"/>
      <w:marRight w:val="0"/>
      <w:marTop w:val="0"/>
      <w:marBottom w:val="0"/>
      <w:divBdr>
        <w:top w:val="none" w:sz="0" w:space="0" w:color="auto"/>
        <w:left w:val="none" w:sz="0" w:space="0" w:color="auto"/>
        <w:bottom w:val="none" w:sz="0" w:space="0" w:color="auto"/>
        <w:right w:val="none" w:sz="0" w:space="0" w:color="auto"/>
      </w:divBdr>
    </w:div>
    <w:div w:id="1608924202">
      <w:bodyDiv w:val="1"/>
      <w:marLeft w:val="0"/>
      <w:marRight w:val="0"/>
      <w:marTop w:val="0"/>
      <w:marBottom w:val="0"/>
      <w:divBdr>
        <w:top w:val="none" w:sz="0" w:space="0" w:color="auto"/>
        <w:left w:val="none" w:sz="0" w:space="0" w:color="auto"/>
        <w:bottom w:val="none" w:sz="0" w:space="0" w:color="auto"/>
        <w:right w:val="none" w:sz="0" w:space="0" w:color="auto"/>
      </w:divBdr>
    </w:div>
    <w:div w:id="1613393816">
      <w:bodyDiv w:val="1"/>
      <w:marLeft w:val="0"/>
      <w:marRight w:val="0"/>
      <w:marTop w:val="0"/>
      <w:marBottom w:val="0"/>
      <w:divBdr>
        <w:top w:val="none" w:sz="0" w:space="0" w:color="auto"/>
        <w:left w:val="none" w:sz="0" w:space="0" w:color="auto"/>
        <w:bottom w:val="none" w:sz="0" w:space="0" w:color="auto"/>
        <w:right w:val="none" w:sz="0" w:space="0" w:color="auto"/>
      </w:divBdr>
    </w:div>
    <w:div w:id="1613629668">
      <w:bodyDiv w:val="1"/>
      <w:marLeft w:val="0"/>
      <w:marRight w:val="0"/>
      <w:marTop w:val="0"/>
      <w:marBottom w:val="0"/>
      <w:divBdr>
        <w:top w:val="none" w:sz="0" w:space="0" w:color="auto"/>
        <w:left w:val="none" w:sz="0" w:space="0" w:color="auto"/>
        <w:bottom w:val="none" w:sz="0" w:space="0" w:color="auto"/>
        <w:right w:val="none" w:sz="0" w:space="0" w:color="auto"/>
      </w:divBdr>
    </w:div>
    <w:div w:id="1615819667">
      <w:bodyDiv w:val="1"/>
      <w:marLeft w:val="0"/>
      <w:marRight w:val="0"/>
      <w:marTop w:val="0"/>
      <w:marBottom w:val="0"/>
      <w:divBdr>
        <w:top w:val="none" w:sz="0" w:space="0" w:color="auto"/>
        <w:left w:val="none" w:sz="0" w:space="0" w:color="auto"/>
        <w:bottom w:val="none" w:sz="0" w:space="0" w:color="auto"/>
        <w:right w:val="none" w:sz="0" w:space="0" w:color="auto"/>
      </w:divBdr>
    </w:div>
    <w:div w:id="1619919955">
      <w:bodyDiv w:val="1"/>
      <w:marLeft w:val="0"/>
      <w:marRight w:val="0"/>
      <w:marTop w:val="0"/>
      <w:marBottom w:val="0"/>
      <w:divBdr>
        <w:top w:val="none" w:sz="0" w:space="0" w:color="auto"/>
        <w:left w:val="none" w:sz="0" w:space="0" w:color="auto"/>
        <w:bottom w:val="none" w:sz="0" w:space="0" w:color="auto"/>
        <w:right w:val="none" w:sz="0" w:space="0" w:color="auto"/>
      </w:divBdr>
    </w:div>
    <w:div w:id="1621917041">
      <w:bodyDiv w:val="1"/>
      <w:marLeft w:val="0"/>
      <w:marRight w:val="0"/>
      <w:marTop w:val="0"/>
      <w:marBottom w:val="0"/>
      <w:divBdr>
        <w:top w:val="none" w:sz="0" w:space="0" w:color="auto"/>
        <w:left w:val="none" w:sz="0" w:space="0" w:color="auto"/>
        <w:bottom w:val="none" w:sz="0" w:space="0" w:color="auto"/>
        <w:right w:val="none" w:sz="0" w:space="0" w:color="auto"/>
      </w:divBdr>
    </w:div>
    <w:div w:id="1623227541">
      <w:bodyDiv w:val="1"/>
      <w:marLeft w:val="0"/>
      <w:marRight w:val="0"/>
      <w:marTop w:val="0"/>
      <w:marBottom w:val="0"/>
      <w:divBdr>
        <w:top w:val="none" w:sz="0" w:space="0" w:color="auto"/>
        <w:left w:val="none" w:sz="0" w:space="0" w:color="auto"/>
        <w:bottom w:val="none" w:sz="0" w:space="0" w:color="auto"/>
        <w:right w:val="none" w:sz="0" w:space="0" w:color="auto"/>
      </w:divBdr>
    </w:div>
    <w:div w:id="1627277233">
      <w:bodyDiv w:val="1"/>
      <w:marLeft w:val="0"/>
      <w:marRight w:val="0"/>
      <w:marTop w:val="0"/>
      <w:marBottom w:val="0"/>
      <w:divBdr>
        <w:top w:val="none" w:sz="0" w:space="0" w:color="auto"/>
        <w:left w:val="none" w:sz="0" w:space="0" w:color="auto"/>
        <w:bottom w:val="none" w:sz="0" w:space="0" w:color="auto"/>
        <w:right w:val="none" w:sz="0" w:space="0" w:color="auto"/>
      </w:divBdr>
    </w:div>
    <w:div w:id="1628243940">
      <w:bodyDiv w:val="1"/>
      <w:marLeft w:val="0"/>
      <w:marRight w:val="0"/>
      <w:marTop w:val="0"/>
      <w:marBottom w:val="0"/>
      <w:divBdr>
        <w:top w:val="none" w:sz="0" w:space="0" w:color="auto"/>
        <w:left w:val="none" w:sz="0" w:space="0" w:color="auto"/>
        <w:bottom w:val="none" w:sz="0" w:space="0" w:color="auto"/>
        <w:right w:val="none" w:sz="0" w:space="0" w:color="auto"/>
      </w:divBdr>
    </w:div>
    <w:div w:id="1628465865">
      <w:bodyDiv w:val="1"/>
      <w:marLeft w:val="0"/>
      <w:marRight w:val="0"/>
      <w:marTop w:val="0"/>
      <w:marBottom w:val="0"/>
      <w:divBdr>
        <w:top w:val="none" w:sz="0" w:space="0" w:color="auto"/>
        <w:left w:val="none" w:sz="0" w:space="0" w:color="auto"/>
        <w:bottom w:val="none" w:sz="0" w:space="0" w:color="auto"/>
        <w:right w:val="none" w:sz="0" w:space="0" w:color="auto"/>
      </w:divBdr>
    </w:div>
    <w:div w:id="1628584953">
      <w:bodyDiv w:val="1"/>
      <w:marLeft w:val="0"/>
      <w:marRight w:val="0"/>
      <w:marTop w:val="0"/>
      <w:marBottom w:val="0"/>
      <w:divBdr>
        <w:top w:val="none" w:sz="0" w:space="0" w:color="auto"/>
        <w:left w:val="none" w:sz="0" w:space="0" w:color="auto"/>
        <w:bottom w:val="none" w:sz="0" w:space="0" w:color="auto"/>
        <w:right w:val="none" w:sz="0" w:space="0" w:color="auto"/>
      </w:divBdr>
    </w:div>
    <w:div w:id="1636638414">
      <w:bodyDiv w:val="1"/>
      <w:marLeft w:val="0"/>
      <w:marRight w:val="0"/>
      <w:marTop w:val="0"/>
      <w:marBottom w:val="0"/>
      <w:divBdr>
        <w:top w:val="none" w:sz="0" w:space="0" w:color="auto"/>
        <w:left w:val="none" w:sz="0" w:space="0" w:color="auto"/>
        <w:bottom w:val="none" w:sz="0" w:space="0" w:color="auto"/>
        <w:right w:val="none" w:sz="0" w:space="0" w:color="auto"/>
      </w:divBdr>
    </w:div>
    <w:div w:id="1655062922">
      <w:bodyDiv w:val="1"/>
      <w:marLeft w:val="0"/>
      <w:marRight w:val="0"/>
      <w:marTop w:val="0"/>
      <w:marBottom w:val="0"/>
      <w:divBdr>
        <w:top w:val="none" w:sz="0" w:space="0" w:color="auto"/>
        <w:left w:val="none" w:sz="0" w:space="0" w:color="auto"/>
        <w:bottom w:val="none" w:sz="0" w:space="0" w:color="auto"/>
        <w:right w:val="none" w:sz="0" w:space="0" w:color="auto"/>
      </w:divBdr>
    </w:div>
    <w:div w:id="1656489813">
      <w:bodyDiv w:val="1"/>
      <w:marLeft w:val="0"/>
      <w:marRight w:val="0"/>
      <w:marTop w:val="0"/>
      <w:marBottom w:val="0"/>
      <w:divBdr>
        <w:top w:val="none" w:sz="0" w:space="0" w:color="auto"/>
        <w:left w:val="none" w:sz="0" w:space="0" w:color="auto"/>
        <w:bottom w:val="none" w:sz="0" w:space="0" w:color="auto"/>
        <w:right w:val="none" w:sz="0" w:space="0" w:color="auto"/>
      </w:divBdr>
    </w:div>
    <w:div w:id="1656685565">
      <w:bodyDiv w:val="1"/>
      <w:marLeft w:val="0"/>
      <w:marRight w:val="0"/>
      <w:marTop w:val="0"/>
      <w:marBottom w:val="0"/>
      <w:divBdr>
        <w:top w:val="none" w:sz="0" w:space="0" w:color="auto"/>
        <w:left w:val="none" w:sz="0" w:space="0" w:color="auto"/>
        <w:bottom w:val="none" w:sz="0" w:space="0" w:color="auto"/>
        <w:right w:val="none" w:sz="0" w:space="0" w:color="auto"/>
      </w:divBdr>
    </w:div>
    <w:div w:id="1659916575">
      <w:bodyDiv w:val="1"/>
      <w:marLeft w:val="0"/>
      <w:marRight w:val="0"/>
      <w:marTop w:val="0"/>
      <w:marBottom w:val="0"/>
      <w:divBdr>
        <w:top w:val="none" w:sz="0" w:space="0" w:color="auto"/>
        <w:left w:val="none" w:sz="0" w:space="0" w:color="auto"/>
        <w:bottom w:val="none" w:sz="0" w:space="0" w:color="auto"/>
        <w:right w:val="none" w:sz="0" w:space="0" w:color="auto"/>
      </w:divBdr>
    </w:div>
    <w:div w:id="1667511552">
      <w:bodyDiv w:val="1"/>
      <w:marLeft w:val="0"/>
      <w:marRight w:val="0"/>
      <w:marTop w:val="0"/>
      <w:marBottom w:val="0"/>
      <w:divBdr>
        <w:top w:val="none" w:sz="0" w:space="0" w:color="auto"/>
        <w:left w:val="none" w:sz="0" w:space="0" w:color="auto"/>
        <w:bottom w:val="none" w:sz="0" w:space="0" w:color="auto"/>
        <w:right w:val="none" w:sz="0" w:space="0" w:color="auto"/>
      </w:divBdr>
    </w:div>
    <w:div w:id="1693918619">
      <w:bodyDiv w:val="1"/>
      <w:marLeft w:val="0"/>
      <w:marRight w:val="0"/>
      <w:marTop w:val="0"/>
      <w:marBottom w:val="0"/>
      <w:divBdr>
        <w:top w:val="none" w:sz="0" w:space="0" w:color="auto"/>
        <w:left w:val="none" w:sz="0" w:space="0" w:color="auto"/>
        <w:bottom w:val="none" w:sz="0" w:space="0" w:color="auto"/>
        <w:right w:val="none" w:sz="0" w:space="0" w:color="auto"/>
      </w:divBdr>
    </w:div>
    <w:div w:id="1697653391">
      <w:bodyDiv w:val="1"/>
      <w:marLeft w:val="0"/>
      <w:marRight w:val="0"/>
      <w:marTop w:val="0"/>
      <w:marBottom w:val="0"/>
      <w:divBdr>
        <w:top w:val="none" w:sz="0" w:space="0" w:color="auto"/>
        <w:left w:val="none" w:sz="0" w:space="0" w:color="auto"/>
        <w:bottom w:val="none" w:sz="0" w:space="0" w:color="auto"/>
        <w:right w:val="none" w:sz="0" w:space="0" w:color="auto"/>
      </w:divBdr>
    </w:div>
    <w:div w:id="1699966927">
      <w:bodyDiv w:val="1"/>
      <w:marLeft w:val="0"/>
      <w:marRight w:val="0"/>
      <w:marTop w:val="0"/>
      <w:marBottom w:val="0"/>
      <w:divBdr>
        <w:top w:val="none" w:sz="0" w:space="0" w:color="auto"/>
        <w:left w:val="none" w:sz="0" w:space="0" w:color="auto"/>
        <w:bottom w:val="none" w:sz="0" w:space="0" w:color="auto"/>
        <w:right w:val="none" w:sz="0" w:space="0" w:color="auto"/>
      </w:divBdr>
    </w:div>
    <w:div w:id="1702054937">
      <w:bodyDiv w:val="1"/>
      <w:marLeft w:val="0"/>
      <w:marRight w:val="0"/>
      <w:marTop w:val="0"/>
      <w:marBottom w:val="0"/>
      <w:divBdr>
        <w:top w:val="none" w:sz="0" w:space="0" w:color="auto"/>
        <w:left w:val="none" w:sz="0" w:space="0" w:color="auto"/>
        <w:bottom w:val="none" w:sz="0" w:space="0" w:color="auto"/>
        <w:right w:val="none" w:sz="0" w:space="0" w:color="auto"/>
      </w:divBdr>
    </w:div>
    <w:div w:id="1703823669">
      <w:bodyDiv w:val="1"/>
      <w:marLeft w:val="0"/>
      <w:marRight w:val="0"/>
      <w:marTop w:val="0"/>
      <w:marBottom w:val="0"/>
      <w:divBdr>
        <w:top w:val="none" w:sz="0" w:space="0" w:color="auto"/>
        <w:left w:val="none" w:sz="0" w:space="0" w:color="auto"/>
        <w:bottom w:val="none" w:sz="0" w:space="0" w:color="auto"/>
        <w:right w:val="none" w:sz="0" w:space="0" w:color="auto"/>
      </w:divBdr>
    </w:div>
    <w:div w:id="1712653103">
      <w:bodyDiv w:val="1"/>
      <w:marLeft w:val="0"/>
      <w:marRight w:val="0"/>
      <w:marTop w:val="0"/>
      <w:marBottom w:val="0"/>
      <w:divBdr>
        <w:top w:val="none" w:sz="0" w:space="0" w:color="auto"/>
        <w:left w:val="none" w:sz="0" w:space="0" w:color="auto"/>
        <w:bottom w:val="none" w:sz="0" w:space="0" w:color="auto"/>
        <w:right w:val="none" w:sz="0" w:space="0" w:color="auto"/>
      </w:divBdr>
    </w:div>
    <w:div w:id="1715227329">
      <w:bodyDiv w:val="1"/>
      <w:marLeft w:val="0"/>
      <w:marRight w:val="0"/>
      <w:marTop w:val="0"/>
      <w:marBottom w:val="0"/>
      <w:divBdr>
        <w:top w:val="none" w:sz="0" w:space="0" w:color="auto"/>
        <w:left w:val="none" w:sz="0" w:space="0" w:color="auto"/>
        <w:bottom w:val="none" w:sz="0" w:space="0" w:color="auto"/>
        <w:right w:val="none" w:sz="0" w:space="0" w:color="auto"/>
      </w:divBdr>
    </w:div>
    <w:div w:id="1719163309">
      <w:bodyDiv w:val="1"/>
      <w:marLeft w:val="0"/>
      <w:marRight w:val="0"/>
      <w:marTop w:val="0"/>
      <w:marBottom w:val="0"/>
      <w:divBdr>
        <w:top w:val="none" w:sz="0" w:space="0" w:color="auto"/>
        <w:left w:val="none" w:sz="0" w:space="0" w:color="auto"/>
        <w:bottom w:val="none" w:sz="0" w:space="0" w:color="auto"/>
        <w:right w:val="none" w:sz="0" w:space="0" w:color="auto"/>
      </w:divBdr>
    </w:div>
    <w:div w:id="1724717490">
      <w:bodyDiv w:val="1"/>
      <w:marLeft w:val="0"/>
      <w:marRight w:val="0"/>
      <w:marTop w:val="0"/>
      <w:marBottom w:val="0"/>
      <w:divBdr>
        <w:top w:val="none" w:sz="0" w:space="0" w:color="auto"/>
        <w:left w:val="none" w:sz="0" w:space="0" w:color="auto"/>
        <w:bottom w:val="none" w:sz="0" w:space="0" w:color="auto"/>
        <w:right w:val="none" w:sz="0" w:space="0" w:color="auto"/>
      </w:divBdr>
    </w:div>
    <w:div w:id="1728063518">
      <w:bodyDiv w:val="1"/>
      <w:marLeft w:val="0"/>
      <w:marRight w:val="0"/>
      <w:marTop w:val="0"/>
      <w:marBottom w:val="0"/>
      <w:divBdr>
        <w:top w:val="none" w:sz="0" w:space="0" w:color="auto"/>
        <w:left w:val="none" w:sz="0" w:space="0" w:color="auto"/>
        <w:bottom w:val="none" w:sz="0" w:space="0" w:color="auto"/>
        <w:right w:val="none" w:sz="0" w:space="0" w:color="auto"/>
      </w:divBdr>
    </w:div>
    <w:div w:id="1733769971">
      <w:bodyDiv w:val="1"/>
      <w:marLeft w:val="0"/>
      <w:marRight w:val="0"/>
      <w:marTop w:val="0"/>
      <w:marBottom w:val="0"/>
      <w:divBdr>
        <w:top w:val="none" w:sz="0" w:space="0" w:color="auto"/>
        <w:left w:val="none" w:sz="0" w:space="0" w:color="auto"/>
        <w:bottom w:val="none" w:sz="0" w:space="0" w:color="auto"/>
        <w:right w:val="none" w:sz="0" w:space="0" w:color="auto"/>
      </w:divBdr>
    </w:div>
    <w:div w:id="1740396846">
      <w:bodyDiv w:val="1"/>
      <w:marLeft w:val="0"/>
      <w:marRight w:val="0"/>
      <w:marTop w:val="0"/>
      <w:marBottom w:val="0"/>
      <w:divBdr>
        <w:top w:val="none" w:sz="0" w:space="0" w:color="auto"/>
        <w:left w:val="none" w:sz="0" w:space="0" w:color="auto"/>
        <w:bottom w:val="none" w:sz="0" w:space="0" w:color="auto"/>
        <w:right w:val="none" w:sz="0" w:space="0" w:color="auto"/>
      </w:divBdr>
    </w:div>
    <w:div w:id="1748990451">
      <w:bodyDiv w:val="1"/>
      <w:marLeft w:val="0"/>
      <w:marRight w:val="0"/>
      <w:marTop w:val="0"/>
      <w:marBottom w:val="0"/>
      <w:divBdr>
        <w:top w:val="none" w:sz="0" w:space="0" w:color="auto"/>
        <w:left w:val="none" w:sz="0" w:space="0" w:color="auto"/>
        <w:bottom w:val="none" w:sz="0" w:space="0" w:color="auto"/>
        <w:right w:val="none" w:sz="0" w:space="0" w:color="auto"/>
      </w:divBdr>
    </w:div>
    <w:div w:id="1750539776">
      <w:bodyDiv w:val="1"/>
      <w:marLeft w:val="0"/>
      <w:marRight w:val="0"/>
      <w:marTop w:val="0"/>
      <w:marBottom w:val="0"/>
      <w:divBdr>
        <w:top w:val="none" w:sz="0" w:space="0" w:color="auto"/>
        <w:left w:val="none" w:sz="0" w:space="0" w:color="auto"/>
        <w:bottom w:val="none" w:sz="0" w:space="0" w:color="auto"/>
        <w:right w:val="none" w:sz="0" w:space="0" w:color="auto"/>
      </w:divBdr>
    </w:div>
    <w:div w:id="1759593071">
      <w:bodyDiv w:val="1"/>
      <w:marLeft w:val="0"/>
      <w:marRight w:val="0"/>
      <w:marTop w:val="0"/>
      <w:marBottom w:val="0"/>
      <w:divBdr>
        <w:top w:val="none" w:sz="0" w:space="0" w:color="auto"/>
        <w:left w:val="none" w:sz="0" w:space="0" w:color="auto"/>
        <w:bottom w:val="none" w:sz="0" w:space="0" w:color="auto"/>
        <w:right w:val="none" w:sz="0" w:space="0" w:color="auto"/>
      </w:divBdr>
    </w:div>
    <w:div w:id="1780710847">
      <w:bodyDiv w:val="1"/>
      <w:marLeft w:val="0"/>
      <w:marRight w:val="0"/>
      <w:marTop w:val="0"/>
      <w:marBottom w:val="0"/>
      <w:divBdr>
        <w:top w:val="none" w:sz="0" w:space="0" w:color="auto"/>
        <w:left w:val="none" w:sz="0" w:space="0" w:color="auto"/>
        <w:bottom w:val="none" w:sz="0" w:space="0" w:color="auto"/>
        <w:right w:val="none" w:sz="0" w:space="0" w:color="auto"/>
      </w:divBdr>
    </w:div>
    <w:div w:id="1782992119">
      <w:bodyDiv w:val="1"/>
      <w:marLeft w:val="0"/>
      <w:marRight w:val="0"/>
      <w:marTop w:val="0"/>
      <w:marBottom w:val="0"/>
      <w:divBdr>
        <w:top w:val="none" w:sz="0" w:space="0" w:color="auto"/>
        <w:left w:val="none" w:sz="0" w:space="0" w:color="auto"/>
        <w:bottom w:val="none" w:sz="0" w:space="0" w:color="auto"/>
        <w:right w:val="none" w:sz="0" w:space="0" w:color="auto"/>
      </w:divBdr>
    </w:div>
    <w:div w:id="1784958624">
      <w:bodyDiv w:val="1"/>
      <w:marLeft w:val="0"/>
      <w:marRight w:val="0"/>
      <w:marTop w:val="0"/>
      <w:marBottom w:val="0"/>
      <w:divBdr>
        <w:top w:val="none" w:sz="0" w:space="0" w:color="auto"/>
        <w:left w:val="none" w:sz="0" w:space="0" w:color="auto"/>
        <w:bottom w:val="none" w:sz="0" w:space="0" w:color="auto"/>
        <w:right w:val="none" w:sz="0" w:space="0" w:color="auto"/>
      </w:divBdr>
    </w:div>
    <w:div w:id="1788231063">
      <w:bodyDiv w:val="1"/>
      <w:marLeft w:val="0"/>
      <w:marRight w:val="0"/>
      <w:marTop w:val="0"/>
      <w:marBottom w:val="0"/>
      <w:divBdr>
        <w:top w:val="none" w:sz="0" w:space="0" w:color="auto"/>
        <w:left w:val="none" w:sz="0" w:space="0" w:color="auto"/>
        <w:bottom w:val="none" w:sz="0" w:space="0" w:color="auto"/>
        <w:right w:val="none" w:sz="0" w:space="0" w:color="auto"/>
      </w:divBdr>
    </w:div>
    <w:div w:id="1790660814">
      <w:bodyDiv w:val="1"/>
      <w:marLeft w:val="0"/>
      <w:marRight w:val="0"/>
      <w:marTop w:val="0"/>
      <w:marBottom w:val="0"/>
      <w:divBdr>
        <w:top w:val="none" w:sz="0" w:space="0" w:color="auto"/>
        <w:left w:val="none" w:sz="0" w:space="0" w:color="auto"/>
        <w:bottom w:val="none" w:sz="0" w:space="0" w:color="auto"/>
        <w:right w:val="none" w:sz="0" w:space="0" w:color="auto"/>
      </w:divBdr>
    </w:div>
    <w:div w:id="1791439142">
      <w:bodyDiv w:val="1"/>
      <w:marLeft w:val="0"/>
      <w:marRight w:val="0"/>
      <w:marTop w:val="0"/>
      <w:marBottom w:val="0"/>
      <w:divBdr>
        <w:top w:val="none" w:sz="0" w:space="0" w:color="auto"/>
        <w:left w:val="none" w:sz="0" w:space="0" w:color="auto"/>
        <w:bottom w:val="none" w:sz="0" w:space="0" w:color="auto"/>
        <w:right w:val="none" w:sz="0" w:space="0" w:color="auto"/>
      </w:divBdr>
    </w:div>
    <w:div w:id="1796485572">
      <w:bodyDiv w:val="1"/>
      <w:marLeft w:val="0"/>
      <w:marRight w:val="0"/>
      <w:marTop w:val="0"/>
      <w:marBottom w:val="0"/>
      <w:divBdr>
        <w:top w:val="none" w:sz="0" w:space="0" w:color="auto"/>
        <w:left w:val="none" w:sz="0" w:space="0" w:color="auto"/>
        <w:bottom w:val="none" w:sz="0" w:space="0" w:color="auto"/>
        <w:right w:val="none" w:sz="0" w:space="0" w:color="auto"/>
      </w:divBdr>
    </w:div>
    <w:div w:id="1798718873">
      <w:bodyDiv w:val="1"/>
      <w:marLeft w:val="0"/>
      <w:marRight w:val="0"/>
      <w:marTop w:val="0"/>
      <w:marBottom w:val="0"/>
      <w:divBdr>
        <w:top w:val="none" w:sz="0" w:space="0" w:color="auto"/>
        <w:left w:val="none" w:sz="0" w:space="0" w:color="auto"/>
        <w:bottom w:val="none" w:sz="0" w:space="0" w:color="auto"/>
        <w:right w:val="none" w:sz="0" w:space="0" w:color="auto"/>
      </w:divBdr>
    </w:div>
    <w:div w:id="1808744476">
      <w:bodyDiv w:val="1"/>
      <w:marLeft w:val="0"/>
      <w:marRight w:val="0"/>
      <w:marTop w:val="0"/>
      <w:marBottom w:val="0"/>
      <w:divBdr>
        <w:top w:val="none" w:sz="0" w:space="0" w:color="auto"/>
        <w:left w:val="none" w:sz="0" w:space="0" w:color="auto"/>
        <w:bottom w:val="none" w:sz="0" w:space="0" w:color="auto"/>
        <w:right w:val="none" w:sz="0" w:space="0" w:color="auto"/>
      </w:divBdr>
    </w:div>
    <w:div w:id="1817868024">
      <w:bodyDiv w:val="1"/>
      <w:marLeft w:val="0"/>
      <w:marRight w:val="0"/>
      <w:marTop w:val="0"/>
      <w:marBottom w:val="0"/>
      <w:divBdr>
        <w:top w:val="none" w:sz="0" w:space="0" w:color="auto"/>
        <w:left w:val="none" w:sz="0" w:space="0" w:color="auto"/>
        <w:bottom w:val="none" w:sz="0" w:space="0" w:color="auto"/>
        <w:right w:val="none" w:sz="0" w:space="0" w:color="auto"/>
      </w:divBdr>
    </w:div>
    <w:div w:id="1822771443">
      <w:bodyDiv w:val="1"/>
      <w:marLeft w:val="0"/>
      <w:marRight w:val="0"/>
      <w:marTop w:val="0"/>
      <w:marBottom w:val="0"/>
      <w:divBdr>
        <w:top w:val="none" w:sz="0" w:space="0" w:color="auto"/>
        <w:left w:val="none" w:sz="0" w:space="0" w:color="auto"/>
        <w:bottom w:val="none" w:sz="0" w:space="0" w:color="auto"/>
        <w:right w:val="none" w:sz="0" w:space="0" w:color="auto"/>
      </w:divBdr>
    </w:div>
    <w:div w:id="1822963940">
      <w:bodyDiv w:val="1"/>
      <w:marLeft w:val="0"/>
      <w:marRight w:val="0"/>
      <w:marTop w:val="0"/>
      <w:marBottom w:val="0"/>
      <w:divBdr>
        <w:top w:val="none" w:sz="0" w:space="0" w:color="auto"/>
        <w:left w:val="none" w:sz="0" w:space="0" w:color="auto"/>
        <w:bottom w:val="none" w:sz="0" w:space="0" w:color="auto"/>
        <w:right w:val="none" w:sz="0" w:space="0" w:color="auto"/>
      </w:divBdr>
    </w:div>
    <w:div w:id="1828550495">
      <w:bodyDiv w:val="1"/>
      <w:marLeft w:val="0"/>
      <w:marRight w:val="0"/>
      <w:marTop w:val="0"/>
      <w:marBottom w:val="0"/>
      <w:divBdr>
        <w:top w:val="none" w:sz="0" w:space="0" w:color="auto"/>
        <w:left w:val="none" w:sz="0" w:space="0" w:color="auto"/>
        <w:bottom w:val="none" w:sz="0" w:space="0" w:color="auto"/>
        <w:right w:val="none" w:sz="0" w:space="0" w:color="auto"/>
      </w:divBdr>
    </w:div>
    <w:div w:id="1829051210">
      <w:bodyDiv w:val="1"/>
      <w:marLeft w:val="0"/>
      <w:marRight w:val="0"/>
      <w:marTop w:val="0"/>
      <w:marBottom w:val="0"/>
      <w:divBdr>
        <w:top w:val="none" w:sz="0" w:space="0" w:color="auto"/>
        <w:left w:val="none" w:sz="0" w:space="0" w:color="auto"/>
        <w:bottom w:val="none" w:sz="0" w:space="0" w:color="auto"/>
        <w:right w:val="none" w:sz="0" w:space="0" w:color="auto"/>
      </w:divBdr>
    </w:div>
    <w:div w:id="1830175162">
      <w:bodyDiv w:val="1"/>
      <w:marLeft w:val="0"/>
      <w:marRight w:val="0"/>
      <w:marTop w:val="0"/>
      <w:marBottom w:val="0"/>
      <w:divBdr>
        <w:top w:val="none" w:sz="0" w:space="0" w:color="auto"/>
        <w:left w:val="none" w:sz="0" w:space="0" w:color="auto"/>
        <w:bottom w:val="none" w:sz="0" w:space="0" w:color="auto"/>
        <w:right w:val="none" w:sz="0" w:space="0" w:color="auto"/>
      </w:divBdr>
    </w:div>
    <w:div w:id="1834374174">
      <w:bodyDiv w:val="1"/>
      <w:marLeft w:val="0"/>
      <w:marRight w:val="0"/>
      <w:marTop w:val="0"/>
      <w:marBottom w:val="0"/>
      <w:divBdr>
        <w:top w:val="none" w:sz="0" w:space="0" w:color="auto"/>
        <w:left w:val="none" w:sz="0" w:space="0" w:color="auto"/>
        <w:bottom w:val="none" w:sz="0" w:space="0" w:color="auto"/>
        <w:right w:val="none" w:sz="0" w:space="0" w:color="auto"/>
      </w:divBdr>
    </w:div>
    <w:div w:id="1836259098">
      <w:bodyDiv w:val="1"/>
      <w:marLeft w:val="0"/>
      <w:marRight w:val="0"/>
      <w:marTop w:val="0"/>
      <w:marBottom w:val="0"/>
      <w:divBdr>
        <w:top w:val="none" w:sz="0" w:space="0" w:color="auto"/>
        <w:left w:val="none" w:sz="0" w:space="0" w:color="auto"/>
        <w:bottom w:val="none" w:sz="0" w:space="0" w:color="auto"/>
        <w:right w:val="none" w:sz="0" w:space="0" w:color="auto"/>
      </w:divBdr>
    </w:div>
    <w:div w:id="1843399831">
      <w:bodyDiv w:val="1"/>
      <w:marLeft w:val="0"/>
      <w:marRight w:val="0"/>
      <w:marTop w:val="0"/>
      <w:marBottom w:val="0"/>
      <w:divBdr>
        <w:top w:val="none" w:sz="0" w:space="0" w:color="auto"/>
        <w:left w:val="none" w:sz="0" w:space="0" w:color="auto"/>
        <w:bottom w:val="none" w:sz="0" w:space="0" w:color="auto"/>
        <w:right w:val="none" w:sz="0" w:space="0" w:color="auto"/>
      </w:divBdr>
    </w:div>
    <w:div w:id="1850945450">
      <w:bodyDiv w:val="1"/>
      <w:marLeft w:val="0"/>
      <w:marRight w:val="0"/>
      <w:marTop w:val="0"/>
      <w:marBottom w:val="0"/>
      <w:divBdr>
        <w:top w:val="none" w:sz="0" w:space="0" w:color="auto"/>
        <w:left w:val="none" w:sz="0" w:space="0" w:color="auto"/>
        <w:bottom w:val="none" w:sz="0" w:space="0" w:color="auto"/>
        <w:right w:val="none" w:sz="0" w:space="0" w:color="auto"/>
      </w:divBdr>
    </w:div>
    <w:div w:id="1857694050">
      <w:bodyDiv w:val="1"/>
      <w:marLeft w:val="0"/>
      <w:marRight w:val="0"/>
      <w:marTop w:val="0"/>
      <w:marBottom w:val="0"/>
      <w:divBdr>
        <w:top w:val="none" w:sz="0" w:space="0" w:color="auto"/>
        <w:left w:val="none" w:sz="0" w:space="0" w:color="auto"/>
        <w:bottom w:val="none" w:sz="0" w:space="0" w:color="auto"/>
        <w:right w:val="none" w:sz="0" w:space="0" w:color="auto"/>
      </w:divBdr>
    </w:div>
    <w:div w:id="1859659880">
      <w:bodyDiv w:val="1"/>
      <w:marLeft w:val="0"/>
      <w:marRight w:val="0"/>
      <w:marTop w:val="0"/>
      <w:marBottom w:val="0"/>
      <w:divBdr>
        <w:top w:val="none" w:sz="0" w:space="0" w:color="auto"/>
        <w:left w:val="none" w:sz="0" w:space="0" w:color="auto"/>
        <w:bottom w:val="none" w:sz="0" w:space="0" w:color="auto"/>
        <w:right w:val="none" w:sz="0" w:space="0" w:color="auto"/>
      </w:divBdr>
    </w:div>
    <w:div w:id="1864051548">
      <w:bodyDiv w:val="1"/>
      <w:marLeft w:val="0"/>
      <w:marRight w:val="0"/>
      <w:marTop w:val="0"/>
      <w:marBottom w:val="0"/>
      <w:divBdr>
        <w:top w:val="none" w:sz="0" w:space="0" w:color="auto"/>
        <w:left w:val="none" w:sz="0" w:space="0" w:color="auto"/>
        <w:bottom w:val="none" w:sz="0" w:space="0" w:color="auto"/>
        <w:right w:val="none" w:sz="0" w:space="0" w:color="auto"/>
      </w:divBdr>
    </w:div>
    <w:div w:id="1865971709">
      <w:bodyDiv w:val="1"/>
      <w:marLeft w:val="0"/>
      <w:marRight w:val="0"/>
      <w:marTop w:val="0"/>
      <w:marBottom w:val="0"/>
      <w:divBdr>
        <w:top w:val="none" w:sz="0" w:space="0" w:color="auto"/>
        <w:left w:val="none" w:sz="0" w:space="0" w:color="auto"/>
        <w:bottom w:val="none" w:sz="0" w:space="0" w:color="auto"/>
        <w:right w:val="none" w:sz="0" w:space="0" w:color="auto"/>
      </w:divBdr>
    </w:div>
    <w:div w:id="1872691443">
      <w:bodyDiv w:val="1"/>
      <w:marLeft w:val="0"/>
      <w:marRight w:val="0"/>
      <w:marTop w:val="0"/>
      <w:marBottom w:val="0"/>
      <w:divBdr>
        <w:top w:val="none" w:sz="0" w:space="0" w:color="auto"/>
        <w:left w:val="none" w:sz="0" w:space="0" w:color="auto"/>
        <w:bottom w:val="none" w:sz="0" w:space="0" w:color="auto"/>
        <w:right w:val="none" w:sz="0" w:space="0" w:color="auto"/>
      </w:divBdr>
    </w:div>
    <w:div w:id="1873036272">
      <w:bodyDiv w:val="1"/>
      <w:marLeft w:val="0"/>
      <w:marRight w:val="0"/>
      <w:marTop w:val="0"/>
      <w:marBottom w:val="0"/>
      <w:divBdr>
        <w:top w:val="none" w:sz="0" w:space="0" w:color="auto"/>
        <w:left w:val="none" w:sz="0" w:space="0" w:color="auto"/>
        <w:bottom w:val="none" w:sz="0" w:space="0" w:color="auto"/>
        <w:right w:val="none" w:sz="0" w:space="0" w:color="auto"/>
      </w:divBdr>
    </w:div>
    <w:div w:id="1873808996">
      <w:bodyDiv w:val="1"/>
      <w:marLeft w:val="0"/>
      <w:marRight w:val="0"/>
      <w:marTop w:val="0"/>
      <w:marBottom w:val="0"/>
      <w:divBdr>
        <w:top w:val="none" w:sz="0" w:space="0" w:color="auto"/>
        <w:left w:val="none" w:sz="0" w:space="0" w:color="auto"/>
        <w:bottom w:val="none" w:sz="0" w:space="0" w:color="auto"/>
        <w:right w:val="none" w:sz="0" w:space="0" w:color="auto"/>
      </w:divBdr>
    </w:div>
    <w:div w:id="1875606379">
      <w:bodyDiv w:val="1"/>
      <w:marLeft w:val="0"/>
      <w:marRight w:val="0"/>
      <w:marTop w:val="0"/>
      <w:marBottom w:val="0"/>
      <w:divBdr>
        <w:top w:val="none" w:sz="0" w:space="0" w:color="auto"/>
        <w:left w:val="none" w:sz="0" w:space="0" w:color="auto"/>
        <w:bottom w:val="none" w:sz="0" w:space="0" w:color="auto"/>
        <w:right w:val="none" w:sz="0" w:space="0" w:color="auto"/>
      </w:divBdr>
    </w:div>
    <w:div w:id="1880894903">
      <w:bodyDiv w:val="1"/>
      <w:marLeft w:val="0"/>
      <w:marRight w:val="0"/>
      <w:marTop w:val="0"/>
      <w:marBottom w:val="0"/>
      <w:divBdr>
        <w:top w:val="none" w:sz="0" w:space="0" w:color="auto"/>
        <w:left w:val="none" w:sz="0" w:space="0" w:color="auto"/>
        <w:bottom w:val="none" w:sz="0" w:space="0" w:color="auto"/>
        <w:right w:val="none" w:sz="0" w:space="0" w:color="auto"/>
      </w:divBdr>
    </w:div>
    <w:div w:id="1883328101">
      <w:bodyDiv w:val="1"/>
      <w:marLeft w:val="0"/>
      <w:marRight w:val="0"/>
      <w:marTop w:val="0"/>
      <w:marBottom w:val="0"/>
      <w:divBdr>
        <w:top w:val="none" w:sz="0" w:space="0" w:color="auto"/>
        <w:left w:val="none" w:sz="0" w:space="0" w:color="auto"/>
        <w:bottom w:val="none" w:sz="0" w:space="0" w:color="auto"/>
        <w:right w:val="none" w:sz="0" w:space="0" w:color="auto"/>
      </w:divBdr>
    </w:div>
    <w:div w:id="1885214518">
      <w:bodyDiv w:val="1"/>
      <w:marLeft w:val="0"/>
      <w:marRight w:val="0"/>
      <w:marTop w:val="0"/>
      <w:marBottom w:val="0"/>
      <w:divBdr>
        <w:top w:val="none" w:sz="0" w:space="0" w:color="auto"/>
        <w:left w:val="none" w:sz="0" w:space="0" w:color="auto"/>
        <w:bottom w:val="none" w:sz="0" w:space="0" w:color="auto"/>
        <w:right w:val="none" w:sz="0" w:space="0" w:color="auto"/>
      </w:divBdr>
    </w:div>
    <w:div w:id="1888837998">
      <w:bodyDiv w:val="1"/>
      <w:marLeft w:val="0"/>
      <w:marRight w:val="0"/>
      <w:marTop w:val="0"/>
      <w:marBottom w:val="0"/>
      <w:divBdr>
        <w:top w:val="none" w:sz="0" w:space="0" w:color="auto"/>
        <w:left w:val="none" w:sz="0" w:space="0" w:color="auto"/>
        <w:bottom w:val="none" w:sz="0" w:space="0" w:color="auto"/>
        <w:right w:val="none" w:sz="0" w:space="0" w:color="auto"/>
      </w:divBdr>
    </w:div>
    <w:div w:id="1889098554">
      <w:bodyDiv w:val="1"/>
      <w:marLeft w:val="0"/>
      <w:marRight w:val="0"/>
      <w:marTop w:val="0"/>
      <w:marBottom w:val="0"/>
      <w:divBdr>
        <w:top w:val="none" w:sz="0" w:space="0" w:color="auto"/>
        <w:left w:val="none" w:sz="0" w:space="0" w:color="auto"/>
        <w:bottom w:val="none" w:sz="0" w:space="0" w:color="auto"/>
        <w:right w:val="none" w:sz="0" w:space="0" w:color="auto"/>
      </w:divBdr>
    </w:div>
    <w:div w:id="1891382441">
      <w:bodyDiv w:val="1"/>
      <w:marLeft w:val="0"/>
      <w:marRight w:val="0"/>
      <w:marTop w:val="0"/>
      <w:marBottom w:val="0"/>
      <w:divBdr>
        <w:top w:val="none" w:sz="0" w:space="0" w:color="auto"/>
        <w:left w:val="none" w:sz="0" w:space="0" w:color="auto"/>
        <w:bottom w:val="none" w:sz="0" w:space="0" w:color="auto"/>
        <w:right w:val="none" w:sz="0" w:space="0" w:color="auto"/>
      </w:divBdr>
    </w:div>
    <w:div w:id="1895458934">
      <w:bodyDiv w:val="1"/>
      <w:marLeft w:val="0"/>
      <w:marRight w:val="0"/>
      <w:marTop w:val="0"/>
      <w:marBottom w:val="0"/>
      <w:divBdr>
        <w:top w:val="none" w:sz="0" w:space="0" w:color="auto"/>
        <w:left w:val="none" w:sz="0" w:space="0" w:color="auto"/>
        <w:bottom w:val="none" w:sz="0" w:space="0" w:color="auto"/>
        <w:right w:val="none" w:sz="0" w:space="0" w:color="auto"/>
      </w:divBdr>
    </w:div>
    <w:div w:id="1924605904">
      <w:bodyDiv w:val="1"/>
      <w:marLeft w:val="0"/>
      <w:marRight w:val="0"/>
      <w:marTop w:val="0"/>
      <w:marBottom w:val="0"/>
      <w:divBdr>
        <w:top w:val="none" w:sz="0" w:space="0" w:color="auto"/>
        <w:left w:val="none" w:sz="0" w:space="0" w:color="auto"/>
        <w:bottom w:val="none" w:sz="0" w:space="0" w:color="auto"/>
        <w:right w:val="none" w:sz="0" w:space="0" w:color="auto"/>
      </w:divBdr>
    </w:div>
    <w:div w:id="1924803055">
      <w:bodyDiv w:val="1"/>
      <w:marLeft w:val="0"/>
      <w:marRight w:val="0"/>
      <w:marTop w:val="0"/>
      <w:marBottom w:val="0"/>
      <w:divBdr>
        <w:top w:val="none" w:sz="0" w:space="0" w:color="auto"/>
        <w:left w:val="none" w:sz="0" w:space="0" w:color="auto"/>
        <w:bottom w:val="none" w:sz="0" w:space="0" w:color="auto"/>
        <w:right w:val="none" w:sz="0" w:space="0" w:color="auto"/>
      </w:divBdr>
    </w:div>
    <w:div w:id="1925917385">
      <w:bodyDiv w:val="1"/>
      <w:marLeft w:val="0"/>
      <w:marRight w:val="0"/>
      <w:marTop w:val="0"/>
      <w:marBottom w:val="0"/>
      <w:divBdr>
        <w:top w:val="none" w:sz="0" w:space="0" w:color="auto"/>
        <w:left w:val="none" w:sz="0" w:space="0" w:color="auto"/>
        <w:bottom w:val="none" w:sz="0" w:space="0" w:color="auto"/>
        <w:right w:val="none" w:sz="0" w:space="0" w:color="auto"/>
      </w:divBdr>
    </w:div>
    <w:div w:id="1928689336">
      <w:bodyDiv w:val="1"/>
      <w:marLeft w:val="0"/>
      <w:marRight w:val="0"/>
      <w:marTop w:val="0"/>
      <w:marBottom w:val="0"/>
      <w:divBdr>
        <w:top w:val="none" w:sz="0" w:space="0" w:color="auto"/>
        <w:left w:val="none" w:sz="0" w:space="0" w:color="auto"/>
        <w:bottom w:val="none" w:sz="0" w:space="0" w:color="auto"/>
        <w:right w:val="none" w:sz="0" w:space="0" w:color="auto"/>
      </w:divBdr>
    </w:div>
    <w:div w:id="1941989917">
      <w:bodyDiv w:val="1"/>
      <w:marLeft w:val="0"/>
      <w:marRight w:val="0"/>
      <w:marTop w:val="0"/>
      <w:marBottom w:val="0"/>
      <w:divBdr>
        <w:top w:val="none" w:sz="0" w:space="0" w:color="auto"/>
        <w:left w:val="none" w:sz="0" w:space="0" w:color="auto"/>
        <w:bottom w:val="none" w:sz="0" w:space="0" w:color="auto"/>
        <w:right w:val="none" w:sz="0" w:space="0" w:color="auto"/>
      </w:divBdr>
    </w:div>
    <w:div w:id="1943603962">
      <w:bodyDiv w:val="1"/>
      <w:marLeft w:val="0"/>
      <w:marRight w:val="0"/>
      <w:marTop w:val="0"/>
      <w:marBottom w:val="0"/>
      <w:divBdr>
        <w:top w:val="none" w:sz="0" w:space="0" w:color="auto"/>
        <w:left w:val="none" w:sz="0" w:space="0" w:color="auto"/>
        <w:bottom w:val="none" w:sz="0" w:space="0" w:color="auto"/>
        <w:right w:val="none" w:sz="0" w:space="0" w:color="auto"/>
      </w:divBdr>
    </w:div>
    <w:div w:id="1945333533">
      <w:bodyDiv w:val="1"/>
      <w:marLeft w:val="0"/>
      <w:marRight w:val="0"/>
      <w:marTop w:val="0"/>
      <w:marBottom w:val="0"/>
      <w:divBdr>
        <w:top w:val="none" w:sz="0" w:space="0" w:color="auto"/>
        <w:left w:val="none" w:sz="0" w:space="0" w:color="auto"/>
        <w:bottom w:val="none" w:sz="0" w:space="0" w:color="auto"/>
        <w:right w:val="none" w:sz="0" w:space="0" w:color="auto"/>
      </w:divBdr>
    </w:div>
    <w:div w:id="1953514885">
      <w:bodyDiv w:val="1"/>
      <w:marLeft w:val="0"/>
      <w:marRight w:val="0"/>
      <w:marTop w:val="0"/>
      <w:marBottom w:val="0"/>
      <w:divBdr>
        <w:top w:val="none" w:sz="0" w:space="0" w:color="auto"/>
        <w:left w:val="none" w:sz="0" w:space="0" w:color="auto"/>
        <w:bottom w:val="none" w:sz="0" w:space="0" w:color="auto"/>
        <w:right w:val="none" w:sz="0" w:space="0" w:color="auto"/>
      </w:divBdr>
    </w:div>
    <w:div w:id="1958025619">
      <w:bodyDiv w:val="1"/>
      <w:marLeft w:val="0"/>
      <w:marRight w:val="0"/>
      <w:marTop w:val="0"/>
      <w:marBottom w:val="0"/>
      <w:divBdr>
        <w:top w:val="none" w:sz="0" w:space="0" w:color="auto"/>
        <w:left w:val="none" w:sz="0" w:space="0" w:color="auto"/>
        <w:bottom w:val="none" w:sz="0" w:space="0" w:color="auto"/>
        <w:right w:val="none" w:sz="0" w:space="0" w:color="auto"/>
      </w:divBdr>
    </w:div>
    <w:div w:id="1962421592">
      <w:bodyDiv w:val="1"/>
      <w:marLeft w:val="0"/>
      <w:marRight w:val="0"/>
      <w:marTop w:val="0"/>
      <w:marBottom w:val="0"/>
      <w:divBdr>
        <w:top w:val="none" w:sz="0" w:space="0" w:color="auto"/>
        <w:left w:val="none" w:sz="0" w:space="0" w:color="auto"/>
        <w:bottom w:val="none" w:sz="0" w:space="0" w:color="auto"/>
        <w:right w:val="none" w:sz="0" w:space="0" w:color="auto"/>
      </w:divBdr>
    </w:div>
    <w:div w:id="1966541891">
      <w:bodyDiv w:val="1"/>
      <w:marLeft w:val="0"/>
      <w:marRight w:val="0"/>
      <w:marTop w:val="0"/>
      <w:marBottom w:val="0"/>
      <w:divBdr>
        <w:top w:val="none" w:sz="0" w:space="0" w:color="auto"/>
        <w:left w:val="none" w:sz="0" w:space="0" w:color="auto"/>
        <w:bottom w:val="none" w:sz="0" w:space="0" w:color="auto"/>
        <w:right w:val="none" w:sz="0" w:space="0" w:color="auto"/>
      </w:divBdr>
    </w:div>
    <w:div w:id="1968923436">
      <w:bodyDiv w:val="1"/>
      <w:marLeft w:val="0"/>
      <w:marRight w:val="0"/>
      <w:marTop w:val="0"/>
      <w:marBottom w:val="0"/>
      <w:divBdr>
        <w:top w:val="none" w:sz="0" w:space="0" w:color="auto"/>
        <w:left w:val="none" w:sz="0" w:space="0" w:color="auto"/>
        <w:bottom w:val="none" w:sz="0" w:space="0" w:color="auto"/>
        <w:right w:val="none" w:sz="0" w:space="0" w:color="auto"/>
      </w:divBdr>
    </w:div>
    <w:div w:id="1971548147">
      <w:bodyDiv w:val="1"/>
      <w:marLeft w:val="0"/>
      <w:marRight w:val="0"/>
      <w:marTop w:val="0"/>
      <w:marBottom w:val="0"/>
      <w:divBdr>
        <w:top w:val="none" w:sz="0" w:space="0" w:color="auto"/>
        <w:left w:val="none" w:sz="0" w:space="0" w:color="auto"/>
        <w:bottom w:val="none" w:sz="0" w:space="0" w:color="auto"/>
        <w:right w:val="none" w:sz="0" w:space="0" w:color="auto"/>
      </w:divBdr>
    </w:div>
    <w:div w:id="1982343124">
      <w:bodyDiv w:val="1"/>
      <w:marLeft w:val="0"/>
      <w:marRight w:val="0"/>
      <w:marTop w:val="0"/>
      <w:marBottom w:val="0"/>
      <w:divBdr>
        <w:top w:val="none" w:sz="0" w:space="0" w:color="auto"/>
        <w:left w:val="none" w:sz="0" w:space="0" w:color="auto"/>
        <w:bottom w:val="none" w:sz="0" w:space="0" w:color="auto"/>
        <w:right w:val="none" w:sz="0" w:space="0" w:color="auto"/>
      </w:divBdr>
    </w:div>
    <w:div w:id="1990744906">
      <w:bodyDiv w:val="1"/>
      <w:marLeft w:val="0"/>
      <w:marRight w:val="0"/>
      <w:marTop w:val="0"/>
      <w:marBottom w:val="0"/>
      <w:divBdr>
        <w:top w:val="none" w:sz="0" w:space="0" w:color="auto"/>
        <w:left w:val="none" w:sz="0" w:space="0" w:color="auto"/>
        <w:bottom w:val="none" w:sz="0" w:space="0" w:color="auto"/>
        <w:right w:val="none" w:sz="0" w:space="0" w:color="auto"/>
      </w:divBdr>
    </w:div>
    <w:div w:id="1993481689">
      <w:bodyDiv w:val="1"/>
      <w:marLeft w:val="0"/>
      <w:marRight w:val="0"/>
      <w:marTop w:val="0"/>
      <w:marBottom w:val="0"/>
      <w:divBdr>
        <w:top w:val="none" w:sz="0" w:space="0" w:color="auto"/>
        <w:left w:val="none" w:sz="0" w:space="0" w:color="auto"/>
        <w:bottom w:val="none" w:sz="0" w:space="0" w:color="auto"/>
        <w:right w:val="none" w:sz="0" w:space="0" w:color="auto"/>
      </w:divBdr>
    </w:div>
    <w:div w:id="1993870260">
      <w:bodyDiv w:val="1"/>
      <w:marLeft w:val="0"/>
      <w:marRight w:val="0"/>
      <w:marTop w:val="0"/>
      <w:marBottom w:val="0"/>
      <w:divBdr>
        <w:top w:val="none" w:sz="0" w:space="0" w:color="auto"/>
        <w:left w:val="none" w:sz="0" w:space="0" w:color="auto"/>
        <w:bottom w:val="none" w:sz="0" w:space="0" w:color="auto"/>
        <w:right w:val="none" w:sz="0" w:space="0" w:color="auto"/>
      </w:divBdr>
    </w:div>
    <w:div w:id="1996490458">
      <w:bodyDiv w:val="1"/>
      <w:marLeft w:val="0"/>
      <w:marRight w:val="0"/>
      <w:marTop w:val="0"/>
      <w:marBottom w:val="0"/>
      <w:divBdr>
        <w:top w:val="none" w:sz="0" w:space="0" w:color="auto"/>
        <w:left w:val="none" w:sz="0" w:space="0" w:color="auto"/>
        <w:bottom w:val="none" w:sz="0" w:space="0" w:color="auto"/>
        <w:right w:val="none" w:sz="0" w:space="0" w:color="auto"/>
      </w:divBdr>
    </w:div>
    <w:div w:id="2000694813">
      <w:bodyDiv w:val="1"/>
      <w:marLeft w:val="0"/>
      <w:marRight w:val="0"/>
      <w:marTop w:val="0"/>
      <w:marBottom w:val="0"/>
      <w:divBdr>
        <w:top w:val="none" w:sz="0" w:space="0" w:color="auto"/>
        <w:left w:val="none" w:sz="0" w:space="0" w:color="auto"/>
        <w:bottom w:val="none" w:sz="0" w:space="0" w:color="auto"/>
        <w:right w:val="none" w:sz="0" w:space="0" w:color="auto"/>
      </w:divBdr>
    </w:div>
    <w:div w:id="2006398513">
      <w:bodyDiv w:val="1"/>
      <w:marLeft w:val="0"/>
      <w:marRight w:val="0"/>
      <w:marTop w:val="0"/>
      <w:marBottom w:val="0"/>
      <w:divBdr>
        <w:top w:val="none" w:sz="0" w:space="0" w:color="auto"/>
        <w:left w:val="none" w:sz="0" w:space="0" w:color="auto"/>
        <w:bottom w:val="none" w:sz="0" w:space="0" w:color="auto"/>
        <w:right w:val="none" w:sz="0" w:space="0" w:color="auto"/>
      </w:divBdr>
    </w:div>
    <w:div w:id="2006937864">
      <w:bodyDiv w:val="1"/>
      <w:marLeft w:val="0"/>
      <w:marRight w:val="0"/>
      <w:marTop w:val="0"/>
      <w:marBottom w:val="0"/>
      <w:divBdr>
        <w:top w:val="none" w:sz="0" w:space="0" w:color="auto"/>
        <w:left w:val="none" w:sz="0" w:space="0" w:color="auto"/>
        <w:bottom w:val="none" w:sz="0" w:space="0" w:color="auto"/>
        <w:right w:val="none" w:sz="0" w:space="0" w:color="auto"/>
      </w:divBdr>
    </w:div>
    <w:div w:id="2017417439">
      <w:bodyDiv w:val="1"/>
      <w:marLeft w:val="0"/>
      <w:marRight w:val="0"/>
      <w:marTop w:val="0"/>
      <w:marBottom w:val="0"/>
      <w:divBdr>
        <w:top w:val="none" w:sz="0" w:space="0" w:color="auto"/>
        <w:left w:val="none" w:sz="0" w:space="0" w:color="auto"/>
        <w:bottom w:val="none" w:sz="0" w:space="0" w:color="auto"/>
        <w:right w:val="none" w:sz="0" w:space="0" w:color="auto"/>
      </w:divBdr>
    </w:div>
    <w:div w:id="2019188236">
      <w:bodyDiv w:val="1"/>
      <w:marLeft w:val="0"/>
      <w:marRight w:val="0"/>
      <w:marTop w:val="0"/>
      <w:marBottom w:val="0"/>
      <w:divBdr>
        <w:top w:val="none" w:sz="0" w:space="0" w:color="auto"/>
        <w:left w:val="none" w:sz="0" w:space="0" w:color="auto"/>
        <w:bottom w:val="none" w:sz="0" w:space="0" w:color="auto"/>
        <w:right w:val="none" w:sz="0" w:space="0" w:color="auto"/>
      </w:divBdr>
    </w:div>
    <w:div w:id="2023044151">
      <w:bodyDiv w:val="1"/>
      <w:marLeft w:val="0"/>
      <w:marRight w:val="0"/>
      <w:marTop w:val="0"/>
      <w:marBottom w:val="0"/>
      <w:divBdr>
        <w:top w:val="none" w:sz="0" w:space="0" w:color="auto"/>
        <w:left w:val="none" w:sz="0" w:space="0" w:color="auto"/>
        <w:bottom w:val="none" w:sz="0" w:space="0" w:color="auto"/>
        <w:right w:val="none" w:sz="0" w:space="0" w:color="auto"/>
      </w:divBdr>
    </w:div>
    <w:div w:id="2029133268">
      <w:bodyDiv w:val="1"/>
      <w:marLeft w:val="0"/>
      <w:marRight w:val="0"/>
      <w:marTop w:val="0"/>
      <w:marBottom w:val="0"/>
      <w:divBdr>
        <w:top w:val="none" w:sz="0" w:space="0" w:color="auto"/>
        <w:left w:val="none" w:sz="0" w:space="0" w:color="auto"/>
        <w:bottom w:val="none" w:sz="0" w:space="0" w:color="auto"/>
        <w:right w:val="none" w:sz="0" w:space="0" w:color="auto"/>
      </w:divBdr>
    </w:div>
    <w:div w:id="2030325427">
      <w:bodyDiv w:val="1"/>
      <w:marLeft w:val="0"/>
      <w:marRight w:val="0"/>
      <w:marTop w:val="0"/>
      <w:marBottom w:val="0"/>
      <w:divBdr>
        <w:top w:val="none" w:sz="0" w:space="0" w:color="auto"/>
        <w:left w:val="none" w:sz="0" w:space="0" w:color="auto"/>
        <w:bottom w:val="none" w:sz="0" w:space="0" w:color="auto"/>
        <w:right w:val="none" w:sz="0" w:space="0" w:color="auto"/>
      </w:divBdr>
    </w:div>
    <w:div w:id="2030401280">
      <w:bodyDiv w:val="1"/>
      <w:marLeft w:val="0"/>
      <w:marRight w:val="0"/>
      <w:marTop w:val="0"/>
      <w:marBottom w:val="0"/>
      <w:divBdr>
        <w:top w:val="none" w:sz="0" w:space="0" w:color="auto"/>
        <w:left w:val="none" w:sz="0" w:space="0" w:color="auto"/>
        <w:bottom w:val="none" w:sz="0" w:space="0" w:color="auto"/>
        <w:right w:val="none" w:sz="0" w:space="0" w:color="auto"/>
      </w:divBdr>
    </w:div>
    <w:div w:id="2030526926">
      <w:bodyDiv w:val="1"/>
      <w:marLeft w:val="0"/>
      <w:marRight w:val="0"/>
      <w:marTop w:val="0"/>
      <w:marBottom w:val="0"/>
      <w:divBdr>
        <w:top w:val="none" w:sz="0" w:space="0" w:color="auto"/>
        <w:left w:val="none" w:sz="0" w:space="0" w:color="auto"/>
        <w:bottom w:val="none" w:sz="0" w:space="0" w:color="auto"/>
        <w:right w:val="none" w:sz="0" w:space="0" w:color="auto"/>
      </w:divBdr>
    </w:div>
    <w:div w:id="2034989230">
      <w:bodyDiv w:val="1"/>
      <w:marLeft w:val="0"/>
      <w:marRight w:val="0"/>
      <w:marTop w:val="0"/>
      <w:marBottom w:val="0"/>
      <w:divBdr>
        <w:top w:val="none" w:sz="0" w:space="0" w:color="auto"/>
        <w:left w:val="none" w:sz="0" w:space="0" w:color="auto"/>
        <w:bottom w:val="none" w:sz="0" w:space="0" w:color="auto"/>
        <w:right w:val="none" w:sz="0" w:space="0" w:color="auto"/>
      </w:divBdr>
    </w:div>
    <w:div w:id="2035038685">
      <w:bodyDiv w:val="1"/>
      <w:marLeft w:val="0"/>
      <w:marRight w:val="0"/>
      <w:marTop w:val="0"/>
      <w:marBottom w:val="0"/>
      <w:divBdr>
        <w:top w:val="none" w:sz="0" w:space="0" w:color="auto"/>
        <w:left w:val="none" w:sz="0" w:space="0" w:color="auto"/>
        <w:bottom w:val="none" w:sz="0" w:space="0" w:color="auto"/>
        <w:right w:val="none" w:sz="0" w:space="0" w:color="auto"/>
      </w:divBdr>
    </w:div>
    <w:div w:id="2037195521">
      <w:bodyDiv w:val="1"/>
      <w:marLeft w:val="0"/>
      <w:marRight w:val="0"/>
      <w:marTop w:val="0"/>
      <w:marBottom w:val="0"/>
      <w:divBdr>
        <w:top w:val="none" w:sz="0" w:space="0" w:color="auto"/>
        <w:left w:val="none" w:sz="0" w:space="0" w:color="auto"/>
        <w:bottom w:val="none" w:sz="0" w:space="0" w:color="auto"/>
        <w:right w:val="none" w:sz="0" w:space="0" w:color="auto"/>
      </w:divBdr>
    </w:div>
    <w:div w:id="2044673737">
      <w:bodyDiv w:val="1"/>
      <w:marLeft w:val="0"/>
      <w:marRight w:val="0"/>
      <w:marTop w:val="0"/>
      <w:marBottom w:val="0"/>
      <w:divBdr>
        <w:top w:val="none" w:sz="0" w:space="0" w:color="auto"/>
        <w:left w:val="none" w:sz="0" w:space="0" w:color="auto"/>
        <w:bottom w:val="none" w:sz="0" w:space="0" w:color="auto"/>
        <w:right w:val="none" w:sz="0" w:space="0" w:color="auto"/>
      </w:divBdr>
    </w:div>
    <w:div w:id="2055346845">
      <w:bodyDiv w:val="1"/>
      <w:marLeft w:val="0"/>
      <w:marRight w:val="0"/>
      <w:marTop w:val="0"/>
      <w:marBottom w:val="0"/>
      <w:divBdr>
        <w:top w:val="none" w:sz="0" w:space="0" w:color="auto"/>
        <w:left w:val="none" w:sz="0" w:space="0" w:color="auto"/>
        <w:bottom w:val="none" w:sz="0" w:space="0" w:color="auto"/>
        <w:right w:val="none" w:sz="0" w:space="0" w:color="auto"/>
      </w:divBdr>
    </w:div>
    <w:div w:id="2069566248">
      <w:bodyDiv w:val="1"/>
      <w:marLeft w:val="0"/>
      <w:marRight w:val="0"/>
      <w:marTop w:val="0"/>
      <w:marBottom w:val="0"/>
      <w:divBdr>
        <w:top w:val="none" w:sz="0" w:space="0" w:color="auto"/>
        <w:left w:val="none" w:sz="0" w:space="0" w:color="auto"/>
        <w:bottom w:val="none" w:sz="0" w:space="0" w:color="auto"/>
        <w:right w:val="none" w:sz="0" w:space="0" w:color="auto"/>
      </w:divBdr>
    </w:div>
    <w:div w:id="2078169305">
      <w:bodyDiv w:val="1"/>
      <w:marLeft w:val="0"/>
      <w:marRight w:val="0"/>
      <w:marTop w:val="0"/>
      <w:marBottom w:val="0"/>
      <w:divBdr>
        <w:top w:val="none" w:sz="0" w:space="0" w:color="auto"/>
        <w:left w:val="none" w:sz="0" w:space="0" w:color="auto"/>
        <w:bottom w:val="none" w:sz="0" w:space="0" w:color="auto"/>
        <w:right w:val="none" w:sz="0" w:space="0" w:color="auto"/>
      </w:divBdr>
    </w:div>
    <w:div w:id="2088069834">
      <w:bodyDiv w:val="1"/>
      <w:marLeft w:val="0"/>
      <w:marRight w:val="0"/>
      <w:marTop w:val="0"/>
      <w:marBottom w:val="0"/>
      <w:divBdr>
        <w:top w:val="none" w:sz="0" w:space="0" w:color="auto"/>
        <w:left w:val="none" w:sz="0" w:space="0" w:color="auto"/>
        <w:bottom w:val="none" w:sz="0" w:space="0" w:color="auto"/>
        <w:right w:val="none" w:sz="0" w:space="0" w:color="auto"/>
      </w:divBdr>
    </w:div>
    <w:div w:id="2094935037">
      <w:bodyDiv w:val="1"/>
      <w:marLeft w:val="0"/>
      <w:marRight w:val="0"/>
      <w:marTop w:val="0"/>
      <w:marBottom w:val="0"/>
      <w:divBdr>
        <w:top w:val="none" w:sz="0" w:space="0" w:color="auto"/>
        <w:left w:val="none" w:sz="0" w:space="0" w:color="auto"/>
        <w:bottom w:val="none" w:sz="0" w:space="0" w:color="auto"/>
        <w:right w:val="none" w:sz="0" w:space="0" w:color="auto"/>
      </w:divBdr>
    </w:div>
    <w:div w:id="2097048107">
      <w:bodyDiv w:val="1"/>
      <w:marLeft w:val="0"/>
      <w:marRight w:val="0"/>
      <w:marTop w:val="0"/>
      <w:marBottom w:val="0"/>
      <w:divBdr>
        <w:top w:val="none" w:sz="0" w:space="0" w:color="auto"/>
        <w:left w:val="none" w:sz="0" w:space="0" w:color="auto"/>
        <w:bottom w:val="none" w:sz="0" w:space="0" w:color="auto"/>
        <w:right w:val="none" w:sz="0" w:space="0" w:color="auto"/>
      </w:divBdr>
    </w:div>
    <w:div w:id="2097821810">
      <w:bodyDiv w:val="1"/>
      <w:marLeft w:val="0"/>
      <w:marRight w:val="0"/>
      <w:marTop w:val="0"/>
      <w:marBottom w:val="0"/>
      <w:divBdr>
        <w:top w:val="none" w:sz="0" w:space="0" w:color="auto"/>
        <w:left w:val="none" w:sz="0" w:space="0" w:color="auto"/>
        <w:bottom w:val="none" w:sz="0" w:space="0" w:color="auto"/>
        <w:right w:val="none" w:sz="0" w:space="0" w:color="auto"/>
      </w:divBdr>
    </w:div>
    <w:div w:id="2098089505">
      <w:bodyDiv w:val="1"/>
      <w:marLeft w:val="0"/>
      <w:marRight w:val="0"/>
      <w:marTop w:val="0"/>
      <w:marBottom w:val="0"/>
      <w:divBdr>
        <w:top w:val="none" w:sz="0" w:space="0" w:color="auto"/>
        <w:left w:val="none" w:sz="0" w:space="0" w:color="auto"/>
        <w:bottom w:val="none" w:sz="0" w:space="0" w:color="auto"/>
        <w:right w:val="none" w:sz="0" w:space="0" w:color="auto"/>
      </w:divBdr>
    </w:div>
    <w:div w:id="2100058291">
      <w:bodyDiv w:val="1"/>
      <w:marLeft w:val="0"/>
      <w:marRight w:val="0"/>
      <w:marTop w:val="0"/>
      <w:marBottom w:val="0"/>
      <w:divBdr>
        <w:top w:val="none" w:sz="0" w:space="0" w:color="auto"/>
        <w:left w:val="none" w:sz="0" w:space="0" w:color="auto"/>
        <w:bottom w:val="none" w:sz="0" w:space="0" w:color="auto"/>
        <w:right w:val="none" w:sz="0" w:space="0" w:color="auto"/>
      </w:divBdr>
    </w:div>
    <w:div w:id="2105765806">
      <w:bodyDiv w:val="1"/>
      <w:marLeft w:val="0"/>
      <w:marRight w:val="0"/>
      <w:marTop w:val="0"/>
      <w:marBottom w:val="0"/>
      <w:divBdr>
        <w:top w:val="none" w:sz="0" w:space="0" w:color="auto"/>
        <w:left w:val="none" w:sz="0" w:space="0" w:color="auto"/>
        <w:bottom w:val="none" w:sz="0" w:space="0" w:color="auto"/>
        <w:right w:val="none" w:sz="0" w:space="0" w:color="auto"/>
      </w:divBdr>
    </w:div>
    <w:div w:id="2107798958">
      <w:bodyDiv w:val="1"/>
      <w:marLeft w:val="0"/>
      <w:marRight w:val="0"/>
      <w:marTop w:val="0"/>
      <w:marBottom w:val="0"/>
      <w:divBdr>
        <w:top w:val="none" w:sz="0" w:space="0" w:color="auto"/>
        <w:left w:val="none" w:sz="0" w:space="0" w:color="auto"/>
        <w:bottom w:val="none" w:sz="0" w:space="0" w:color="auto"/>
        <w:right w:val="none" w:sz="0" w:space="0" w:color="auto"/>
      </w:divBdr>
    </w:div>
    <w:div w:id="2108185212">
      <w:bodyDiv w:val="1"/>
      <w:marLeft w:val="0"/>
      <w:marRight w:val="0"/>
      <w:marTop w:val="0"/>
      <w:marBottom w:val="0"/>
      <w:divBdr>
        <w:top w:val="none" w:sz="0" w:space="0" w:color="auto"/>
        <w:left w:val="none" w:sz="0" w:space="0" w:color="auto"/>
        <w:bottom w:val="none" w:sz="0" w:space="0" w:color="auto"/>
        <w:right w:val="none" w:sz="0" w:space="0" w:color="auto"/>
      </w:divBdr>
    </w:div>
    <w:div w:id="2114207423">
      <w:bodyDiv w:val="1"/>
      <w:marLeft w:val="0"/>
      <w:marRight w:val="0"/>
      <w:marTop w:val="0"/>
      <w:marBottom w:val="0"/>
      <w:divBdr>
        <w:top w:val="none" w:sz="0" w:space="0" w:color="auto"/>
        <w:left w:val="none" w:sz="0" w:space="0" w:color="auto"/>
        <w:bottom w:val="none" w:sz="0" w:space="0" w:color="auto"/>
        <w:right w:val="none" w:sz="0" w:space="0" w:color="auto"/>
      </w:divBdr>
    </w:div>
    <w:div w:id="2114664922">
      <w:bodyDiv w:val="1"/>
      <w:marLeft w:val="0"/>
      <w:marRight w:val="0"/>
      <w:marTop w:val="0"/>
      <w:marBottom w:val="0"/>
      <w:divBdr>
        <w:top w:val="none" w:sz="0" w:space="0" w:color="auto"/>
        <w:left w:val="none" w:sz="0" w:space="0" w:color="auto"/>
        <w:bottom w:val="none" w:sz="0" w:space="0" w:color="auto"/>
        <w:right w:val="none" w:sz="0" w:space="0" w:color="auto"/>
      </w:divBdr>
    </w:div>
    <w:div w:id="2119249459">
      <w:bodyDiv w:val="1"/>
      <w:marLeft w:val="0"/>
      <w:marRight w:val="0"/>
      <w:marTop w:val="0"/>
      <w:marBottom w:val="0"/>
      <w:divBdr>
        <w:top w:val="none" w:sz="0" w:space="0" w:color="auto"/>
        <w:left w:val="none" w:sz="0" w:space="0" w:color="auto"/>
        <w:bottom w:val="none" w:sz="0" w:space="0" w:color="auto"/>
        <w:right w:val="none" w:sz="0" w:space="0" w:color="auto"/>
      </w:divBdr>
    </w:div>
    <w:div w:id="2122412621">
      <w:bodyDiv w:val="1"/>
      <w:marLeft w:val="0"/>
      <w:marRight w:val="0"/>
      <w:marTop w:val="0"/>
      <w:marBottom w:val="0"/>
      <w:divBdr>
        <w:top w:val="none" w:sz="0" w:space="0" w:color="auto"/>
        <w:left w:val="none" w:sz="0" w:space="0" w:color="auto"/>
        <w:bottom w:val="none" w:sz="0" w:space="0" w:color="auto"/>
        <w:right w:val="none" w:sz="0" w:space="0" w:color="auto"/>
      </w:divBdr>
    </w:div>
    <w:div w:id="2123841843">
      <w:bodyDiv w:val="1"/>
      <w:marLeft w:val="0"/>
      <w:marRight w:val="0"/>
      <w:marTop w:val="0"/>
      <w:marBottom w:val="0"/>
      <w:divBdr>
        <w:top w:val="none" w:sz="0" w:space="0" w:color="auto"/>
        <w:left w:val="none" w:sz="0" w:space="0" w:color="auto"/>
        <w:bottom w:val="none" w:sz="0" w:space="0" w:color="auto"/>
        <w:right w:val="none" w:sz="0" w:space="0" w:color="auto"/>
      </w:divBdr>
    </w:div>
    <w:div w:id="2125730577">
      <w:bodyDiv w:val="1"/>
      <w:marLeft w:val="0"/>
      <w:marRight w:val="0"/>
      <w:marTop w:val="0"/>
      <w:marBottom w:val="0"/>
      <w:divBdr>
        <w:top w:val="none" w:sz="0" w:space="0" w:color="auto"/>
        <w:left w:val="none" w:sz="0" w:space="0" w:color="auto"/>
        <w:bottom w:val="none" w:sz="0" w:space="0" w:color="auto"/>
        <w:right w:val="none" w:sz="0" w:space="0" w:color="auto"/>
      </w:divBdr>
    </w:div>
    <w:div w:id="2125878635">
      <w:bodyDiv w:val="1"/>
      <w:marLeft w:val="0"/>
      <w:marRight w:val="0"/>
      <w:marTop w:val="0"/>
      <w:marBottom w:val="0"/>
      <w:divBdr>
        <w:top w:val="none" w:sz="0" w:space="0" w:color="auto"/>
        <w:left w:val="none" w:sz="0" w:space="0" w:color="auto"/>
        <w:bottom w:val="none" w:sz="0" w:space="0" w:color="auto"/>
        <w:right w:val="none" w:sz="0" w:space="0" w:color="auto"/>
      </w:divBdr>
    </w:div>
    <w:div w:id="2130935074">
      <w:bodyDiv w:val="1"/>
      <w:marLeft w:val="0"/>
      <w:marRight w:val="0"/>
      <w:marTop w:val="0"/>
      <w:marBottom w:val="0"/>
      <w:divBdr>
        <w:top w:val="none" w:sz="0" w:space="0" w:color="auto"/>
        <w:left w:val="none" w:sz="0" w:space="0" w:color="auto"/>
        <w:bottom w:val="none" w:sz="0" w:space="0" w:color="auto"/>
        <w:right w:val="none" w:sz="0" w:space="0" w:color="auto"/>
      </w:divBdr>
    </w:div>
    <w:div w:id="2130973503">
      <w:bodyDiv w:val="1"/>
      <w:marLeft w:val="0"/>
      <w:marRight w:val="0"/>
      <w:marTop w:val="0"/>
      <w:marBottom w:val="0"/>
      <w:divBdr>
        <w:top w:val="none" w:sz="0" w:space="0" w:color="auto"/>
        <w:left w:val="none" w:sz="0" w:space="0" w:color="auto"/>
        <w:bottom w:val="none" w:sz="0" w:space="0" w:color="auto"/>
        <w:right w:val="none" w:sz="0" w:space="0" w:color="auto"/>
      </w:divBdr>
    </w:div>
    <w:div w:id="2135587837">
      <w:bodyDiv w:val="1"/>
      <w:marLeft w:val="0"/>
      <w:marRight w:val="0"/>
      <w:marTop w:val="0"/>
      <w:marBottom w:val="0"/>
      <w:divBdr>
        <w:top w:val="none" w:sz="0" w:space="0" w:color="auto"/>
        <w:left w:val="none" w:sz="0" w:space="0" w:color="auto"/>
        <w:bottom w:val="none" w:sz="0" w:space="0" w:color="auto"/>
        <w:right w:val="none" w:sz="0" w:space="0" w:color="auto"/>
      </w:divBdr>
    </w:div>
    <w:div w:id="2142265848">
      <w:bodyDiv w:val="1"/>
      <w:marLeft w:val="0"/>
      <w:marRight w:val="0"/>
      <w:marTop w:val="0"/>
      <w:marBottom w:val="0"/>
      <w:divBdr>
        <w:top w:val="none" w:sz="0" w:space="0" w:color="auto"/>
        <w:left w:val="none" w:sz="0" w:space="0" w:color="auto"/>
        <w:bottom w:val="none" w:sz="0" w:space="0" w:color="auto"/>
        <w:right w:val="none" w:sz="0" w:space="0" w:color="auto"/>
      </w:divBdr>
    </w:div>
    <w:div w:id="2142310017">
      <w:bodyDiv w:val="1"/>
      <w:marLeft w:val="0"/>
      <w:marRight w:val="0"/>
      <w:marTop w:val="0"/>
      <w:marBottom w:val="0"/>
      <w:divBdr>
        <w:top w:val="none" w:sz="0" w:space="0" w:color="auto"/>
        <w:left w:val="none" w:sz="0" w:space="0" w:color="auto"/>
        <w:bottom w:val="none" w:sz="0" w:space="0" w:color="auto"/>
        <w:right w:val="none" w:sz="0" w:space="0" w:color="auto"/>
      </w:divBdr>
    </w:div>
    <w:div w:id="2143424564">
      <w:bodyDiv w:val="1"/>
      <w:marLeft w:val="0"/>
      <w:marRight w:val="0"/>
      <w:marTop w:val="0"/>
      <w:marBottom w:val="0"/>
      <w:divBdr>
        <w:top w:val="none" w:sz="0" w:space="0" w:color="auto"/>
        <w:left w:val="none" w:sz="0" w:space="0" w:color="auto"/>
        <w:bottom w:val="none" w:sz="0" w:space="0" w:color="auto"/>
        <w:right w:val="none" w:sz="0" w:space="0" w:color="auto"/>
      </w:divBdr>
    </w:div>
    <w:div w:id="2143771086">
      <w:bodyDiv w:val="1"/>
      <w:marLeft w:val="0"/>
      <w:marRight w:val="0"/>
      <w:marTop w:val="0"/>
      <w:marBottom w:val="0"/>
      <w:divBdr>
        <w:top w:val="none" w:sz="0" w:space="0" w:color="auto"/>
        <w:left w:val="none" w:sz="0" w:space="0" w:color="auto"/>
        <w:bottom w:val="none" w:sz="0" w:space="0" w:color="auto"/>
        <w:right w:val="none" w:sz="0" w:space="0" w:color="auto"/>
      </w:divBdr>
    </w:div>
    <w:div w:id="2145585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2.png"/><Relationship Id="rId26" Type="http://schemas.openxmlformats.org/officeDocument/2006/relationships/image" Target="media/image10.jpe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eader" Target="header1.xml"/><Relationship Id="rId14" Type="http://schemas.microsoft.com/office/2011/relationships/commentsExtended" Target="commentsExtended.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microsoft.com/office/2011/relationships/people" Target="people.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IBM20</b:Tag>
    <b:SourceType>InternetSite</b:SourceType>
    <b:Guid>{B22768EC-D417-4A8C-869F-E665B2FF0651}</b:Guid>
    <b:Title>IBM Mobile Foundation</b:Title>
    <b:Year>2020</b:Year>
    <b:Month>02</b:Month>
    <b:Day>27</b:Day>
    <b:YearAccessed>2020</b:YearAccessed>
    <b:MonthAccessed>03</b:MonthAccessed>
    <b:DayAccessed>08</b:DayAccessed>
    <b:URL>https://mobilefirstplatform.ibmcloud.com/tutorials/es/foundation/8.0/authentication-and-security/certificate-pinning/</b:URL>
    <b:RefOrder>32</b:RefOrder>
  </b:Source>
  <b:Source>
    <b:Tag>Red20</b:Tag>
    <b:SourceType>InternetSite</b:SourceType>
    <b:Guid>{A8E87E25-C5B6-489D-ADB3-62BB081C769E}</b:Guid>
    <b:Title>Redalia</b:Title>
    <b:YearAccessed>2020</b:YearAccessed>
    <b:MonthAccessed>03</b:MonthAccessed>
    <b:DayAccessed>08</b:DayAccessed>
    <b:URL>https://www.redalia.es/ssl/protocolo-ssl/</b:URL>
    <b:RefOrder>1</b:RefOrder>
  </b:Source>
  <b:Source>
    <b:Tag>Vir20</b:Tag>
    <b:SourceType>InternetSite</b:SourceType>
    <b:Guid>{50521B28-D847-4730-9EBC-DABB44476A1A}</b:Guid>
    <b:Author>
      <b:Author>
        <b:NameList>
          <b:Person>
            <b:Last>VirtualBox</b:Last>
          </b:Person>
        </b:NameList>
      </b:Author>
    </b:Author>
    <b:Title>VirtualBox</b:Title>
    <b:YearAccessed>2020</b:YearAccessed>
    <b:MonthAccessed>04</b:MonthAccessed>
    <b:DayAccessed>13</b:DayAccessed>
    <b:URL>https://www.virtualbox.org/wiki/Documentation</b:URL>
    <b:RefOrder>17</b:RefOrder>
  </b:Source>
  <b:Source>
    <b:Tag>Par20</b:Tag>
    <b:SourceType>InternetSite</b:SourceType>
    <b:Guid>{6502B1E9-6F36-4ABB-88FF-E58911A5F4BB}</b:Guid>
    <b:Author>
      <b:Author>
        <b:NameList>
          <b:Person>
            <b:Last>Team</b:Last>
            <b:First>Parrot</b:First>
          </b:Person>
        </b:NameList>
      </b:Author>
    </b:Author>
    <b:Title>The Parrot Project</b:Title>
    <b:YearAccessed>2020</b:YearAccessed>
    <b:MonthAccessed>04</b:MonthAccessed>
    <b:DayAccessed>13</b:DayAccessed>
    <b:URL>https://parrotlinux.org/docs/#documentation</b:URL>
    <b:RefOrder>18</b:RefOrder>
  </b:Source>
  <b:Source>
    <b:Tag>And20</b:Tag>
    <b:SourceType>InternetSite</b:SourceType>
    <b:Guid>{3043358D-2EEF-49D3-863D-84D376D711C2}</b:Guid>
    <b:Author>
      <b:Author>
        <b:NameList>
          <b:Person>
            <b:Last>x86</b:Last>
            <b:First>Android</b:First>
          </b:Person>
        </b:NameList>
      </b:Author>
    </b:Author>
    <b:Title>Android x86</b:Title>
    <b:YearAccessed>2020</b:YearAccessed>
    <b:MonthAccessed>04</b:MonthAccessed>
    <b:DayAccessed>13</b:DayAccessed>
    <b:URL>https://www.android-x86.org/</b:URL>
    <b:RefOrder>19</b:RefOrder>
  </b:Source>
  <b:Source>
    <b:Tag>Doc20</b:Tag>
    <b:SourceType>InternetSite</b:SourceType>
    <b:Guid>{31EECC5D-F9D6-4C53-A2D1-1435C403F0DD}</b:Guid>
    <b:Author>
      <b:Author>
        <b:NameList>
          <b:Person>
            <b:Last>Docs</b:Last>
            <b:First>Docker</b:First>
          </b:Person>
        </b:NameList>
      </b:Author>
    </b:Author>
    <b:Title>Docker Documentation</b:Title>
    <b:YearAccessed>2020</b:YearAccessed>
    <b:MonthAccessed>04</b:MonthAccessed>
    <b:DayAccessed>13</b:DayAccessed>
    <b:URL>https://docs.docker.com/</b:URL>
    <b:RefOrder>20</b:RefOrder>
  </b:Source>
  <b:Source>
    <b:Tag>Ico20</b:Tag>
    <b:SourceType>InternetSite</b:SourceType>
    <b:Guid>{B2425588-48D2-41DF-BE08-CAA38314A58E}</b:Guid>
    <b:Author>
      <b:Author>
        <b:NameList>
          <b:Person>
            <b:Last>IconsMind</b:Last>
          </b:Person>
        </b:NameList>
      </b:Author>
    </b:Author>
    <b:Title>IconsMind</b:Title>
    <b:YearAccessed>2020</b:YearAccessed>
    <b:MonthAccessed>04</b:MonthAccessed>
    <b:DayAccessed>13</b:DayAccessed>
    <b:URL>https://iconsmind.com/</b:URL>
    <b:RefOrder>33</b:RefOrder>
  </b:Source>
  <b:Source>
    <b:Tag>Ico201</b:Tag>
    <b:SourceType>InternetSite</b:SourceType>
    <b:Guid>{F167F257-8D6B-4305-9E76-E3294CFEFCCA}</b:Guid>
    <b:Author>
      <b:Author>
        <b:NameList>
          <b:Person>
            <b:Last>IconArchive</b:Last>
          </b:Person>
        </b:NameList>
      </b:Author>
    </b:Author>
    <b:Title>IconArchive</b:Title>
    <b:YearAccessed>2020</b:YearAccessed>
    <b:MonthAccessed>04</b:MonthAccessed>
    <b:DayAccessed>13</b:DayAccessed>
    <b:URL>http://www.iconarchive.com/show/outline-icons-by-iconsmind/Smartphone-4-icon.html</b:URL>
    <b:RefOrder>34</b:RefOrder>
  </b:Source>
  <b:Source>
    <b:Tag>Ico202</b:Tag>
    <b:SourceType>InternetSite</b:SourceType>
    <b:Guid>{9B08AF69-8E67-429C-A0EB-06AA4E71D2C3}</b:Guid>
    <b:Author>
      <b:Author>
        <b:NameList>
          <b:Person>
            <b:Last>IconArchive</b:Last>
          </b:Person>
        </b:NameList>
      </b:Author>
    </b:Author>
    <b:Title>IconArchive</b:Title>
    <b:YearAccessed>2020</b:YearAccessed>
    <b:MonthAccessed>04</b:MonthAccessed>
    <b:DayAccessed>13</b:DayAccessed>
    <b:URL>http://www.iconarchive.com/show/papirus-devices-icons-by-papirus-team/network-server-icon.html</b:URL>
    <b:RefOrder>35</b:RefOrder>
  </b:Source>
  <b:Source>
    <b:Tag>Fre20</b:Tag>
    <b:SourceType>InternetSite</b:SourceType>
    <b:Guid>{AB60F118-DE42-4333-A848-F6C4DFBD06EA}</b:Guid>
    <b:Author>
      <b:Author>
        <b:NameList>
          <b:Person>
            <b:Last>Freepik</b:Last>
          </b:Person>
        </b:NameList>
      </b:Author>
    </b:Author>
    <b:Title>Freepik</b:Title>
    <b:YearAccessed>2020</b:YearAccessed>
    <b:MonthAccessed>04</b:MonthAccessed>
    <b:DayAccessed>13</b:DayAccessed>
    <b:URL>https://www.freepik.com/free-icon/login-password_870212.htm#page=1&amp;query=login&amp;position=0</b:URL>
    <b:RefOrder>36</b:RefOrder>
  </b:Source>
  <b:Source>
    <b:Tag>Fre201</b:Tag>
    <b:SourceType>InternetSite</b:SourceType>
    <b:Guid>{BCA58AD0-C63C-441B-874C-4146792D0149}</b:Guid>
    <b:Author>
      <b:Author>
        <b:NameList>
          <b:Person>
            <b:Last>Freepik</b:Last>
          </b:Person>
        </b:NameList>
      </b:Author>
    </b:Author>
    <b:Title>Freepik</b:Title>
    <b:YearAccessed>2020</b:YearAccessed>
    <b:MonthAccessed>04</b:MonthAccessed>
    <b:DayAccessed>13</b:DayAccessed>
    <b:URL>freepik.com/free-icon/login_863353.htm#page=1&amp;query=login&amp;position=8</b:URL>
    <b:RefOrder>37</b:RefOrder>
  </b:Source>
  <b:Source>
    <b:Tag>Fre202</b:Tag>
    <b:SourceType>InternetSite</b:SourceType>
    <b:Guid>{805F25ED-1CF7-4A7B-B536-4B784DFCA975}</b:Guid>
    <b:Author>
      <b:Author>
        <b:NameList>
          <b:Person>
            <b:Last>Freepik</b:Last>
          </b:Person>
        </b:NameList>
      </b:Author>
    </b:Author>
    <b:Title>Freepik</b:Title>
    <b:YearAccessed>2020</b:YearAccessed>
    <b:MonthAccessed>04</b:MonthAccessed>
    <b:DayAccessed>13</b:DayAccessed>
    <b:URL>https://www.freepik.com/free-icon/database_873831.htm#page=1&amp;query=server&amp;position=13</b:URL>
    <b:RefOrder>38</b:RefOrder>
  </b:Source>
  <b:Source>
    <b:Tag>Ico203</b:Tag>
    <b:SourceType>InternetSite</b:SourceType>
    <b:Guid>{6D8AE6D2-335D-49BE-A038-3D0DFFFB779A}</b:Guid>
    <b:Author>
      <b:Author>
        <b:NameList>
          <b:Person>
            <b:Last>Icons8</b:Last>
          </b:Person>
        </b:NameList>
      </b:Author>
    </b:Author>
    <b:Title>Icons8</b:Title>
    <b:YearAccessed>2020</b:YearAccessed>
    <b:MonthAccessed>04</b:MonthAccessed>
    <b:DayAccessed>13</b:DayAccessed>
    <b:URL>https://icons8.com/icons/set/hi-tech</b:URL>
    <b:RefOrder>39</b:RefOrder>
  </b:Source>
  <b:Source>
    <b:Tag>Fre203</b:Tag>
    <b:SourceType>InternetSite</b:SourceType>
    <b:Guid>{04A5A332-C40B-4956-8901-1EA45C383001}</b:Guid>
    <b:Author>
      <b:Author>
        <b:NameList>
          <b:Person>
            <b:Last>FreeIconsPNG</b:Last>
          </b:Person>
        </b:NameList>
      </b:Author>
    </b:Author>
    <b:Title>FreeIconsPNG</b:Title>
    <b:YearAccessed>2020</b:YearAccessed>
    <b:MonthAccessed>04</b:MonthAccessed>
    <b:DayAccessed>13</b:DayAccessed>
    <b:URL>https://www.freeiconspng.com/images/site-internet-icon</b:URL>
    <b:RefOrder>40</b:RefOrder>
  </b:Source>
  <b:Source>
    <b:Tag>mit20</b:Tag>
    <b:SourceType>InternetSite</b:SourceType>
    <b:Guid>{6AB28AA2-46C2-463A-9A34-D7182E460C55}</b:Guid>
    <b:Author>
      <b:Author>
        <b:NameList>
          <b:Person>
            <b:Last>mitmproxy</b:Last>
          </b:Person>
        </b:NameList>
      </b:Author>
    </b:Author>
    <b:Title>mitproxy</b:Title>
    <b:YearAccessed>2020</b:YearAccessed>
    <b:MonthAccessed>04</b:MonthAccessed>
    <b:DayAccessed>13</b:DayAccessed>
    <b:URL>https://mitmproxy.org/</b:URL>
    <b:RefOrder>13</b:RefOrder>
  </b:Source>
  <b:Source>
    <b:Tag>Log20</b:Tag>
    <b:SourceType>InternetSite</b:SourceType>
    <b:Guid>{FF7AFB00-D36F-4E89-9F1B-40C331935004}</b:Guid>
    <b:Author>
      <b:Author>
        <b:NameList>
          <b:Person>
            <b:Last>Download</b:Last>
            <b:First>Logos</b:First>
          </b:Person>
        </b:NameList>
      </b:Author>
    </b:Author>
    <b:Title>Logos Download</b:Title>
    <b:YearAccessed>2020</b:YearAccessed>
    <b:MonthAccessed>04</b:MonthAccessed>
    <b:DayAccessed>13</b:DayAccessed>
    <b:URL>https://logos-download.com/9688-docker-logo-download.html</b:URL>
    <b:RefOrder>41</b:RefOrder>
  </b:Source>
  <b:Source>
    <b:Tag>Apk20</b:Tag>
    <b:SourceType>InternetSite</b:SourceType>
    <b:Guid>{8C8EE892-7463-42BA-9985-DC662B434E4F}</b:Guid>
    <b:Author>
      <b:Author>
        <b:NameList>
          <b:Person>
            <b:Last>Apktool</b:Last>
          </b:Person>
        </b:NameList>
      </b:Author>
    </b:Author>
    <b:Title>Apktool</b:Title>
    <b:YearAccessed>2020</b:YearAccessed>
    <b:MonthAccessed>04</b:MonthAccessed>
    <b:DayAccessed>13</b:DayAccessed>
    <b:URL>https://ibotpeaches.github.io/Apktool/</b:URL>
    <b:RefOrder>15</b:RefOrder>
  </b:Source>
  <b:Source>
    <b:Tag>Wik20</b:Tag>
    <b:SourceType>InternetSite</b:SourceType>
    <b:Guid>{C6C6DA4E-00C4-4666-8C88-53906051D302}</b:Guid>
    <b:Author>
      <b:Author>
        <b:NameList>
          <b:Person>
            <b:Last>Wikipedia</b:Last>
          </b:Person>
        </b:NameList>
      </b:Author>
    </b:Author>
    <b:Title>Wikipedia</b:Title>
    <b:Year>2020</b:Year>
    <b:Month>02</b:Month>
    <b:Day>15</b:Day>
    <b:YearAccessed>2020</b:YearAccessed>
    <b:MonthAccessed>04</b:MonthAccessed>
    <b:DayAccessed>16</b:DayAccessed>
    <b:URL>https://es.wikipedia.org/wiki/Protocolo_de_configuraci%C3%B3n_din%C3%A1mica_de_host</b:URL>
    <b:RefOrder>2</b:RefOrder>
  </b:Source>
  <b:Source>
    <b:Tag>Arc20</b:Tag>
    <b:SourceType>InternetSite</b:SourceType>
    <b:Guid>{4F330816-534F-4048-AA03-BCF044A918A6}</b:Guid>
    <b:Author>
      <b:Author>
        <b:NameList>
          <b:Person>
            <b:Last>Linux</b:Last>
            <b:First>Arch</b:First>
          </b:Person>
        </b:NameList>
      </b:Author>
    </b:Author>
    <b:Title>dnsmasq (Español)</b:Title>
    <b:Year>2020</b:Year>
    <b:Month>02</b:Month>
    <b:Day>20</b:Day>
    <b:YearAccessed>2020</b:YearAccessed>
    <b:MonthAccessed>04</b:MonthAccessed>
    <b:DayAccessed>16</b:DayAccessed>
    <b:URL>https://wiki.archlinux.org/index.php/Dnsmasq_(Espa%C3%B1ol)</b:URL>
    <b:RefOrder>28</b:RefOrder>
  </b:Source>
  <b:Source>
    <b:Tag>And201</b:Tag>
    <b:SourceType>InternetSite</b:SourceType>
    <b:Guid>{61FE99CE-9F1C-43C6-9D66-9C99F4081EAF}</b:Guid>
    <b:Author>
      <b:Author>
        <b:NameList>
          <b:Person>
            <b:Last>Studio</b:Last>
            <b:First>Android</b:First>
          </b:Person>
        </b:NameList>
      </b:Author>
    </b:Author>
    <b:Title>Android developers adb</b:Title>
    <b:YearAccessed>2020</b:YearAccessed>
    <b:MonthAccessed>04</b:MonthAccessed>
    <b:DayAccessed>13</b:DayAccessed>
    <b:URL>https://developer.android.com/studio/command-line/adb</b:URL>
    <b:RefOrder>42</b:RefOrder>
  </b:Source>
  <b:Source>
    <b:Tag>MarcadorDePosición1</b:Tag>
    <b:SourceType>InternetSite</b:SourceType>
    <b:Guid>{5CF476B5-A4EF-40B5-B249-C7CF91942486}</b:Guid>
    <b:Author>
      <b:Author>
        <b:NameList>
          <b:Person>
            <b:Last>Studio</b:Last>
            <b:First>Android</b:First>
          </b:Person>
        </b:NameList>
      </b:Author>
    </b:Author>
    <b:Title>Android developers</b:Title>
    <b:YearAccessed>2020</b:YearAccessed>
    <b:MonthAccessed>04</b:MonthAccessed>
    <b:DayAccessed>13</b:DayAccessed>
    <b:URL>https://developer.android.com/studio/command-line/adb</b:URL>
    <b:RefOrder>21</b:RefOrder>
  </b:Source>
  <b:Source>
    <b:Tag>aka20</b:Tag>
    <b:SourceType>InternetSite</b:SourceType>
    <b:Guid>{81FA577A-9BD2-4A5F-971F-DB5F0FB1CDBB}</b:Guid>
    <b:Author>
      <b:Author>
        <b:NameList>
          <b:Person>
            <b:Last>akabe1</b:Last>
          </b:Person>
        </b:NameList>
      </b:Author>
    </b:Author>
    <b:Title>GitHub</b:Title>
    <b:YearAccessed>2020</b:YearAccessed>
    <b:MonthAccessed>04</b:MonthAccessed>
    <b:DayAccessed>15</b:DayAccessed>
    <b:URL>https://gist.github.com/akabe1/5632cbc1cd49f0237cbd0a93bc8e4452</b:URL>
    <b:RefOrder>11</b:RefOrder>
  </b:Source>
  <b:Source>
    <b:Tag>Vec20</b:Tag>
    <b:SourceType>InternetSite</b:SourceType>
    <b:Guid>{B2F8937F-6662-4C86-8A68-ABA5D153712C}</b:Guid>
    <b:Author>
      <b:Author>
        <b:NameList>
          <b:Person>
            <b:Last>VectorStock</b:Last>
          </b:Person>
        </b:NameList>
      </b:Author>
    </b:Author>
    <b:Title>JSON</b:Title>
    <b:YearAccessed>2020</b:YearAccessed>
    <b:MonthAccessed>04</b:MonthAccessed>
    <b:DayAccessed>16</b:DayAccessed>
    <b:URL>https://www.vectorstock.com/royalty-free-vector/json-file-document-icon-vector-24684476</b:URL>
    <b:RefOrder>43</b:RefOrder>
  </b:Source>
  <b:Source>
    <b:Tag>ICO20</b:Tag>
    <b:SourceType>InternetSite</b:SourceType>
    <b:Guid>{3B70425F-B564-435C-8EA1-9B9C0AB96AAE}</b:Guid>
    <b:Author>
      <b:Author>
        <b:NameList>
          <b:Person>
            <b:Last>ICONSHOP</b:Last>
          </b:Person>
        </b:NameList>
      </b:Author>
    </b:Author>
    <b:Title>CSV</b:Title>
    <b:YearAccessed>2020</b:YearAccessed>
    <b:MonthAccessed>04</b:MonthAccessed>
    <b:DayAccessed>16</b:DayAccessed>
    <b:URL>https://freeiconshop.com/icon/csv-file-icon-outline/</b:URL>
    <b:RefOrder>44</b:RefOrder>
  </b:Source>
  <b:Source>
    <b:Tag>Fri20</b:Tag>
    <b:SourceType>InternetSite</b:SourceType>
    <b:Guid>{4235B15F-32F2-436F-A9B9-922613A4280A}</b:Guid>
    <b:Author>
      <b:Author>
        <b:NameList>
          <b:Person>
            <b:Last>Frida</b:Last>
          </b:Person>
        </b:NameList>
      </b:Author>
    </b:Author>
    <b:Title>Frida</b:Title>
    <b:YearAccessed>2020</b:YearAccessed>
    <b:MonthAccessed>04</b:MonthAccessed>
    <b:DayAccessed>16</b:DayAccessed>
    <b:URL>https://frida.re/</b:URL>
    <b:RefOrder>22</b:RefOrder>
  </b:Source>
  <b:Source>
    <b:Tag>Pyt20</b:Tag>
    <b:SourceType>InternetSite</b:SourceType>
    <b:Guid>{7DB78305-1AF0-4D44-9707-EFA6DF35ACB4}</b:Guid>
    <b:Author>
      <b:Author>
        <b:NameList>
          <b:Person>
            <b:Last>Python</b:Last>
          </b:Person>
        </b:NameList>
      </b:Author>
    </b:Author>
    <b:Title>os- Interfaces diversas del sistema operativo </b:Title>
    <b:YearAccessed>2020</b:YearAccessed>
    <b:MonthAccessed>04</b:MonthAccessed>
    <b:DayAccessed>18</b:DayAccessed>
    <b:URL>https://docs.python.org/3/library/os.html</b:URL>
    <b:RefOrder>29</b:RefOrder>
  </b:Source>
  <b:Source>
    <b:Tag>Pyt201</b:Tag>
    <b:SourceType>InternetSite</b:SourceType>
    <b:Guid>{CE96AC5E-3B36-4125-816B-B3E9AC9F475A}</b:Guid>
    <b:Author>
      <b:Author>
        <b:NameList>
          <b:Person>
            <b:Last>Python</b:Last>
          </b:Person>
        </b:NameList>
      </b:Author>
    </b:Author>
    <b:Title>csv- Lectura y escritura de archivos CSV </b:Title>
    <b:YearAccessed>2020</b:YearAccessed>
    <b:MonthAccessed>04</b:MonthAccessed>
    <b:DayAccessed>18</b:DayAccessed>
    <b:URL>https://docs.python.org/3/library/csv.html?highlight=csv#module-csv</b:URL>
    <b:RefOrder>30</b:RefOrder>
  </b:Source>
  <b:Source>
    <b:Tag>Por20</b:Tag>
    <b:SourceType>InternetSite</b:SourceType>
    <b:Guid>{D19442BF-0A0B-44BB-8EE2-4CFCA93C9451}</b:Guid>
    <b:Author>
      <b:Author>
        <b:NameList>
          <b:Person>
            <b:Last>Portswigger</b:Last>
          </b:Person>
        </b:NameList>
      </b:Author>
    </b:Author>
    <b:Title>Burp Suite</b:Title>
    <b:YearAccessed>2020</b:YearAccessed>
    <b:MonthAccessed>05</b:MonthAccessed>
    <b:DayAccessed>11</b:DayAccessed>
    <b:URL>https://portswigger.net/burp</b:URL>
    <b:RefOrder>12</b:RefOrder>
  </b:Source>
  <b:Source>
    <b:Tag>apk20</b:Tag>
    <b:SourceType>InternetSite</b:SourceType>
    <b:Guid>{CCE9C17C-7510-433D-85B4-8B4282019310}</b:Guid>
    <b:Author>
      <b:Author>
        <b:NameList>
          <b:Person>
            <b:Last>apkpure</b:Last>
          </b:Person>
        </b:NameList>
      </b:Author>
    </b:Author>
    <b:Title>apkpure</b:Title>
    <b:YearAccessed>2020</b:YearAccessed>
    <b:MonthAccessed>05</b:MonthAccessed>
    <b:DayAccessed>11</b:DayAccessed>
    <b:URL>https://apkpure.com/es/</b:URL>
    <b:RefOrder>14</b:RefOrder>
  </b:Source>
  <b:Source>
    <b:Tag>And202</b:Tag>
    <b:SourceType>InternetSite</b:SourceType>
    <b:Guid>{C8FBAB9B-335D-4B35-ABE2-2490CB022857}</b:Guid>
    <b:Author>
      <b:Author>
        <b:NameList>
          <b:Person>
            <b:Last>Developers</b:Last>
            <b:First>Android</b:First>
          </b:Person>
        </b:NameList>
      </b:Author>
    </b:Author>
    <b:Title>Ofuscación código Android</b:Title>
    <b:YearAccessed>2020</b:YearAccessed>
    <b:MonthAccessed>05</b:MonthAccessed>
    <b:DayAccessed>11</b:DayAccessed>
    <b:URL>https://developer.android.com/studio/build/shrink-code?hl=es-419#obfuscate</b:URL>
    <b:RefOrder>16</b:RefOrder>
  </b:Source>
  <b:Source>
    <b:Tag>OWA20</b:Tag>
    <b:SourceType>InternetSite</b:SourceType>
    <b:Guid>{5EE6990A-C988-4704-B812-3C05DEDC0523}</b:Guid>
    <b:Author>
      <b:Author>
        <b:NameList>
          <b:Person>
            <b:Last>OWASP</b:Last>
          </b:Person>
        </b:NameList>
      </b:Author>
    </b:Author>
    <b:Title>Certificate and Public Key Pinning</b:Title>
    <b:YearAccessed>2020</b:YearAccessed>
    <b:MonthAccessed>05</b:MonthAccessed>
    <b:DayAccessed>12</b:DayAccessed>
    <b:URL>https://owasp.org/www-community/controls/Certificate_and_Public_Key_Pinning</b:URL>
    <b:RefOrder>10</b:RefOrder>
  </b:Source>
  <b:Source>
    <b:Tag>Wik201</b:Tag>
    <b:SourceType>InternetSite</b:SourceType>
    <b:Guid>{75FD8D7E-E3BB-4B2F-B5D0-356AC4ACFAA3}</b:Guid>
    <b:Author>
      <b:Author>
        <b:NameList>
          <b:Person>
            <b:Last>Commons</b:Last>
            <b:First>Wikimedia</b:First>
          </b:Person>
        </b:NameList>
      </b:Author>
    </b:Author>
    <b:Title>File: Chain of trust.svg</b:Title>
    <b:YearAccessed>2020</b:YearAccessed>
    <b:MonthAccessed>03</b:MonthAccessed>
    <b:DayAccessed>15</b:DayAccessed>
    <b:URL>https://commons.wikimedia.org/w/index.php?title=File:Chain_of_trust.svg&amp;lang=es</b:URL>
    <b:RefOrder>7</b:RefOrder>
  </b:Source>
  <b:Source>
    <b:Tag>IBM201</b:Tag>
    <b:SourceType>InternetSite</b:SourceType>
    <b:Guid>{DBC2A220-ED55-4A05-97EF-3121F9F8A73E}</b:Guid>
    <b:Author>
      <b:Author>
        <b:NameList>
          <b:Person>
            <b:Last>IBM</b:Last>
          </b:Person>
        </b:NameList>
      </b:Author>
    </b:Author>
    <b:Title>Conceptos de Secure Sockets Layer (SSL) y Transport Layer Security (TLS)</b:Title>
    <b:Year>2020</b:Year>
    <b:Month>04</b:Month>
    <b:Day>02</b:Day>
    <b:YearAccessed>2020</b:YearAccessed>
    <b:MonthAccessed>04</b:MonthAccessed>
    <b:DayAccessed>15</b:DayAccessed>
    <b:URL>https://www.ibm.com/support/knowledgecenter/SSFKSJ_7.1.0/com.ibm.mq.doc/sy10640_.htm</b:URL>
    <b:RefOrder>8</b:RefOrder>
  </b:Source>
  <b:Source>
    <b:Tag>IBM202</b:Tag>
    <b:SourceType>InternetSite</b:SourceType>
    <b:Guid>{45337770-FE0A-4369-9200-49F27DE0592E}</b:Guid>
    <b:Author>
      <b:Author>
        <b:NameList>
          <b:Person>
            <b:Last>IBM</b:Last>
          </b:Person>
        </b:NameList>
      </b:Author>
    </b:Author>
    <b:Title>Una descripción general del protocolo de enlace SSL o TLS</b:Title>
    <b:Year>2020</b:Year>
    <b:Month>04</b:Month>
    <b:Day>02</b:Day>
    <b:YearAccessed>2020</b:YearAccessed>
    <b:MonthAccessed>04</b:MonthAccessed>
    <b:DayAccessed>15</b:DayAccessed>
    <b:URL>https://www.ibm.com/support/knowledgecenter/en/SSFKSJ_7.1.0/com.ibm.mq.doc/sy10660_.htm</b:URL>
    <b:RefOrder>9</b:RefOrder>
  </b:Source>
  <b:Source>
    <b:Tag>Jav20</b:Tag>
    <b:SourceType>InternetSite</b:SourceType>
    <b:Guid>{4319B3A9-D683-4D8E-9259-58EA951E195B}</b:Guid>
    <b:Author>
      <b:Author>
        <b:NameList>
          <b:Person>
            <b:Last>Decompiler</b:Last>
            <b:First>Java</b:First>
          </b:Person>
        </b:NameList>
      </b:Author>
    </b:Author>
    <b:Title>Java Decompiler</b:Title>
    <b:YearAccessed>2020</b:YearAccessed>
    <b:MonthAccessed>04</b:MonthAccessed>
    <b:DayAccessed>25</b:DayAccessed>
    <b:URL>http://java-decompiler.github.io/</b:URL>
    <b:RefOrder>23</b:RefOrder>
  </b:Source>
  <b:Source>
    <b:Tag>VSC20</b:Tag>
    <b:SourceType>InternetSite</b:SourceType>
    <b:Guid>{02AD10B2-0BC7-4CE5-8A74-8294AD9FE54F}</b:Guid>
    <b:Author>
      <b:Author>
        <b:NameList>
          <b:Person>
            <b:Last>VSCodium</b:Last>
          </b:Person>
        </b:NameList>
      </b:Author>
    </b:Author>
    <b:Title>Free/Libre Open Source Software Binaries of VSCode</b:Title>
    <b:YearAccessed>2020</b:YearAccessed>
    <b:MonthAccessed>04</b:MonthAccessed>
    <b:DayAccessed>11</b:DayAccessed>
    <b:URL>https://vscodium.com/</b:URL>
    <b:RefOrder>24</b:RefOrder>
  </b:Source>
  <b:Source>
    <b:Tag>Ela20</b:Tag>
    <b:SourceType>InternetSite</b:SourceType>
    <b:Guid>{D612EC21-4C39-4972-9E98-D772AF3CB7AF}</b:Guid>
    <b:Author>
      <b:Author>
        <b:NameList>
          <b:Person>
            <b:Last>Elastic</b:Last>
          </b:Person>
        </b:NameList>
      </b:Author>
    </b:Author>
    <b:Title>Filebeat overview</b:Title>
    <b:YearAccessed>2020</b:YearAccessed>
    <b:MonthAccessed>04</b:MonthAccessed>
    <b:DayAccessed>29</b:DayAccessed>
    <b:URL>https://www.elastic.co/guide/en/beats/filebeat/current/filebeat-overview.html</b:URL>
    <b:RefOrder>25</b:RefOrder>
  </b:Source>
  <b:Source>
    <b:Tag>Wik202</b:Tag>
    <b:SourceType>InternetSite</b:SourceType>
    <b:Guid>{CD4A8074-6943-44CA-9948-7BED50534D3C}</b:Guid>
    <b:Author>
      <b:Author>
        <b:NameList>
          <b:Person>
            <b:Last>Wikipedia</b:Last>
          </b:Person>
        </b:NameList>
      </b:Author>
    </b:Author>
    <b:Title>Elasticsearch</b:Title>
    <b:Year>2020</b:Year>
    <b:Month>03</b:Month>
    <b:Day>03</b:Day>
    <b:YearAccessed>2020</b:YearAccessed>
    <b:MonthAccessed>04</b:MonthAccessed>
    <b:DayAccessed>19</b:DayAccessed>
    <b:URL>https://es.wikipedia.org/wiki/Elasticsearch</b:URL>
    <b:RefOrder>26</b:RefOrder>
  </b:Source>
  <b:Source>
    <b:Tag>Ela201</b:Tag>
    <b:SourceType>InternetSite</b:SourceType>
    <b:Guid>{36D52994-7347-4D3E-9C1E-5CA40F4C9A53}</b:Guid>
    <b:Author>
      <b:Author>
        <b:NameList>
          <b:Person>
            <b:Last>Elastic</b:Last>
          </b:Person>
        </b:NameList>
      </b:Author>
    </b:Author>
    <b:Title>¿Qué es Kibana?</b:Title>
    <b:YearAccessed>2020</b:YearAccessed>
    <b:MonthAccessed>04</b:MonthAccessed>
    <b:DayAccessed>23</b:DayAccessed>
    <b:URL>https://www.elastic.co/es/what-is/kibana</b:URL>
    <b:RefOrder>27</b:RefOrder>
  </b:Source>
  <b:Source>
    <b:Tag>And203</b:Tag>
    <b:SourceType>InternetSite</b:SourceType>
    <b:Guid>{948CD3E1-4514-408A-884A-EBE752D14B7E}</b:Guid>
    <b:Author>
      <b:Author>
        <b:NameList>
          <b:Person>
            <b:Last>Developers</b:Last>
            <b:First>Android</b:First>
          </b:Person>
        </b:NameList>
      </b:Author>
    </b:Author>
    <b:Title>Acerca de los paquetes Android App Bundle</b:Title>
    <b:YearAccessed>2020</b:YearAccessed>
    <b:MonthAccessed>04</b:MonthAccessed>
    <b:DayAccessed>28</b:DayAccessed>
    <b:URL>https://developer.android.com/guide/app-bundle?hl=es</b:URL>
    <b:RefOrder>31</b:RefOrder>
  </b:Source>
  <b:Source>
    <b:Tag>Bel19</b:Tag>
    <b:SourceType>InternetSite</b:SourceType>
    <b:Guid>{03CFFABB-0A8D-43CC-AE6B-B5F513EA064E}</b:Guid>
    <b:Author>
      <b:Author>
        <b:NameList>
          <b:Person>
            <b:Last>Afonso</b:Last>
            <b:First>Belén</b:First>
          </b:Person>
        </b:NameList>
      </b:Author>
    </b:Author>
    <b:Title>Las aplicaciones que deberían preocuparte son estas y no FaceApp</b:Title>
    <b:ProductionCompany>Revista GQ</b:ProductionCompany>
    <b:Year>2019</b:Year>
    <b:Month>07</b:Month>
    <b:Day>19</b:Day>
    <b:YearAccessed>2020</b:YearAccessed>
    <b:MonthAccessed>11</b:MonthAccessed>
    <b:DayAccessed>05</b:DayAccessed>
    <b:URL>https://www.revistagq.com/noticias/articulo/cuales-son-las-aplicaciones-que-venden-mis-datos-a-terceros-faceapp</b:URL>
    <b:RefOrder>3</b:RefOrder>
  </b:Source>
  <b:Source>
    <b:Tag>Bea19</b:Tag>
    <b:SourceType>Misc</b:SourceType>
    <b:Guid>{1E8219B9-002B-4766-B6A0-FC4C0034E905}</b:Guid>
    <b:Title>Desarrollo de una prueba de concepto para el análisis estático de aplicaciones móviles enfocado a la detección de fugas de información personal</b:Title>
    <b:Year>25/06/2019</b:Year>
    <b:City>Madrid</b:City>
    <b:Author>
      <b:Author>
        <b:NameList>
          <b:Person>
            <b:Last>Beamud</b:Last>
            <b:First>Esperanza</b:First>
            <b:Middle>Zamora</b:Middle>
          </b:Person>
        </b:NameList>
      </b:Author>
    </b:Author>
    <b:RefOrder>4</b:RefOrder>
  </b:Source>
  <b:Source>
    <b:Tag>Luc19</b:Tag>
    <b:SourceType>Misc</b:SourceType>
    <b:Guid>{79EFB3CA-815D-47F8-981D-8ECBDF330CF4}</b:Guid>
    <b:Author>
      <b:Author>
        <b:NameList>
          <b:Person>
            <b:Last>Laverón</b:Last>
            <b:First>Lucas</b:First>
            <b:Middle>Maria Tomé</b:Middle>
          </b:Person>
        </b:NameList>
      </b:Author>
    </b:Author>
    <b:Title>Development of a system for traffic analysis of smartphone apps for private data exfiltration detection</b:Title>
    <b:Year>25/06/2019</b:Year>
    <b:City>Madrid</b:City>
    <b:RefOrder>5</b:RefOrder>
  </b:Source>
  <b:Source>
    <b:Tag>Ser19</b:Tag>
    <b:SourceType>Misc</b:SourceType>
    <b:Guid>{768241BC-AAD1-4744-A985-ECD66F40912F}</b:Guid>
    <b:Author>
      <b:Author>
        <b:NameList>
          <b:Person>
            <b:Last>García</b:Last>
            <b:First>Sergio</b:First>
            <b:Middle>Framiñán</b:Middle>
          </b:Person>
        </b:NameList>
      </b:Author>
    </b:Author>
    <b:Title>Desarrollo de una prueba de concepto para la detección y circunvalación de mecanismos de comprobación de certificados digitales en aplicaciones Android</b:Title>
    <b:Year>2019</b:Year>
    <b:City>Madrid</b:City>
    <b:RefOrder>6</b:RefOrder>
  </b:Source>
</b:Sources>
</file>

<file path=customXml/itemProps1.xml><?xml version="1.0" encoding="utf-8"?>
<ds:datastoreItem xmlns:ds="http://schemas.openxmlformats.org/officeDocument/2006/customXml" ds:itemID="{D44094DA-ABBE-4448-B004-2989680DDC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1384</TotalTime>
  <Pages>63</Pages>
  <Words>14700</Words>
  <Characters>80853</Characters>
  <Application>Microsoft Office Word</Application>
  <DocSecurity>0</DocSecurity>
  <Lines>673</Lines>
  <Paragraphs>190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95363</CharactersWithSpaces>
  <SharedDoc>false</SharedDoc>
  <HLinks>
    <vt:vector size="840" baseType="variant">
      <vt:variant>
        <vt:i4>7667721</vt:i4>
      </vt:variant>
      <vt:variant>
        <vt:i4>1941</vt:i4>
      </vt:variant>
      <vt:variant>
        <vt:i4>0</vt:i4>
      </vt:variant>
      <vt:variant>
        <vt:i4>5</vt:i4>
      </vt:variant>
      <vt:variant>
        <vt:lpwstr>http://docs.ros.org/kinetic/api/geometry_msgs/html/msg/Vector3.html</vt:lpwstr>
      </vt:variant>
      <vt:variant>
        <vt:lpwstr/>
      </vt:variant>
      <vt:variant>
        <vt:i4>7667721</vt:i4>
      </vt:variant>
      <vt:variant>
        <vt:i4>1938</vt:i4>
      </vt:variant>
      <vt:variant>
        <vt:i4>0</vt:i4>
      </vt:variant>
      <vt:variant>
        <vt:i4>5</vt:i4>
      </vt:variant>
      <vt:variant>
        <vt:lpwstr>http://docs.ros.org/kinetic/api/geometry_msgs/html/msg/Vector3.html</vt:lpwstr>
      </vt:variant>
      <vt:variant>
        <vt:lpwstr/>
      </vt:variant>
      <vt:variant>
        <vt:i4>3670024</vt:i4>
      </vt:variant>
      <vt:variant>
        <vt:i4>1923</vt:i4>
      </vt:variant>
      <vt:variant>
        <vt:i4>0</vt:i4>
      </vt:variant>
      <vt:variant>
        <vt:i4>5</vt:i4>
      </vt:variant>
      <vt:variant>
        <vt:lpwstr>http://docs.ros.org/kinetic/api/geometry_msgs/html/msg/TwistWithCovariance.html</vt:lpwstr>
      </vt:variant>
      <vt:variant>
        <vt:lpwstr/>
      </vt:variant>
      <vt:variant>
        <vt:i4>6946898</vt:i4>
      </vt:variant>
      <vt:variant>
        <vt:i4>1920</vt:i4>
      </vt:variant>
      <vt:variant>
        <vt:i4>0</vt:i4>
      </vt:variant>
      <vt:variant>
        <vt:i4>5</vt:i4>
      </vt:variant>
      <vt:variant>
        <vt:lpwstr>http://docs.ros.org/kinetic/api/geometry_msgs/html/msg/PoseWithCovariance.html</vt:lpwstr>
      </vt:variant>
      <vt:variant>
        <vt:lpwstr/>
      </vt:variant>
      <vt:variant>
        <vt:i4>2097168</vt:i4>
      </vt:variant>
      <vt:variant>
        <vt:i4>1917</vt:i4>
      </vt:variant>
      <vt:variant>
        <vt:i4>0</vt:i4>
      </vt:variant>
      <vt:variant>
        <vt:i4>5</vt:i4>
      </vt:variant>
      <vt:variant>
        <vt:lpwstr>http://docs.ros.org/kinetic/api/std_msgs/html/msg/Header.html</vt:lpwstr>
      </vt:variant>
      <vt:variant>
        <vt:lpwstr/>
      </vt:variant>
      <vt:variant>
        <vt:i4>1507385</vt:i4>
      </vt:variant>
      <vt:variant>
        <vt:i4>809</vt:i4>
      </vt:variant>
      <vt:variant>
        <vt:i4>0</vt:i4>
      </vt:variant>
      <vt:variant>
        <vt:i4>5</vt:i4>
      </vt:variant>
      <vt:variant>
        <vt:lpwstr/>
      </vt:variant>
      <vt:variant>
        <vt:lpwstr>_Toc515386142</vt:lpwstr>
      </vt:variant>
      <vt:variant>
        <vt:i4>1507385</vt:i4>
      </vt:variant>
      <vt:variant>
        <vt:i4>803</vt:i4>
      </vt:variant>
      <vt:variant>
        <vt:i4>0</vt:i4>
      </vt:variant>
      <vt:variant>
        <vt:i4>5</vt:i4>
      </vt:variant>
      <vt:variant>
        <vt:lpwstr/>
      </vt:variant>
      <vt:variant>
        <vt:lpwstr>_Toc515386141</vt:lpwstr>
      </vt:variant>
      <vt:variant>
        <vt:i4>1507385</vt:i4>
      </vt:variant>
      <vt:variant>
        <vt:i4>797</vt:i4>
      </vt:variant>
      <vt:variant>
        <vt:i4>0</vt:i4>
      </vt:variant>
      <vt:variant>
        <vt:i4>5</vt:i4>
      </vt:variant>
      <vt:variant>
        <vt:lpwstr/>
      </vt:variant>
      <vt:variant>
        <vt:lpwstr>_Toc515386140</vt:lpwstr>
      </vt:variant>
      <vt:variant>
        <vt:i4>1048633</vt:i4>
      </vt:variant>
      <vt:variant>
        <vt:i4>791</vt:i4>
      </vt:variant>
      <vt:variant>
        <vt:i4>0</vt:i4>
      </vt:variant>
      <vt:variant>
        <vt:i4>5</vt:i4>
      </vt:variant>
      <vt:variant>
        <vt:lpwstr/>
      </vt:variant>
      <vt:variant>
        <vt:lpwstr>_Toc515386139</vt:lpwstr>
      </vt:variant>
      <vt:variant>
        <vt:i4>1048633</vt:i4>
      </vt:variant>
      <vt:variant>
        <vt:i4>785</vt:i4>
      </vt:variant>
      <vt:variant>
        <vt:i4>0</vt:i4>
      </vt:variant>
      <vt:variant>
        <vt:i4>5</vt:i4>
      </vt:variant>
      <vt:variant>
        <vt:lpwstr/>
      </vt:variant>
      <vt:variant>
        <vt:lpwstr>_Toc515386138</vt:lpwstr>
      </vt:variant>
      <vt:variant>
        <vt:i4>1048633</vt:i4>
      </vt:variant>
      <vt:variant>
        <vt:i4>779</vt:i4>
      </vt:variant>
      <vt:variant>
        <vt:i4>0</vt:i4>
      </vt:variant>
      <vt:variant>
        <vt:i4>5</vt:i4>
      </vt:variant>
      <vt:variant>
        <vt:lpwstr/>
      </vt:variant>
      <vt:variant>
        <vt:lpwstr>_Toc515386137</vt:lpwstr>
      </vt:variant>
      <vt:variant>
        <vt:i4>1048633</vt:i4>
      </vt:variant>
      <vt:variant>
        <vt:i4>773</vt:i4>
      </vt:variant>
      <vt:variant>
        <vt:i4>0</vt:i4>
      </vt:variant>
      <vt:variant>
        <vt:i4>5</vt:i4>
      </vt:variant>
      <vt:variant>
        <vt:lpwstr/>
      </vt:variant>
      <vt:variant>
        <vt:lpwstr>_Toc515386136</vt:lpwstr>
      </vt:variant>
      <vt:variant>
        <vt:i4>1048633</vt:i4>
      </vt:variant>
      <vt:variant>
        <vt:i4>767</vt:i4>
      </vt:variant>
      <vt:variant>
        <vt:i4>0</vt:i4>
      </vt:variant>
      <vt:variant>
        <vt:i4>5</vt:i4>
      </vt:variant>
      <vt:variant>
        <vt:lpwstr/>
      </vt:variant>
      <vt:variant>
        <vt:lpwstr>_Toc515386135</vt:lpwstr>
      </vt:variant>
      <vt:variant>
        <vt:i4>1048633</vt:i4>
      </vt:variant>
      <vt:variant>
        <vt:i4>761</vt:i4>
      </vt:variant>
      <vt:variant>
        <vt:i4>0</vt:i4>
      </vt:variant>
      <vt:variant>
        <vt:i4>5</vt:i4>
      </vt:variant>
      <vt:variant>
        <vt:lpwstr/>
      </vt:variant>
      <vt:variant>
        <vt:lpwstr>_Toc515386134</vt:lpwstr>
      </vt:variant>
      <vt:variant>
        <vt:i4>1048633</vt:i4>
      </vt:variant>
      <vt:variant>
        <vt:i4>755</vt:i4>
      </vt:variant>
      <vt:variant>
        <vt:i4>0</vt:i4>
      </vt:variant>
      <vt:variant>
        <vt:i4>5</vt:i4>
      </vt:variant>
      <vt:variant>
        <vt:lpwstr/>
      </vt:variant>
      <vt:variant>
        <vt:lpwstr>_Toc515386133</vt:lpwstr>
      </vt:variant>
      <vt:variant>
        <vt:i4>1048633</vt:i4>
      </vt:variant>
      <vt:variant>
        <vt:i4>749</vt:i4>
      </vt:variant>
      <vt:variant>
        <vt:i4>0</vt:i4>
      </vt:variant>
      <vt:variant>
        <vt:i4>5</vt:i4>
      </vt:variant>
      <vt:variant>
        <vt:lpwstr/>
      </vt:variant>
      <vt:variant>
        <vt:lpwstr>_Toc515386132</vt:lpwstr>
      </vt:variant>
      <vt:variant>
        <vt:i4>1048633</vt:i4>
      </vt:variant>
      <vt:variant>
        <vt:i4>743</vt:i4>
      </vt:variant>
      <vt:variant>
        <vt:i4>0</vt:i4>
      </vt:variant>
      <vt:variant>
        <vt:i4>5</vt:i4>
      </vt:variant>
      <vt:variant>
        <vt:lpwstr/>
      </vt:variant>
      <vt:variant>
        <vt:lpwstr>_Toc515386131</vt:lpwstr>
      </vt:variant>
      <vt:variant>
        <vt:i4>1048633</vt:i4>
      </vt:variant>
      <vt:variant>
        <vt:i4>737</vt:i4>
      </vt:variant>
      <vt:variant>
        <vt:i4>0</vt:i4>
      </vt:variant>
      <vt:variant>
        <vt:i4>5</vt:i4>
      </vt:variant>
      <vt:variant>
        <vt:lpwstr/>
      </vt:variant>
      <vt:variant>
        <vt:lpwstr>_Toc515386130</vt:lpwstr>
      </vt:variant>
      <vt:variant>
        <vt:i4>1114169</vt:i4>
      </vt:variant>
      <vt:variant>
        <vt:i4>731</vt:i4>
      </vt:variant>
      <vt:variant>
        <vt:i4>0</vt:i4>
      </vt:variant>
      <vt:variant>
        <vt:i4>5</vt:i4>
      </vt:variant>
      <vt:variant>
        <vt:lpwstr/>
      </vt:variant>
      <vt:variant>
        <vt:lpwstr>_Toc515386129</vt:lpwstr>
      </vt:variant>
      <vt:variant>
        <vt:i4>1114169</vt:i4>
      </vt:variant>
      <vt:variant>
        <vt:i4>725</vt:i4>
      </vt:variant>
      <vt:variant>
        <vt:i4>0</vt:i4>
      </vt:variant>
      <vt:variant>
        <vt:i4>5</vt:i4>
      </vt:variant>
      <vt:variant>
        <vt:lpwstr/>
      </vt:variant>
      <vt:variant>
        <vt:lpwstr>_Toc515386128</vt:lpwstr>
      </vt:variant>
      <vt:variant>
        <vt:i4>1114169</vt:i4>
      </vt:variant>
      <vt:variant>
        <vt:i4>719</vt:i4>
      </vt:variant>
      <vt:variant>
        <vt:i4>0</vt:i4>
      </vt:variant>
      <vt:variant>
        <vt:i4>5</vt:i4>
      </vt:variant>
      <vt:variant>
        <vt:lpwstr/>
      </vt:variant>
      <vt:variant>
        <vt:lpwstr>_Toc515386127</vt:lpwstr>
      </vt:variant>
      <vt:variant>
        <vt:i4>1114169</vt:i4>
      </vt:variant>
      <vt:variant>
        <vt:i4>713</vt:i4>
      </vt:variant>
      <vt:variant>
        <vt:i4>0</vt:i4>
      </vt:variant>
      <vt:variant>
        <vt:i4>5</vt:i4>
      </vt:variant>
      <vt:variant>
        <vt:lpwstr/>
      </vt:variant>
      <vt:variant>
        <vt:lpwstr>_Toc515386126</vt:lpwstr>
      </vt:variant>
      <vt:variant>
        <vt:i4>1114169</vt:i4>
      </vt:variant>
      <vt:variant>
        <vt:i4>707</vt:i4>
      </vt:variant>
      <vt:variant>
        <vt:i4>0</vt:i4>
      </vt:variant>
      <vt:variant>
        <vt:i4>5</vt:i4>
      </vt:variant>
      <vt:variant>
        <vt:lpwstr/>
      </vt:variant>
      <vt:variant>
        <vt:lpwstr>_Toc515386125</vt:lpwstr>
      </vt:variant>
      <vt:variant>
        <vt:i4>1114169</vt:i4>
      </vt:variant>
      <vt:variant>
        <vt:i4>701</vt:i4>
      </vt:variant>
      <vt:variant>
        <vt:i4>0</vt:i4>
      </vt:variant>
      <vt:variant>
        <vt:i4>5</vt:i4>
      </vt:variant>
      <vt:variant>
        <vt:lpwstr/>
      </vt:variant>
      <vt:variant>
        <vt:lpwstr>_Toc515386124</vt:lpwstr>
      </vt:variant>
      <vt:variant>
        <vt:i4>1114169</vt:i4>
      </vt:variant>
      <vt:variant>
        <vt:i4>695</vt:i4>
      </vt:variant>
      <vt:variant>
        <vt:i4>0</vt:i4>
      </vt:variant>
      <vt:variant>
        <vt:i4>5</vt:i4>
      </vt:variant>
      <vt:variant>
        <vt:lpwstr/>
      </vt:variant>
      <vt:variant>
        <vt:lpwstr>_Toc515386123</vt:lpwstr>
      </vt:variant>
      <vt:variant>
        <vt:i4>1114169</vt:i4>
      </vt:variant>
      <vt:variant>
        <vt:i4>689</vt:i4>
      </vt:variant>
      <vt:variant>
        <vt:i4>0</vt:i4>
      </vt:variant>
      <vt:variant>
        <vt:i4>5</vt:i4>
      </vt:variant>
      <vt:variant>
        <vt:lpwstr/>
      </vt:variant>
      <vt:variant>
        <vt:lpwstr>_Toc515386122</vt:lpwstr>
      </vt:variant>
      <vt:variant>
        <vt:i4>1114169</vt:i4>
      </vt:variant>
      <vt:variant>
        <vt:i4>683</vt:i4>
      </vt:variant>
      <vt:variant>
        <vt:i4>0</vt:i4>
      </vt:variant>
      <vt:variant>
        <vt:i4>5</vt:i4>
      </vt:variant>
      <vt:variant>
        <vt:lpwstr/>
      </vt:variant>
      <vt:variant>
        <vt:lpwstr>_Toc515386121</vt:lpwstr>
      </vt:variant>
      <vt:variant>
        <vt:i4>1114169</vt:i4>
      </vt:variant>
      <vt:variant>
        <vt:i4>677</vt:i4>
      </vt:variant>
      <vt:variant>
        <vt:i4>0</vt:i4>
      </vt:variant>
      <vt:variant>
        <vt:i4>5</vt:i4>
      </vt:variant>
      <vt:variant>
        <vt:lpwstr/>
      </vt:variant>
      <vt:variant>
        <vt:lpwstr>_Toc515386120</vt:lpwstr>
      </vt:variant>
      <vt:variant>
        <vt:i4>1179705</vt:i4>
      </vt:variant>
      <vt:variant>
        <vt:i4>671</vt:i4>
      </vt:variant>
      <vt:variant>
        <vt:i4>0</vt:i4>
      </vt:variant>
      <vt:variant>
        <vt:i4>5</vt:i4>
      </vt:variant>
      <vt:variant>
        <vt:lpwstr/>
      </vt:variant>
      <vt:variant>
        <vt:lpwstr>_Toc515386119</vt:lpwstr>
      </vt:variant>
      <vt:variant>
        <vt:i4>1179705</vt:i4>
      </vt:variant>
      <vt:variant>
        <vt:i4>665</vt:i4>
      </vt:variant>
      <vt:variant>
        <vt:i4>0</vt:i4>
      </vt:variant>
      <vt:variant>
        <vt:i4>5</vt:i4>
      </vt:variant>
      <vt:variant>
        <vt:lpwstr/>
      </vt:variant>
      <vt:variant>
        <vt:lpwstr>_Toc515386118</vt:lpwstr>
      </vt:variant>
      <vt:variant>
        <vt:i4>1179705</vt:i4>
      </vt:variant>
      <vt:variant>
        <vt:i4>659</vt:i4>
      </vt:variant>
      <vt:variant>
        <vt:i4>0</vt:i4>
      </vt:variant>
      <vt:variant>
        <vt:i4>5</vt:i4>
      </vt:variant>
      <vt:variant>
        <vt:lpwstr/>
      </vt:variant>
      <vt:variant>
        <vt:lpwstr>_Toc515386117</vt:lpwstr>
      </vt:variant>
      <vt:variant>
        <vt:i4>1179705</vt:i4>
      </vt:variant>
      <vt:variant>
        <vt:i4>653</vt:i4>
      </vt:variant>
      <vt:variant>
        <vt:i4>0</vt:i4>
      </vt:variant>
      <vt:variant>
        <vt:i4>5</vt:i4>
      </vt:variant>
      <vt:variant>
        <vt:lpwstr/>
      </vt:variant>
      <vt:variant>
        <vt:lpwstr>_Toc515386116</vt:lpwstr>
      </vt:variant>
      <vt:variant>
        <vt:i4>1179705</vt:i4>
      </vt:variant>
      <vt:variant>
        <vt:i4>647</vt:i4>
      </vt:variant>
      <vt:variant>
        <vt:i4>0</vt:i4>
      </vt:variant>
      <vt:variant>
        <vt:i4>5</vt:i4>
      </vt:variant>
      <vt:variant>
        <vt:lpwstr/>
      </vt:variant>
      <vt:variant>
        <vt:lpwstr>_Toc515386115</vt:lpwstr>
      </vt:variant>
      <vt:variant>
        <vt:i4>1179705</vt:i4>
      </vt:variant>
      <vt:variant>
        <vt:i4>641</vt:i4>
      </vt:variant>
      <vt:variant>
        <vt:i4>0</vt:i4>
      </vt:variant>
      <vt:variant>
        <vt:i4>5</vt:i4>
      </vt:variant>
      <vt:variant>
        <vt:lpwstr/>
      </vt:variant>
      <vt:variant>
        <vt:lpwstr>_Toc515386114</vt:lpwstr>
      </vt:variant>
      <vt:variant>
        <vt:i4>1179705</vt:i4>
      </vt:variant>
      <vt:variant>
        <vt:i4>635</vt:i4>
      </vt:variant>
      <vt:variant>
        <vt:i4>0</vt:i4>
      </vt:variant>
      <vt:variant>
        <vt:i4>5</vt:i4>
      </vt:variant>
      <vt:variant>
        <vt:lpwstr/>
      </vt:variant>
      <vt:variant>
        <vt:lpwstr>_Toc515386113</vt:lpwstr>
      </vt:variant>
      <vt:variant>
        <vt:i4>1179705</vt:i4>
      </vt:variant>
      <vt:variant>
        <vt:i4>629</vt:i4>
      </vt:variant>
      <vt:variant>
        <vt:i4>0</vt:i4>
      </vt:variant>
      <vt:variant>
        <vt:i4>5</vt:i4>
      </vt:variant>
      <vt:variant>
        <vt:lpwstr/>
      </vt:variant>
      <vt:variant>
        <vt:lpwstr>_Toc515386112</vt:lpwstr>
      </vt:variant>
      <vt:variant>
        <vt:i4>1245242</vt:i4>
      </vt:variant>
      <vt:variant>
        <vt:i4>620</vt:i4>
      </vt:variant>
      <vt:variant>
        <vt:i4>0</vt:i4>
      </vt:variant>
      <vt:variant>
        <vt:i4>5</vt:i4>
      </vt:variant>
      <vt:variant>
        <vt:lpwstr/>
      </vt:variant>
      <vt:variant>
        <vt:lpwstr>_Toc515386202</vt:lpwstr>
      </vt:variant>
      <vt:variant>
        <vt:i4>1245242</vt:i4>
      </vt:variant>
      <vt:variant>
        <vt:i4>614</vt:i4>
      </vt:variant>
      <vt:variant>
        <vt:i4>0</vt:i4>
      </vt:variant>
      <vt:variant>
        <vt:i4>5</vt:i4>
      </vt:variant>
      <vt:variant>
        <vt:lpwstr/>
      </vt:variant>
      <vt:variant>
        <vt:lpwstr>_Toc515386201</vt:lpwstr>
      </vt:variant>
      <vt:variant>
        <vt:i4>1245242</vt:i4>
      </vt:variant>
      <vt:variant>
        <vt:i4>608</vt:i4>
      </vt:variant>
      <vt:variant>
        <vt:i4>0</vt:i4>
      </vt:variant>
      <vt:variant>
        <vt:i4>5</vt:i4>
      </vt:variant>
      <vt:variant>
        <vt:lpwstr/>
      </vt:variant>
      <vt:variant>
        <vt:lpwstr>_Toc515386200</vt:lpwstr>
      </vt:variant>
      <vt:variant>
        <vt:i4>1703993</vt:i4>
      </vt:variant>
      <vt:variant>
        <vt:i4>602</vt:i4>
      </vt:variant>
      <vt:variant>
        <vt:i4>0</vt:i4>
      </vt:variant>
      <vt:variant>
        <vt:i4>5</vt:i4>
      </vt:variant>
      <vt:variant>
        <vt:lpwstr/>
      </vt:variant>
      <vt:variant>
        <vt:lpwstr>_Toc515386199</vt:lpwstr>
      </vt:variant>
      <vt:variant>
        <vt:i4>1703993</vt:i4>
      </vt:variant>
      <vt:variant>
        <vt:i4>596</vt:i4>
      </vt:variant>
      <vt:variant>
        <vt:i4>0</vt:i4>
      </vt:variant>
      <vt:variant>
        <vt:i4>5</vt:i4>
      </vt:variant>
      <vt:variant>
        <vt:lpwstr/>
      </vt:variant>
      <vt:variant>
        <vt:lpwstr>_Toc515386198</vt:lpwstr>
      </vt:variant>
      <vt:variant>
        <vt:i4>1703993</vt:i4>
      </vt:variant>
      <vt:variant>
        <vt:i4>590</vt:i4>
      </vt:variant>
      <vt:variant>
        <vt:i4>0</vt:i4>
      </vt:variant>
      <vt:variant>
        <vt:i4>5</vt:i4>
      </vt:variant>
      <vt:variant>
        <vt:lpwstr/>
      </vt:variant>
      <vt:variant>
        <vt:lpwstr>_Toc515386197</vt:lpwstr>
      </vt:variant>
      <vt:variant>
        <vt:i4>1703993</vt:i4>
      </vt:variant>
      <vt:variant>
        <vt:i4>584</vt:i4>
      </vt:variant>
      <vt:variant>
        <vt:i4>0</vt:i4>
      </vt:variant>
      <vt:variant>
        <vt:i4>5</vt:i4>
      </vt:variant>
      <vt:variant>
        <vt:lpwstr/>
      </vt:variant>
      <vt:variant>
        <vt:lpwstr>_Toc515386196</vt:lpwstr>
      </vt:variant>
      <vt:variant>
        <vt:i4>1703993</vt:i4>
      </vt:variant>
      <vt:variant>
        <vt:i4>578</vt:i4>
      </vt:variant>
      <vt:variant>
        <vt:i4>0</vt:i4>
      </vt:variant>
      <vt:variant>
        <vt:i4>5</vt:i4>
      </vt:variant>
      <vt:variant>
        <vt:lpwstr/>
      </vt:variant>
      <vt:variant>
        <vt:lpwstr>_Toc515386195</vt:lpwstr>
      </vt:variant>
      <vt:variant>
        <vt:i4>1703993</vt:i4>
      </vt:variant>
      <vt:variant>
        <vt:i4>572</vt:i4>
      </vt:variant>
      <vt:variant>
        <vt:i4>0</vt:i4>
      </vt:variant>
      <vt:variant>
        <vt:i4>5</vt:i4>
      </vt:variant>
      <vt:variant>
        <vt:lpwstr/>
      </vt:variant>
      <vt:variant>
        <vt:lpwstr>_Toc515386194</vt:lpwstr>
      </vt:variant>
      <vt:variant>
        <vt:i4>1703993</vt:i4>
      </vt:variant>
      <vt:variant>
        <vt:i4>566</vt:i4>
      </vt:variant>
      <vt:variant>
        <vt:i4>0</vt:i4>
      </vt:variant>
      <vt:variant>
        <vt:i4>5</vt:i4>
      </vt:variant>
      <vt:variant>
        <vt:lpwstr/>
      </vt:variant>
      <vt:variant>
        <vt:lpwstr>_Toc515386193</vt:lpwstr>
      </vt:variant>
      <vt:variant>
        <vt:i4>1703993</vt:i4>
      </vt:variant>
      <vt:variant>
        <vt:i4>560</vt:i4>
      </vt:variant>
      <vt:variant>
        <vt:i4>0</vt:i4>
      </vt:variant>
      <vt:variant>
        <vt:i4>5</vt:i4>
      </vt:variant>
      <vt:variant>
        <vt:lpwstr/>
      </vt:variant>
      <vt:variant>
        <vt:lpwstr>_Toc515386192</vt:lpwstr>
      </vt:variant>
      <vt:variant>
        <vt:i4>1703993</vt:i4>
      </vt:variant>
      <vt:variant>
        <vt:i4>554</vt:i4>
      </vt:variant>
      <vt:variant>
        <vt:i4>0</vt:i4>
      </vt:variant>
      <vt:variant>
        <vt:i4>5</vt:i4>
      </vt:variant>
      <vt:variant>
        <vt:lpwstr/>
      </vt:variant>
      <vt:variant>
        <vt:lpwstr>_Toc515386191</vt:lpwstr>
      </vt:variant>
      <vt:variant>
        <vt:i4>1703993</vt:i4>
      </vt:variant>
      <vt:variant>
        <vt:i4>548</vt:i4>
      </vt:variant>
      <vt:variant>
        <vt:i4>0</vt:i4>
      </vt:variant>
      <vt:variant>
        <vt:i4>5</vt:i4>
      </vt:variant>
      <vt:variant>
        <vt:lpwstr/>
      </vt:variant>
      <vt:variant>
        <vt:lpwstr>_Toc515386190</vt:lpwstr>
      </vt:variant>
      <vt:variant>
        <vt:i4>1769529</vt:i4>
      </vt:variant>
      <vt:variant>
        <vt:i4>542</vt:i4>
      </vt:variant>
      <vt:variant>
        <vt:i4>0</vt:i4>
      </vt:variant>
      <vt:variant>
        <vt:i4>5</vt:i4>
      </vt:variant>
      <vt:variant>
        <vt:lpwstr/>
      </vt:variant>
      <vt:variant>
        <vt:lpwstr>_Toc515386189</vt:lpwstr>
      </vt:variant>
      <vt:variant>
        <vt:i4>1769529</vt:i4>
      </vt:variant>
      <vt:variant>
        <vt:i4>536</vt:i4>
      </vt:variant>
      <vt:variant>
        <vt:i4>0</vt:i4>
      </vt:variant>
      <vt:variant>
        <vt:i4>5</vt:i4>
      </vt:variant>
      <vt:variant>
        <vt:lpwstr/>
      </vt:variant>
      <vt:variant>
        <vt:lpwstr>_Toc515386188</vt:lpwstr>
      </vt:variant>
      <vt:variant>
        <vt:i4>1769529</vt:i4>
      </vt:variant>
      <vt:variant>
        <vt:i4>530</vt:i4>
      </vt:variant>
      <vt:variant>
        <vt:i4>0</vt:i4>
      </vt:variant>
      <vt:variant>
        <vt:i4>5</vt:i4>
      </vt:variant>
      <vt:variant>
        <vt:lpwstr/>
      </vt:variant>
      <vt:variant>
        <vt:lpwstr>_Toc515386187</vt:lpwstr>
      </vt:variant>
      <vt:variant>
        <vt:i4>1769529</vt:i4>
      </vt:variant>
      <vt:variant>
        <vt:i4>524</vt:i4>
      </vt:variant>
      <vt:variant>
        <vt:i4>0</vt:i4>
      </vt:variant>
      <vt:variant>
        <vt:i4>5</vt:i4>
      </vt:variant>
      <vt:variant>
        <vt:lpwstr/>
      </vt:variant>
      <vt:variant>
        <vt:lpwstr>_Toc515386186</vt:lpwstr>
      </vt:variant>
      <vt:variant>
        <vt:i4>1769529</vt:i4>
      </vt:variant>
      <vt:variant>
        <vt:i4>518</vt:i4>
      </vt:variant>
      <vt:variant>
        <vt:i4>0</vt:i4>
      </vt:variant>
      <vt:variant>
        <vt:i4>5</vt:i4>
      </vt:variant>
      <vt:variant>
        <vt:lpwstr/>
      </vt:variant>
      <vt:variant>
        <vt:lpwstr>_Toc515386185</vt:lpwstr>
      </vt:variant>
      <vt:variant>
        <vt:i4>1769529</vt:i4>
      </vt:variant>
      <vt:variant>
        <vt:i4>512</vt:i4>
      </vt:variant>
      <vt:variant>
        <vt:i4>0</vt:i4>
      </vt:variant>
      <vt:variant>
        <vt:i4>5</vt:i4>
      </vt:variant>
      <vt:variant>
        <vt:lpwstr/>
      </vt:variant>
      <vt:variant>
        <vt:lpwstr>_Toc515386184</vt:lpwstr>
      </vt:variant>
      <vt:variant>
        <vt:i4>1769529</vt:i4>
      </vt:variant>
      <vt:variant>
        <vt:i4>506</vt:i4>
      </vt:variant>
      <vt:variant>
        <vt:i4>0</vt:i4>
      </vt:variant>
      <vt:variant>
        <vt:i4>5</vt:i4>
      </vt:variant>
      <vt:variant>
        <vt:lpwstr/>
      </vt:variant>
      <vt:variant>
        <vt:lpwstr>_Toc515386183</vt:lpwstr>
      </vt:variant>
      <vt:variant>
        <vt:i4>1769529</vt:i4>
      </vt:variant>
      <vt:variant>
        <vt:i4>500</vt:i4>
      </vt:variant>
      <vt:variant>
        <vt:i4>0</vt:i4>
      </vt:variant>
      <vt:variant>
        <vt:i4>5</vt:i4>
      </vt:variant>
      <vt:variant>
        <vt:lpwstr/>
      </vt:variant>
      <vt:variant>
        <vt:lpwstr>_Toc515386182</vt:lpwstr>
      </vt:variant>
      <vt:variant>
        <vt:i4>1769529</vt:i4>
      </vt:variant>
      <vt:variant>
        <vt:i4>494</vt:i4>
      </vt:variant>
      <vt:variant>
        <vt:i4>0</vt:i4>
      </vt:variant>
      <vt:variant>
        <vt:i4>5</vt:i4>
      </vt:variant>
      <vt:variant>
        <vt:lpwstr/>
      </vt:variant>
      <vt:variant>
        <vt:lpwstr>_Toc515386181</vt:lpwstr>
      </vt:variant>
      <vt:variant>
        <vt:i4>1769529</vt:i4>
      </vt:variant>
      <vt:variant>
        <vt:i4>488</vt:i4>
      </vt:variant>
      <vt:variant>
        <vt:i4>0</vt:i4>
      </vt:variant>
      <vt:variant>
        <vt:i4>5</vt:i4>
      </vt:variant>
      <vt:variant>
        <vt:lpwstr/>
      </vt:variant>
      <vt:variant>
        <vt:lpwstr>_Toc515386180</vt:lpwstr>
      </vt:variant>
      <vt:variant>
        <vt:i4>1310777</vt:i4>
      </vt:variant>
      <vt:variant>
        <vt:i4>482</vt:i4>
      </vt:variant>
      <vt:variant>
        <vt:i4>0</vt:i4>
      </vt:variant>
      <vt:variant>
        <vt:i4>5</vt:i4>
      </vt:variant>
      <vt:variant>
        <vt:lpwstr/>
      </vt:variant>
      <vt:variant>
        <vt:lpwstr>_Toc515386179</vt:lpwstr>
      </vt:variant>
      <vt:variant>
        <vt:i4>1310777</vt:i4>
      </vt:variant>
      <vt:variant>
        <vt:i4>476</vt:i4>
      </vt:variant>
      <vt:variant>
        <vt:i4>0</vt:i4>
      </vt:variant>
      <vt:variant>
        <vt:i4>5</vt:i4>
      </vt:variant>
      <vt:variant>
        <vt:lpwstr/>
      </vt:variant>
      <vt:variant>
        <vt:lpwstr>_Toc515386178</vt:lpwstr>
      </vt:variant>
      <vt:variant>
        <vt:i4>1310777</vt:i4>
      </vt:variant>
      <vt:variant>
        <vt:i4>470</vt:i4>
      </vt:variant>
      <vt:variant>
        <vt:i4>0</vt:i4>
      </vt:variant>
      <vt:variant>
        <vt:i4>5</vt:i4>
      </vt:variant>
      <vt:variant>
        <vt:lpwstr/>
      </vt:variant>
      <vt:variant>
        <vt:lpwstr>_Toc515386177</vt:lpwstr>
      </vt:variant>
      <vt:variant>
        <vt:i4>1310777</vt:i4>
      </vt:variant>
      <vt:variant>
        <vt:i4>464</vt:i4>
      </vt:variant>
      <vt:variant>
        <vt:i4>0</vt:i4>
      </vt:variant>
      <vt:variant>
        <vt:i4>5</vt:i4>
      </vt:variant>
      <vt:variant>
        <vt:lpwstr/>
      </vt:variant>
      <vt:variant>
        <vt:lpwstr>_Toc515386176</vt:lpwstr>
      </vt:variant>
      <vt:variant>
        <vt:i4>1310777</vt:i4>
      </vt:variant>
      <vt:variant>
        <vt:i4>458</vt:i4>
      </vt:variant>
      <vt:variant>
        <vt:i4>0</vt:i4>
      </vt:variant>
      <vt:variant>
        <vt:i4>5</vt:i4>
      </vt:variant>
      <vt:variant>
        <vt:lpwstr/>
      </vt:variant>
      <vt:variant>
        <vt:lpwstr>_Toc515386175</vt:lpwstr>
      </vt:variant>
      <vt:variant>
        <vt:i4>1310777</vt:i4>
      </vt:variant>
      <vt:variant>
        <vt:i4>452</vt:i4>
      </vt:variant>
      <vt:variant>
        <vt:i4>0</vt:i4>
      </vt:variant>
      <vt:variant>
        <vt:i4>5</vt:i4>
      </vt:variant>
      <vt:variant>
        <vt:lpwstr/>
      </vt:variant>
      <vt:variant>
        <vt:lpwstr>_Toc515386174</vt:lpwstr>
      </vt:variant>
      <vt:variant>
        <vt:i4>1310777</vt:i4>
      </vt:variant>
      <vt:variant>
        <vt:i4>446</vt:i4>
      </vt:variant>
      <vt:variant>
        <vt:i4>0</vt:i4>
      </vt:variant>
      <vt:variant>
        <vt:i4>5</vt:i4>
      </vt:variant>
      <vt:variant>
        <vt:lpwstr/>
      </vt:variant>
      <vt:variant>
        <vt:lpwstr>_Toc515386173</vt:lpwstr>
      </vt:variant>
      <vt:variant>
        <vt:i4>1245243</vt:i4>
      </vt:variant>
      <vt:variant>
        <vt:i4>437</vt:i4>
      </vt:variant>
      <vt:variant>
        <vt:i4>0</vt:i4>
      </vt:variant>
      <vt:variant>
        <vt:i4>5</vt:i4>
      </vt:variant>
      <vt:variant>
        <vt:lpwstr/>
      </vt:variant>
      <vt:variant>
        <vt:lpwstr>_Toc515282351</vt:lpwstr>
      </vt:variant>
      <vt:variant>
        <vt:i4>1245243</vt:i4>
      </vt:variant>
      <vt:variant>
        <vt:i4>431</vt:i4>
      </vt:variant>
      <vt:variant>
        <vt:i4>0</vt:i4>
      </vt:variant>
      <vt:variant>
        <vt:i4>5</vt:i4>
      </vt:variant>
      <vt:variant>
        <vt:lpwstr/>
      </vt:variant>
      <vt:variant>
        <vt:lpwstr>_Toc515282350</vt:lpwstr>
      </vt:variant>
      <vt:variant>
        <vt:i4>1179707</vt:i4>
      </vt:variant>
      <vt:variant>
        <vt:i4>425</vt:i4>
      </vt:variant>
      <vt:variant>
        <vt:i4>0</vt:i4>
      </vt:variant>
      <vt:variant>
        <vt:i4>5</vt:i4>
      </vt:variant>
      <vt:variant>
        <vt:lpwstr/>
      </vt:variant>
      <vt:variant>
        <vt:lpwstr>_Toc515282349</vt:lpwstr>
      </vt:variant>
      <vt:variant>
        <vt:i4>1179707</vt:i4>
      </vt:variant>
      <vt:variant>
        <vt:i4>419</vt:i4>
      </vt:variant>
      <vt:variant>
        <vt:i4>0</vt:i4>
      </vt:variant>
      <vt:variant>
        <vt:i4>5</vt:i4>
      </vt:variant>
      <vt:variant>
        <vt:lpwstr/>
      </vt:variant>
      <vt:variant>
        <vt:lpwstr>_Toc515282348</vt:lpwstr>
      </vt:variant>
      <vt:variant>
        <vt:i4>1179707</vt:i4>
      </vt:variant>
      <vt:variant>
        <vt:i4>413</vt:i4>
      </vt:variant>
      <vt:variant>
        <vt:i4>0</vt:i4>
      </vt:variant>
      <vt:variant>
        <vt:i4>5</vt:i4>
      </vt:variant>
      <vt:variant>
        <vt:lpwstr/>
      </vt:variant>
      <vt:variant>
        <vt:lpwstr>_Toc515282347</vt:lpwstr>
      </vt:variant>
      <vt:variant>
        <vt:i4>1179707</vt:i4>
      </vt:variant>
      <vt:variant>
        <vt:i4>407</vt:i4>
      </vt:variant>
      <vt:variant>
        <vt:i4>0</vt:i4>
      </vt:variant>
      <vt:variant>
        <vt:i4>5</vt:i4>
      </vt:variant>
      <vt:variant>
        <vt:lpwstr/>
      </vt:variant>
      <vt:variant>
        <vt:lpwstr>_Toc515282346</vt:lpwstr>
      </vt:variant>
      <vt:variant>
        <vt:i4>1179707</vt:i4>
      </vt:variant>
      <vt:variant>
        <vt:i4>401</vt:i4>
      </vt:variant>
      <vt:variant>
        <vt:i4>0</vt:i4>
      </vt:variant>
      <vt:variant>
        <vt:i4>5</vt:i4>
      </vt:variant>
      <vt:variant>
        <vt:lpwstr/>
      </vt:variant>
      <vt:variant>
        <vt:lpwstr>_Toc515282345</vt:lpwstr>
      </vt:variant>
      <vt:variant>
        <vt:i4>1179707</vt:i4>
      </vt:variant>
      <vt:variant>
        <vt:i4>395</vt:i4>
      </vt:variant>
      <vt:variant>
        <vt:i4>0</vt:i4>
      </vt:variant>
      <vt:variant>
        <vt:i4>5</vt:i4>
      </vt:variant>
      <vt:variant>
        <vt:lpwstr/>
      </vt:variant>
      <vt:variant>
        <vt:lpwstr>_Toc515282344</vt:lpwstr>
      </vt:variant>
      <vt:variant>
        <vt:i4>1179707</vt:i4>
      </vt:variant>
      <vt:variant>
        <vt:i4>389</vt:i4>
      </vt:variant>
      <vt:variant>
        <vt:i4>0</vt:i4>
      </vt:variant>
      <vt:variant>
        <vt:i4>5</vt:i4>
      </vt:variant>
      <vt:variant>
        <vt:lpwstr/>
      </vt:variant>
      <vt:variant>
        <vt:lpwstr>_Toc515282343</vt:lpwstr>
      </vt:variant>
      <vt:variant>
        <vt:i4>1179707</vt:i4>
      </vt:variant>
      <vt:variant>
        <vt:i4>383</vt:i4>
      </vt:variant>
      <vt:variant>
        <vt:i4>0</vt:i4>
      </vt:variant>
      <vt:variant>
        <vt:i4>5</vt:i4>
      </vt:variant>
      <vt:variant>
        <vt:lpwstr/>
      </vt:variant>
      <vt:variant>
        <vt:lpwstr>_Toc515282342</vt:lpwstr>
      </vt:variant>
      <vt:variant>
        <vt:i4>1179707</vt:i4>
      </vt:variant>
      <vt:variant>
        <vt:i4>377</vt:i4>
      </vt:variant>
      <vt:variant>
        <vt:i4>0</vt:i4>
      </vt:variant>
      <vt:variant>
        <vt:i4>5</vt:i4>
      </vt:variant>
      <vt:variant>
        <vt:lpwstr/>
      </vt:variant>
      <vt:variant>
        <vt:lpwstr>_Toc515282341</vt:lpwstr>
      </vt:variant>
      <vt:variant>
        <vt:i4>1179707</vt:i4>
      </vt:variant>
      <vt:variant>
        <vt:i4>371</vt:i4>
      </vt:variant>
      <vt:variant>
        <vt:i4>0</vt:i4>
      </vt:variant>
      <vt:variant>
        <vt:i4>5</vt:i4>
      </vt:variant>
      <vt:variant>
        <vt:lpwstr/>
      </vt:variant>
      <vt:variant>
        <vt:lpwstr>_Toc515282340</vt:lpwstr>
      </vt:variant>
      <vt:variant>
        <vt:i4>1376315</vt:i4>
      </vt:variant>
      <vt:variant>
        <vt:i4>365</vt:i4>
      </vt:variant>
      <vt:variant>
        <vt:i4>0</vt:i4>
      </vt:variant>
      <vt:variant>
        <vt:i4>5</vt:i4>
      </vt:variant>
      <vt:variant>
        <vt:lpwstr/>
      </vt:variant>
      <vt:variant>
        <vt:lpwstr>_Toc515282339</vt:lpwstr>
      </vt:variant>
      <vt:variant>
        <vt:i4>1376315</vt:i4>
      </vt:variant>
      <vt:variant>
        <vt:i4>359</vt:i4>
      </vt:variant>
      <vt:variant>
        <vt:i4>0</vt:i4>
      </vt:variant>
      <vt:variant>
        <vt:i4>5</vt:i4>
      </vt:variant>
      <vt:variant>
        <vt:lpwstr/>
      </vt:variant>
      <vt:variant>
        <vt:lpwstr>_Toc515282338</vt:lpwstr>
      </vt:variant>
      <vt:variant>
        <vt:i4>1376315</vt:i4>
      </vt:variant>
      <vt:variant>
        <vt:i4>353</vt:i4>
      </vt:variant>
      <vt:variant>
        <vt:i4>0</vt:i4>
      </vt:variant>
      <vt:variant>
        <vt:i4>5</vt:i4>
      </vt:variant>
      <vt:variant>
        <vt:lpwstr/>
      </vt:variant>
      <vt:variant>
        <vt:lpwstr>_Toc515282337</vt:lpwstr>
      </vt:variant>
      <vt:variant>
        <vt:i4>1376315</vt:i4>
      </vt:variant>
      <vt:variant>
        <vt:i4>347</vt:i4>
      </vt:variant>
      <vt:variant>
        <vt:i4>0</vt:i4>
      </vt:variant>
      <vt:variant>
        <vt:i4>5</vt:i4>
      </vt:variant>
      <vt:variant>
        <vt:lpwstr/>
      </vt:variant>
      <vt:variant>
        <vt:lpwstr>_Toc515282336</vt:lpwstr>
      </vt:variant>
      <vt:variant>
        <vt:i4>1376315</vt:i4>
      </vt:variant>
      <vt:variant>
        <vt:i4>341</vt:i4>
      </vt:variant>
      <vt:variant>
        <vt:i4>0</vt:i4>
      </vt:variant>
      <vt:variant>
        <vt:i4>5</vt:i4>
      </vt:variant>
      <vt:variant>
        <vt:lpwstr/>
      </vt:variant>
      <vt:variant>
        <vt:lpwstr>_Toc515282335</vt:lpwstr>
      </vt:variant>
      <vt:variant>
        <vt:i4>1376315</vt:i4>
      </vt:variant>
      <vt:variant>
        <vt:i4>335</vt:i4>
      </vt:variant>
      <vt:variant>
        <vt:i4>0</vt:i4>
      </vt:variant>
      <vt:variant>
        <vt:i4>5</vt:i4>
      </vt:variant>
      <vt:variant>
        <vt:lpwstr/>
      </vt:variant>
      <vt:variant>
        <vt:lpwstr>_Toc515282334</vt:lpwstr>
      </vt:variant>
      <vt:variant>
        <vt:i4>1376315</vt:i4>
      </vt:variant>
      <vt:variant>
        <vt:i4>329</vt:i4>
      </vt:variant>
      <vt:variant>
        <vt:i4>0</vt:i4>
      </vt:variant>
      <vt:variant>
        <vt:i4>5</vt:i4>
      </vt:variant>
      <vt:variant>
        <vt:lpwstr/>
      </vt:variant>
      <vt:variant>
        <vt:lpwstr>_Toc515282333</vt:lpwstr>
      </vt:variant>
      <vt:variant>
        <vt:i4>1376315</vt:i4>
      </vt:variant>
      <vt:variant>
        <vt:i4>323</vt:i4>
      </vt:variant>
      <vt:variant>
        <vt:i4>0</vt:i4>
      </vt:variant>
      <vt:variant>
        <vt:i4>5</vt:i4>
      </vt:variant>
      <vt:variant>
        <vt:lpwstr/>
      </vt:variant>
      <vt:variant>
        <vt:lpwstr>_Toc515282332</vt:lpwstr>
      </vt:variant>
      <vt:variant>
        <vt:i4>1376315</vt:i4>
      </vt:variant>
      <vt:variant>
        <vt:i4>317</vt:i4>
      </vt:variant>
      <vt:variant>
        <vt:i4>0</vt:i4>
      </vt:variant>
      <vt:variant>
        <vt:i4>5</vt:i4>
      </vt:variant>
      <vt:variant>
        <vt:lpwstr/>
      </vt:variant>
      <vt:variant>
        <vt:lpwstr>_Toc515282331</vt:lpwstr>
      </vt:variant>
      <vt:variant>
        <vt:i4>1376315</vt:i4>
      </vt:variant>
      <vt:variant>
        <vt:i4>311</vt:i4>
      </vt:variant>
      <vt:variant>
        <vt:i4>0</vt:i4>
      </vt:variant>
      <vt:variant>
        <vt:i4>5</vt:i4>
      </vt:variant>
      <vt:variant>
        <vt:lpwstr/>
      </vt:variant>
      <vt:variant>
        <vt:lpwstr>_Toc515282330</vt:lpwstr>
      </vt:variant>
      <vt:variant>
        <vt:i4>1310779</vt:i4>
      </vt:variant>
      <vt:variant>
        <vt:i4>305</vt:i4>
      </vt:variant>
      <vt:variant>
        <vt:i4>0</vt:i4>
      </vt:variant>
      <vt:variant>
        <vt:i4>5</vt:i4>
      </vt:variant>
      <vt:variant>
        <vt:lpwstr/>
      </vt:variant>
      <vt:variant>
        <vt:lpwstr>_Toc515282329</vt:lpwstr>
      </vt:variant>
      <vt:variant>
        <vt:i4>1310779</vt:i4>
      </vt:variant>
      <vt:variant>
        <vt:i4>299</vt:i4>
      </vt:variant>
      <vt:variant>
        <vt:i4>0</vt:i4>
      </vt:variant>
      <vt:variant>
        <vt:i4>5</vt:i4>
      </vt:variant>
      <vt:variant>
        <vt:lpwstr/>
      </vt:variant>
      <vt:variant>
        <vt:lpwstr>_Toc515282328</vt:lpwstr>
      </vt:variant>
      <vt:variant>
        <vt:i4>1310779</vt:i4>
      </vt:variant>
      <vt:variant>
        <vt:i4>293</vt:i4>
      </vt:variant>
      <vt:variant>
        <vt:i4>0</vt:i4>
      </vt:variant>
      <vt:variant>
        <vt:i4>5</vt:i4>
      </vt:variant>
      <vt:variant>
        <vt:lpwstr/>
      </vt:variant>
      <vt:variant>
        <vt:lpwstr>_Toc515282327</vt:lpwstr>
      </vt:variant>
      <vt:variant>
        <vt:i4>1310779</vt:i4>
      </vt:variant>
      <vt:variant>
        <vt:i4>287</vt:i4>
      </vt:variant>
      <vt:variant>
        <vt:i4>0</vt:i4>
      </vt:variant>
      <vt:variant>
        <vt:i4>5</vt:i4>
      </vt:variant>
      <vt:variant>
        <vt:lpwstr/>
      </vt:variant>
      <vt:variant>
        <vt:lpwstr>_Toc515282326</vt:lpwstr>
      </vt:variant>
      <vt:variant>
        <vt:i4>1310779</vt:i4>
      </vt:variant>
      <vt:variant>
        <vt:i4>281</vt:i4>
      </vt:variant>
      <vt:variant>
        <vt:i4>0</vt:i4>
      </vt:variant>
      <vt:variant>
        <vt:i4>5</vt:i4>
      </vt:variant>
      <vt:variant>
        <vt:lpwstr/>
      </vt:variant>
      <vt:variant>
        <vt:lpwstr>_Toc515282325</vt:lpwstr>
      </vt:variant>
      <vt:variant>
        <vt:i4>1310779</vt:i4>
      </vt:variant>
      <vt:variant>
        <vt:i4>275</vt:i4>
      </vt:variant>
      <vt:variant>
        <vt:i4>0</vt:i4>
      </vt:variant>
      <vt:variant>
        <vt:i4>5</vt:i4>
      </vt:variant>
      <vt:variant>
        <vt:lpwstr/>
      </vt:variant>
      <vt:variant>
        <vt:lpwstr>_Toc515282324</vt:lpwstr>
      </vt:variant>
      <vt:variant>
        <vt:i4>1310779</vt:i4>
      </vt:variant>
      <vt:variant>
        <vt:i4>269</vt:i4>
      </vt:variant>
      <vt:variant>
        <vt:i4>0</vt:i4>
      </vt:variant>
      <vt:variant>
        <vt:i4>5</vt:i4>
      </vt:variant>
      <vt:variant>
        <vt:lpwstr/>
      </vt:variant>
      <vt:variant>
        <vt:lpwstr>_Toc515282323</vt:lpwstr>
      </vt:variant>
      <vt:variant>
        <vt:i4>1310779</vt:i4>
      </vt:variant>
      <vt:variant>
        <vt:i4>263</vt:i4>
      </vt:variant>
      <vt:variant>
        <vt:i4>0</vt:i4>
      </vt:variant>
      <vt:variant>
        <vt:i4>5</vt:i4>
      </vt:variant>
      <vt:variant>
        <vt:lpwstr/>
      </vt:variant>
      <vt:variant>
        <vt:lpwstr>_Toc515282322</vt:lpwstr>
      </vt:variant>
      <vt:variant>
        <vt:i4>1310779</vt:i4>
      </vt:variant>
      <vt:variant>
        <vt:i4>257</vt:i4>
      </vt:variant>
      <vt:variant>
        <vt:i4>0</vt:i4>
      </vt:variant>
      <vt:variant>
        <vt:i4>5</vt:i4>
      </vt:variant>
      <vt:variant>
        <vt:lpwstr/>
      </vt:variant>
      <vt:variant>
        <vt:lpwstr>_Toc515282321</vt:lpwstr>
      </vt:variant>
      <vt:variant>
        <vt:i4>1310779</vt:i4>
      </vt:variant>
      <vt:variant>
        <vt:i4>251</vt:i4>
      </vt:variant>
      <vt:variant>
        <vt:i4>0</vt:i4>
      </vt:variant>
      <vt:variant>
        <vt:i4>5</vt:i4>
      </vt:variant>
      <vt:variant>
        <vt:lpwstr/>
      </vt:variant>
      <vt:variant>
        <vt:lpwstr>_Toc515282320</vt:lpwstr>
      </vt:variant>
      <vt:variant>
        <vt:i4>1507387</vt:i4>
      </vt:variant>
      <vt:variant>
        <vt:i4>245</vt:i4>
      </vt:variant>
      <vt:variant>
        <vt:i4>0</vt:i4>
      </vt:variant>
      <vt:variant>
        <vt:i4>5</vt:i4>
      </vt:variant>
      <vt:variant>
        <vt:lpwstr/>
      </vt:variant>
      <vt:variant>
        <vt:lpwstr>_Toc515282319</vt:lpwstr>
      </vt:variant>
      <vt:variant>
        <vt:i4>1507387</vt:i4>
      </vt:variant>
      <vt:variant>
        <vt:i4>239</vt:i4>
      </vt:variant>
      <vt:variant>
        <vt:i4>0</vt:i4>
      </vt:variant>
      <vt:variant>
        <vt:i4>5</vt:i4>
      </vt:variant>
      <vt:variant>
        <vt:lpwstr/>
      </vt:variant>
      <vt:variant>
        <vt:lpwstr>_Toc515282318</vt:lpwstr>
      </vt:variant>
      <vt:variant>
        <vt:i4>1507387</vt:i4>
      </vt:variant>
      <vt:variant>
        <vt:i4>233</vt:i4>
      </vt:variant>
      <vt:variant>
        <vt:i4>0</vt:i4>
      </vt:variant>
      <vt:variant>
        <vt:i4>5</vt:i4>
      </vt:variant>
      <vt:variant>
        <vt:lpwstr/>
      </vt:variant>
      <vt:variant>
        <vt:lpwstr>_Toc515282317</vt:lpwstr>
      </vt:variant>
      <vt:variant>
        <vt:i4>1507387</vt:i4>
      </vt:variant>
      <vt:variant>
        <vt:i4>227</vt:i4>
      </vt:variant>
      <vt:variant>
        <vt:i4>0</vt:i4>
      </vt:variant>
      <vt:variant>
        <vt:i4>5</vt:i4>
      </vt:variant>
      <vt:variant>
        <vt:lpwstr/>
      </vt:variant>
      <vt:variant>
        <vt:lpwstr>_Toc515282316</vt:lpwstr>
      </vt:variant>
      <vt:variant>
        <vt:i4>1507387</vt:i4>
      </vt:variant>
      <vt:variant>
        <vt:i4>221</vt:i4>
      </vt:variant>
      <vt:variant>
        <vt:i4>0</vt:i4>
      </vt:variant>
      <vt:variant>
        <vt:i4>5</vt:i4>
      </vt:variant>
      <vt:variant>
        <vt:lpwstr/>
      </vt:variant>
      <vt:variant>
        <vt:lpwstr>_Toc515282315</vt:lpwstr>
      </vt:variant>
      <vt:variant>
        <vt:i4>1507387</vt:i4>
      </vt:variant>
      <vt:variant>
        <vt:i4>215</vt:i4>
      </vt:variant>
      <vt:variant>
        <vt:i4>0</vt:i4>
      </vt:variant>
      <vt:variant>
        <vt:i4>5</vt:i4>
      </vt:variant>
      <vt:variant>
        <vt:lpwstr/>
      </vt:variant>
      <vt:variant>
        <vt:lpwstr>_Toc515282314</vt:lpwstr>
      </vt:variant>
      <vt:variant>
        <vt:i4>1507387</vt:i4>
      </vt:variant>
      <vt:variant>
        <vt:i4>209</vt:i4>
      </vt:variant>
      <vt:variant>
        <vt:i4>0</vt:i4>
      </vt:variant>
      <vt:variant>
        <vt:i4>5</vt:i4>
      </vt:variant>
      <vt:variant>
        <vt:lpwstr/>
      </vt:variant>
      <vt:variant>
        <vt:lpwstr>_Toc515282313</vt:lpwstr>
      </vt:variant>
      <vt:variant>
        <vt:i4>1507387</vt:i4>
      </vt:variant>
      <vt:variant>
        <vt:i4>203</vt:i4>
      </vt:variant>
      <vt:variant>
        <vt:i4>0</vt:i4>
      </vt:variant>
      <vt:variant>
        <vt:i4>5</vt:i4>
      </vt:variant>
      <vt:variant>
        <vt:lpwstr/>
      </vt:variant>
      <vt:variant>
        <vt:lpwstr>_Toc515282312</vt:lpwstr>
      </vt:variant>
      <vt:variant>
        <vt:i4>1507387</vt:i4>
      </vt:variant>
      <vt:variant>
        <vt:i4>197</vt:i4>
      </vt:variant>
      <vt:variant>
        <vt:i4>0</vt:i4>
      </vt:variant>
      <vt:variant>
        <vt:i4>5</vt:i4>
      </vt:variant>
      <vt:variant>
        <vt:lpwstr/>
      </vt:variant>
      <vt:variant>
        <vt:lpwstr>_Toc515282311</vt:lpwstr>
      </vt:variant>
      <vt:variant>
        <vt:i4>1507387</vt:i4>
      </vt:variant>
      <vt:variant>
        <vt:i4>191</vt:i4>
      </vt:variant>
      <vt:variant>
        <vt:i4>0</vt:i4>
      </vt:variant>
      <vt:variant>
        <vt:i4>5</vt:i4>
      </vt:variant>
      <vt:variant>
        <vt:lpwstr/>
      </vt:variant>
      <vt:variant>
        <vt:lpwstr>_Toc515282310</vt:lpwstr>
      </vt:variant>
      <vt:variant>
        <vt:i4>1441851</vt:i4>
      </vt:variant>
      <vt:variant>
        <vt:i4>185</vt:i4>
      </vt:variant>
      <vt:variant>
        <vt:i4>0</vt:i4>
      </vt:variant>
      <vt:variant>
        <vt:i4>5</vt:i4>
      </vt:variant>
      <vt:variant>
        <vt:lpwstr/>
      </vt:variant>
      <vt:variant>
        <vt:lpwstr>_Toc515282309</vt:lpwstr>
      </vt:variant>
      <vt:variant>
        <vt:i4>1441851</vt:i4>
      </vt:variant>
      <vt:variant>
        <vt:i4>179</vt:i4>
      </vt:variant>
      <vt:variant>
        <vt:i4>0</vt:i4>
      </vt:variant>
      <vt:variant>
        <vt:i4>5</vt:i4>
      </vt:variant>
      <vt:variant>
        <vt:lpwstr/>
      </vt:variant>
      <vt:variant>
        <vt:lpwstr>_Toc515282308</vt:lpwstr>
      </vt:variant>
      <vt:variant>
        <vt:i4>1441851</vt:i4>
      </vt:variant>
      <vt:variant>
        <vt:i4>173</vt:i4>
      </vt:variant>
      <vt:variant>
        <vt:i4>0</vt:i4>
      </vt:variant>
      <vt:variant>
        <vt:i4>5</vt:i4>
      </vt:variant>
      <vt:variant>
        <vt:lpwstr/>
      </vt:variant>
      <vt:variant>
        <vt:lpwstr>_Toc515282307</vt:lpwstr>
      </vt:variant>
      <vt:variant>
        <vt:i4>1441851</vt:i4>
      </vt:variant>
      <vt:variant>
        <vt:i4>167</vt:i4>
      </vt:variant>
      <vt:variant>
        <vt:i4>0</vt:i4>
      </vt:variant>
      <vt:variant>
        <vt:i4>5</vt:i4>
      </vt:variant>
      <vt:variant>
        <vt:lpwstr/>
      </vt:variant>
      <vt:variant>
        <vt:lpwstr>_Toc515282306</vt:lpwstr>
      </vt:variant>
      <vt:variant>
        <vt:i4>1441851</vt:i4>
      </vt:variant>
      <vt:variant>
        <vt:i4>161</vt:i4>
      </vt:variant>
      <vt:variant>
        <vt:i4>0</vt:i4>
      </vt:variant>
      <vt:variant>
        <vt:i4>5</vt:i4>
      </vt:variant>
      <vt:variant>
        <vt:lpwstr/>
      </vt:variant>
      <vt:variant>
        <vt:lpwstr>_Toc515282305</vt:lpwstr>
      </vt:variant>
      <vt:variant>
        <vt:i4>1441851</vt:i4>
      </vt:variant>
      <vt:variant>
        <vt:i4>155</vt:i4>
      </vt:variant>
      <vt:variant>
        <vt:i4>0</vt:i4>
      </vt:variant>
      <vt:variant>
        <vt:i4>5</vt:i4>
      </vt:variant>
      <vt:variant>
        <vt:lpwstr/>
      </vt:variant>
      <vt:variant>
        <vt:lpwstr>_Toc515282304</vt:lpwstr>
      </vt:variant>
      <vt:variant>
        <vt:i4>1441851</vt:i4>
      </vt:variant>
      <vt:variant>
        <vt:i4>149</vt:i4>
      </vt:variant>
      <vt:variant>
        <vt:i4>0</vt:i4>
      </vt:variant>
      <vt:variant>
        <vt:i4>5</vt:i4>
      </vt:variant>
      <vt:variant>
        <vt:lpwstr/>
      </vt:variant>
      <vt:variant>
        <vt:lpwstr>_Toc515282303</vt:lpwstr>
      </vt:variant>
      <vt:variant>
        <vt:i4>1441851</vt:i4>
      </vt:variant>
      <vt:variant>
        <vt:i4>143</vt:i4>
      </vt:variant>
      <vt:variant>
        <vt:i4>0</vt:i4>
      </vt:variant>
      <vt:variant>
        <vt:i4>5</vt:i4>
      </vt:variant>
      <vt:variant>
        <vt:lpwstr/>
      </vt:variant>
      <vt:variant>
        <vt:lpwstr>_Toc515282302</vt:lpwstr>
      </vt:variant>
      <vt:variant>
        <vt:i4>1441851</vt:i4>
      </vt:variant>
      <vt:variant>
        <vt:i4>137</vt:i4>
      </vt:variant>
      <vt:variant>
        <vt:i4>0</vt:i4>
      </vt:variant>
      <vt:variant>
        <vt:i4>5</vt:i4>
      </vt:variant>
      <vt:variant>
        <vt:lpwstr/>
      </vt:variant>
      <vt:variant>
        <vt:lpwstr>_Toc515282301</vt:lpwstr>
      </vt:variant>
      <vt:variant>
        <vt:i4>1441851</vt:i4>
      </vt:variant>
      <vt:variant>
        <vt:i4>131</vt:i4>
      </vt:variant>
      <vt:variant>
        <vt:i4>0</vt:i4>
      </vt:variant>
      <vt:variant>
        <vt:i4>5</vt:i4>
      </vt:variant>
      <vt:variant>
        <vt:lpwstr/>
      </vt:variant>
      <vt:variant>
        <vt:lpwstr>_Toc515282300</vt:lpwstr>
      </vt:variant>
      <vt:variant>
        <vt:i4>2031674</vt:i4>
      </vt:variant>
      <vt:variant>
        <vt:i4>125</vt:i4>
      </vt:variant>
      <vt:variant>
        <vt:i4>0</vt:i4>
      </vt:variant>
      <vt:variant>
        <vt:i4>5</vt:i4>
      </vt:variant>
      <vt:variant>
        <vt:lpwstr/>
      </vt:variant>
      <vt:variant>
        <vt:lpwstr>_Toc515282299</vt:lpwstr>
      </vt:variant>
      <vt:variant>
        <vt:i4>2031674</vt:i4>
      </vt:variant>
      <vt:variant>
        <vt:i4>119</vt:i4>
      </vt:variant>
      <vt:variant>
        <vt:i4>0</vt:i4>
      </vt:variant>
      <vt:variant>
        <vt:i4>5</vt:i4>
      </vt:variant>
      <vt:variant>
        <vt:lpwstr/>
      </vt:variant>
      <vt:variant>
        <vt:lpwstr>_Toc515282298</vt:lpwstr>
      </vt:variant>
      <vt:variant>
        <vt:i4>2031674</vt:i4>
      </vt:variant>
      <vt:variant>
        <vt:i4>113</vt:i4>
      </vt:variant>
      <vt:variant>
        <vt:i4>0</vt:i4>
      </vt:variant>
      <vt:variant>
        <vt:i4>5</vt:i4>
      </vt:variant>
      <vt:variant>
        <vt:lpwstr/>
      </vt:variant>
      <vt:variant>
        <vt:lpwstr>_Toc515282297</vt:lpwstr>
      </vt:variant>
      <vt:variant>
        <vt:i4>2031674</vt:i4>
      </vt:variant>
      <vt:variant>
        <vt:i4>107</vt:i4>
      </vt:variant>
      <vt:variant>
        <vt:i4>0</vt:i4>
      </vt:variant>
      <vt:variant>
        <vt:i4>5</vt:i4>
      </vt:variant>
      <vt:variant>
        <vt:lpwstr/>
      </vt:variant>
      <vt:variant>
        <vt:lpwstr>_Toc515282296</vt:lpwstr>
      </vt:variant>
      <vt:variant>
        <vt:i4>2031674</vt:i4>
      </vt:variant>
      <vt:variant>
        <vt:i4>101</vt:i4>
      </vt:variant>
      <vt:variant>
        <vt:i4>0</vt:i4>
      </vt:variant>
      <vt:variant>
        <vt:i4>5</vt:i4>
      </vt:variant>
      <vt:variant>
        <vt:lpwstr/>
      </vt:variant>
      <vt:variant>
        <vt:lpwstr>_Toc515282295</vt:lpwstr>
      </vt:variant>
      <vt:variant>
        <vt:i4>2031674</vt:i4>
      </vt:variant>
      <vt:variant>
        <vt:i4>95</vt:i4>
      </vt:variant>
      <vt:variant>
        <vt:i4>0</vt:i4>
      </vt:variant>
      <vt:variant>
        <vt:i4>5</vt:i4>
      </vt:variant>
      <vt:variant>
        <vt:lpwstr/>
      </vt:variant>
      <vt:variant>
        <vt:lpwstr>_Toc515282294</vt:lpwstr>
      </vt:variant>
      <vt:variant>
        <vt:i4>2031674</vt:i4>
      </vt:variant>
      <vt:variant>
        <vt:i4>89</vt:i4>
      </vt:variant>
      <vt:variant>
        <vt:i4>0</vt:i4>
      </vt:variant>
      <vt:variant>
        <vt:i4>5</vt:i4>
      </vt:variant>
      <vt:variant>
        <vt:lpwstr/>
      </vt:variant>
      <vt:variant>
        <vt:lpwstr>_Toc515282293</vt:lpwstr>
      </vt:variant>
      <vt:variant>
        <vt:i4>2031674</vt:i4>
      </vt:variant>
      <vt:variant>
        <vt:i4>83</vt:i4>
      </vt:variant>
      <vt:variant>
        <vt:i4>0</vt:i4>
      </vt:variant>
      <vt:variant>
        <vt:i4>5</vt:i4>
      </vt:variant>
      <vt:variant>
        <vt:lpwstr/>
      </vt:variant>
      <vt:variant>
        <vt:lpwstr>_Toc515282292</vt:lpwstr>
      </vt:variant>
      <vt:variant>
        <vt:i4>2031674</vt:i4>
      </vt:variant>
      <vt:variant>
        <vt:i4>77</vt:i4>
      </vt:variant>
      <vt:variant>
        <vt:i4>0</vt:i4>
      </vt:variant>
      <vt:variant>
        <vt:i4>5</vt:i4>
      </vt:variant>
      <vt:variant>
        <vt:lpwstr/>
      </vt:variant>
      <vt:variant>
        <vt:lpwstr>_Toc515282291</vt:lpwstr>
      </vt:variant>
      <vt:variant>
        <vt:i4>2031674</vt:i4>
      </vt:variant>
      <vt:variant>
        <vt:i4>71</vt:i4>
      </vt:variant>
      <vt:variant>
        <vt:i4>0</vt:i4>
      </vt:variant>
      <vt:variant>
        <vt:i4>5</vt:i4>
      </vt:variant>
      <vt:variant>
        <vt:lpwstr/>
      </vt:variant>
      <vt:variant>
        <vt:lpwstr>_Toc515282290</vt:lpwstr>
      </vt:variant>
      <vt:variant>
        <vt:i4>1966138</vt:i4>
      </vt:variant>
      <vt:variant>
        <vt:i4>65</vt:i4>
      </vt:variant>
      <vt:variant>
        <vt:i4>0</vt:i4>
      </vt:variant>
      <vt:variant>
        <vt:i4>5</vt:i4>
      </vt:variant>
      <vt:variant>
        <vt:lpwstr/>
      </vt:variant>
      <vt:variant>
        <vt:lpwstr>_Toc515282289</vt:lpwstr>
      </vt:variant>
      <vt:variant>
        <vt:i4>1966138</vt:i4>
      </vt:variant>
      <vt:variant>
        <vt:i4>59</vt:i4>
      </vt:variant>
      <vt:variant>
        <vt:i4>0</vt:i4>
      </vt:variant>
      <vt:variant>
        <vt:i4>5</vt:i4>
      </vt:variant>
      <vt:variant>
        <vt:lpwstr/>
      </vt:variant>
      <vt:variant>
        <vt:lpwstr>_Toc515282288</vt:lpwstr>
      </vt:variant>
      <vt:variant>
        <vt:i4>1966138</vt:i4>
      </vt:variant>
      <vt:variant>
        <vt:i4>53</vt:i4>
      </vt:variant>
      <vt:variant>
        <vt:i4>0</vt:i4>
      </vt:variant>
      <vt:variant>
        <vt:i4>5</vt:i4>
      </vt:variant>
      <vt:variant>
        <vt:lpwstr/>
      </vt:variant>
      <vt:variant>
        <vt:lpwstr>_Toc515282287</vt:lpwstr>
      </vt:variant>
      <vt:variant>
        <vt:i4>1966138</vt:i4>
      </vt:variant>
      <vt:variant>
        <vt:i4>47</vt:i4>
      </vt:variant>
      <vt:variant>
        <vt:i4>0</vt:i4>
      </vt:variant>
      <vt:variant>
        <vt:i4>5</vt:i4>
      </vt:variant>
      <vt:variant>
        <vt:lpwstr/>
      </vt:variant>
      <vt:variant>
        <vt:lpwstr>_Toc515282286</vt:lpwstr>
      </vt:variant>
      <vt:variant>
        <vt:i4>1966138</vt:i4>
      </vt:variant>
      <vt:variant>
        <vt:i4>41</vt:i4>
      </vt:variant>
      <vt:variant>
        <vt:i4>0</vt:i4>
      </vt:variant>
      <vt:variant>
        <vt:i4>5</vt:i4>
      </vt:variant>
      <vt:variant>
        <vt:lpwstr/>
      </vt:variant>
      <vt:variant>
        <vt:lpwstr>_Toc515282285</vt:lpwstr>
      </vt:variant>
      <vt:variant>
        <vt:i4>1966138</vt:i4>
      </vt:variant>
      <vt:variant>
        <vt:i4>35</vt:i4>
      </vt:variant>
      <vt:variant>
        <vt:i4>0</vt:i4>
      </vt:variant>
      <vt:variant>
        <vt:i4>5</vt:i4>
      </vt:variant>
      <vt:variant>
        <vt:lpwstr/>
      </vt:variant>
      <vt:variant>
        <vt:lpwstr>_Toc515282284</vt:lpwstr>
      </vt:variant>
      <vt:variant>
        <vt:i4>1966138</vt:i4>
      </vt:variant>
      <vt:variant>
        <vt:i4>29</vt:i4>
      </vt:variant>
      <vt:variant>
        <vt:i4>0</vt:i4>
      </vt:variant>
      <vt:variant>
        <vt:i4>5</vt:i4>
      </vt:variant>
      <vt:variant>
        <vt:lpwstr/>
      </vt:variant>
      <vt:variant>
        <vt:lpwstr>_Toc515282283</vt:lpwstr>
      </vt:variant>
      <vt:variant>
        <vt:i4>1966138</vt:i4>
      </vt:variant>
      <vt:variant>
        <vt:i4>23</vt:i4>
      </vt:variant>
      <vt:variant>
        <vt:i4>0</vt:i4>
      </vt:variant>
      <vt:variant>
        <vt:i4>5</vt:i4>
      </vt:variant>
      <vt:variant>
        <vt:lpwstr/>
      </vt:variant>
      <vt:variant>
        <vt:lpwstr>_Toc515282282</vt:lpwstr>
      </vt:variant>
      <vt:variant>
        <vt:i4>1966138</vt:i4>
      </vt:variant>
      <vt:variant>
        <vt:i4>17</vt:i4>
      </vt:variant>
      <vt:variant>
        <vt:i4>0</vt:i4>
      </vt:variant>
      <vt:variant>
        <vt:i4>5</vt:i4>
      </vt:variant>
      <vt:variant>
        <vt:lpwstr/>
      </vt:variant>
      <vt:variant>
        <vt:lpwstr>_Toc515282281</vt:lpwstr>
      </vt:variant>
      <vt:variant>
        <vt:i4>1966138</vt:i4>
      </vt:variant>
      <vt:variant>
        <vt:i4>11</vt:i4>
      </vt:variant>
      <vt:variant>
        <vt:i4>0</vt:i4>
      </vt:variant>
      <vt:variant>
        <vt:i4>5</vt:i4>
      </vt:variant>
      <vt:variant>
        <vt:lpwstr/>
      </vt:variant>
      <vt:variant>
        <vt:lpwstr>_Toc515282280</vt:lpwstr>
      </vt:variant>
      <vt:variant>
        <vt:i4>1114170</vt:i4>
      </vt:variant>
      <vt:variant>
        <vt:i4>5</vt:i4>
      </vt:variant>
      <vt:variant>
        <vt:i4>0</vt:i4>
      </vt:variant>
      <vt:variant>
        <vt:i4>5</vt:i4>
      </vt:variant>
      <vt:variant>
        <vt:lpwstr/>
      </vt:variant>
      <vt:variant>
        <vt:lpwstr>_Toc515282279</vt:lpwstr>
      </vt:variant>
      <vt:variant>
        <vt:i4>6815868</vt:i4>
      </vt:variant>
      <vt:variant>
        <vt:i4>2420</vt:i4>
      </vt:variant>
      <vt:variant>
        <vt:i4>1025</vt:i4>
      </vt:variant>
      <vt:variant>
        <vt:i4>1</vt:i4>
      </vt:variant>
      <vt:variant>
        <vt:lpwstr>https://upload.wikimedia.org/wikipedia/commons/thumb/4/4f/Cc_by-nc-nd_euro_icon.svg/2000px-Cc_by-nc-nd_euro_icon.svg.png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ptorrent</dc:creator>
  <cp:keywords/>
  <cp:lastModifiedBy>Andrea del Nido García</cp:lastModifiedBy>
  <cp:revision>188</cp:revision>
  <cp:lastPrinted>2018-07-19T09:14:00Z</cp:lastPrinted>
  <dcterms:created xsi:type="dcterms:W3CDTF">2020-05-14T11:57:00Z</dcterms:created>
  <dcterms:modified xsi:type="dcterms:W3CDTF">2020-05-16T17:54:00Z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zotero-version="4.0.28.7"&gt;&lt;session id="B2PJZy0P"/&gt;&lt;style id="http://www.zotero.org/styles/ieee" locale="en-US"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